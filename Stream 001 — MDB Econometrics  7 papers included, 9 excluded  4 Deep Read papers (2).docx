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D266" w14:textId="63D76577" w:rsidR="00203FFF" w:rsidRDefault="00564FE5">
      <w:pPr>
        <w:rPr>
          <w:rFonts w:ascii="Arial" w:eastAsia="Arial" w:hAnsi="Arial" w:cs="Arial"/>
          <w:b/>
          <w:bCs/>
          <w:color w:val="000000"/>
          <w:sz w:val="17"/>
          <w:szCs w:val="17"/>
        </w:rPr>
      </w:pPr>
      <w:r>
        <w:rPr>
          <w:rFonts w:ascii="Arial" w:eastAsia="Arial" w:hAnsi="Arial" w:cs="Arial"/>
          <w:b/>
          <w:bCs/>
          <w:color w:val="000000"/>
          <w:sz w:val="17"/>
          <w:szCs w:val="17"/>
        </w:rPr>
        <w:t>MDB Econometrics</w:t>
      </w:r>
      <w:r>
        <w:rPr>
          <w:rFonts w:ascii="Arial" w:eastAsia="Arial" w:hAnsi="Arial" w:cs="Arial"/>
          <w:b/>
          <w:bCs/>
          <w:color w:val="000000"/>
          <w:sz w:val="17"/>
          <w:szCs w:val="17"/>
        </w:rPr>
        <w:t xml:space="preserve"> – title, abstract, references, citations, links</w:t>
      </w:r>
    </w:p>
    <w:p w14:paraId="54BB38F9" w14:textId="77777777" w:rsidR="00D25B3B" w:rsidRPr="00D25B3B" w:rsidRDefault="00D25B3B" w:rsidP="00D25B3B">
      <w:pPr>
        <w:rPr>
          <w:b/>
          <w:bCs/>
        </w:rPr>
      </w:pPr>
      <w:r w:rsidRPr="00D25B3B">
        <w:rPr>
          <w:b/>
          <w:bCs/>
        </w:rPr>
        <w:t>Organisational Efficiency or Bureaucratic Quagmire: Do Quality-At-Entry Assessments Improve Project Performance?</w:t>
      </w:r>
    </w:p>
    <w:p w14:paraId="2D859A89" w14:textId="77777777" w:rsidR="00D25B3B" w:rsidRPr="00D25B3B" w:rsidRDefault="00D25B3B" w:rsidP="00D25B3B">
      <w:pPr>
        <w:rPr>
          <w:b/>
          <w:bCs/>
        </w:rPr>
      </w:pPr>
      <w:hyperlink r:id="rId5" w:history="1">
        <w:r w:rsidRPr="00D25B3B">
          <w:rPr>
            <w:rStyle w:val="Hyperlink"/>
            <w:b/>
            <w:bCs/>
          </w:rPr>
          <w:t>Leonardo R. Corral</w:t>
        </w:r>
      </w:hyperlink>
    </w:p>
    <w:p w14:paraId="7986557B" w14:textId="77777777" w:rsidR="00D25B3B" w:rsidRPr="00D25B3B" w:rsidRDefault="00D25B3B" w:rsidP="00D25B3B">
      <w:r w:rsidRPr="00D25B3B">
        <w:t> &amp;</w:t>
      </w:r>
    </w:p>
    <w:p w14:paraId="318A361D" w14:textId="77777777" w:rsidR="00D25B3B" w:rsidRPr="00D25B3B" w:rsidRDefault="00D25B3B" w:rsidP="00D25B3B">
      <w:hyperlink r:id="rId6" w:history="1">
        <w:r w:rsidRPr="00D25B3B">
          <w:rPr>
            <w:rStyle w:val="Hyperlink"/>
          </w:rPr>
          <w:t>Nancy McCarthy</w:t>
        </w:r>
      </w:hyperlink>
    </w:p>
    <w:p w14:paraId="1E4AB5B4" w14:textId="77777777" w:rsidR="00D25B3B" w:rsidRPr="00D25B3B" w:rsidRDefault="00D25B3B" w:rsidP="00D25B3B">
      <w:r w:rsidRPr="00D25B3B">
        <w:t>Pages 765-781 | Received 06 Nov 2017, Accepted 27 Oct 2018, Published online: 20 Dec 2018</w:t>
      </w:r>
    </w:p>
    <w:p w14:paraId="33297297" w14:textId="77777777" w:rsidR="00D25B3B" w:rsidRPr="00D25B3B" w:rsidRDefault="00D25B3B" w:rsidP="00D25B3B">
      <w:pPr>
        <w:numPr>
          <w:ilvl w:val="0"/>
          <w:numId w:val="1"/>
        </w:numPr>
      </w:pPr>
      <w:hyperlink r:id="rId7" w:tooltip="Cite this article" w:history="1">
        <w:r w:rsidRPr="00D25B3B">
          <w:rPr>
            <w:rStyle w:val="Hyperlink"/>
          </w:rPr>
          <w:t>Cite this article</w:t>
        </w:r>
      </w:hyperlink>
    </w:p>
    <w:p w14:paraId="581DC72C" w14:textId="77777777" w:rsidR="00D25B3B" w:rsidRPr="00D25B3B" w:rsidRDefault="00D25B3B" w:rsidP="00D25B3B">
      <w:r w:rsidRPr="00D25B3B">
        <w:t> </w:t>
      </w:r>
    </w:p>
    <w:p w14:paraId="096EC54B" w14:textId="77777777" w:rsidR="00D25B3B" w:rsidRPr="00D25B3B" w:rsidRDefault="00D25B3B" w:rsidP="00D25B3B">
      <w:pPr>
        <w:numPr>
          <w:ilvl w:val="0"/>
          <w:numId w:val="1"/>
        </w:numPr>
      </w:pPr>
      <w:hyperlink r:id="rId8" w:history="1">
        <w:r w:rsidRPr="00D25B3B">
          <w:rPr>
            <w:rStyle w:val="Hyperlink"/>
          </w:rPr>
          <w:t>https://doi.org/10.1080/00220388.2018.1554210</w:t>
        </w:r>
      </w:hyperlink>
    </w:p>
    <w:p w14:paraId="79938DB5" w14:textId="77777777" w:rsidR="00D25B3B" w:rsidRPr="00D25B3B" w:rsidRDefault="00D25B3B" w:rsidP="00D25B3B">
      <w:r w:rsidRPr="00D25B3B">
        <w:t> </w:t>
      </w:r>
    </w:p>
    <w:p w14:paraId="2CB05330" w14:textId="3A3EC962" w:rsidR="00D25B3B" w:rsidRPr="00D25B3B" w:rsidRDefault="00D25B3B" w:rsidP="00D25B3B">
      <w:pPr>
        <w:numPr>
          <w:ilvl w:val="0"/>
          <w:numId w:val="1"/>
        </w:numPr>
      </w:pPr>
      <w:hyperlink r:id="rId9" w:history="1">
        <w:r w:rsidRPr="00D25B3B">
          <w:rPr>
            <w:rStyle w:val="Hyperlink"/>
          </w:rPr>
          <mc:AlternateContent>
            <mc:Choice Requires="wps">
              <w:drawing>
                <wp:inline distT="0" distB="0" distL="0" distR="0" wp14:anchorId="019AFAED" wp14:editId="1C0D0328">
                  <wp:extent cx="952500" cy="952500"/>
                  <wp:effectExtent l="0" t="0" r="0" b="0"/>
                  <wp:docPr id="1022557917" name="Rectangle 4" descr="CrossMark Logo">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 cy="9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1F7E2" id="Rectangle 4" o:spid="_x0000_s1026" alt="CrossMark Logo" href="https://www.tandfonline.com/doi/full/10.1080/00220388.2018.1554210"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Yr0gEAAJ4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" o:button="t" filled="f" stroked="f">
                  <v:fill o:detectmouseclick="t"/>
                  <o:lock v:ext="edit" aspectratio="t"/>
                  <w10:anchorlock/>
                </v:rect>
              </w:pict>
            </mc:Fallback>
          </mc:AlternateContent>
        </w:r>
        <w:r w:rsidRPr="00D25B3B">
          <w:rPr>
            <w:rStyle w:val="Hyperlink"/>
          </w:rPr>
          <w:t>CrossMark</w:t>
        </w:r>
      </w:hyperlink>
    </w:p>
    <w:p w14:paraId="03742ACA" w14:textId="382F7955" w:rsidR="00D25B3B" w:rsidRPr="00D25B3B" w:rsidRDefault="00D25B3B" w:rsidP="00D25B3B">
      <w:r w:rsidRPr="00D25B3B">
        <mc:AlternateContent>
          <mc:Choice Requires="wps">
            <w:drawing>
              <wp:inline distT="0" distB="0" distL="0" distR="0" wp14:anchorId="3198F9FD" wp14:editId="36F6E156">
                <wp:extent cx="2305050" cy="952500"/>
                <wp:effectExtent l="0" t="0" r="0" b="0"/>
                <wp:docPr id="1283652328" name="Rectangle 3" descr="Sample our Economics, Finance,Business &amp; Industry journals, sign in here to start your access, latest two full volumes FREE to you for 14 day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05050" cy="95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D9BE4" id="Rectangle 3" o:spid="_x0000_s1026" alt="Sample our Economics, Finance,Business &amp; Industry journals, sign in here to start your access, latest two full volumes FREE to you for 14 days" href="https://www.tandfonline.com/action/clickThrough?id=5931&amp;url=%2Fr%2Fsubjectsample-efbi&amp;loc=%2Fdoi%2Ffull%2F10.1080%2F00220388.2018.1554210&amp;pubId=53397842&amp;placeholderId=1074&amp;productId=3092" style="width:181.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" o:button="t" filled="f" stroked="f">
                <v:fill o:detectmouseclick="t"/>
                <o:lock v:ext="edit" aspectratio="t"/>
                <w10:anchorlock/>
              </v:rect>
            </w:pict>
          </mc:Fallback>
        </mc:AlternateContent>
      </w:r>
    </w:p>
    <w:p w14:paraId="1A9A2C66" w14:textId="77777777" w:rsidR="00D25B3B" w:rsidRPr="00D25B3B" w:rsidRDefault="00D25B3B" w:rsidP="00D25B3B">
      <w:pPr>
        <w:numPr>
          <w:ilvl w:val="0"/>
          <w:numId w:val="2"/>
        </w:numPr>
      </w:pPr>
      <w:hyperlink r:id="rId11" w:history="1">
        <w:r w:rsidRPr="00D25B3B">
          <w:rPr>
            <w:rStyle w:val="Hyperlink"/>
            <w:b/>
            <w:bCs/>
          </w:rPr>
          <w:t> Full Article</w:t>
        </w:r>
      </w:hyperlink>
    </w:p>
    <w:p w14:paraId="27A6148E" w14:textId="77777777" w:rsidR="00D25B3B" w:rsidRPr="00D25B3B" w:rsidRDefault="00D25B3B" w:rsidP="00D25B3B">
      <w:pPr>
        <w:numPr>
          <w:ilvl w:val="0"/>
          <w:numId w:val="2"/>
        </w:numPr>
      </w:pPr>
      <w:hyperlink r:id="rId12" w:history="1">
        <w:r w:rsidRPr="00D25B3B">
          <w:rPr>
            <w:rStyle w:val="Hyperlink"/>
            <w:b/>
            <w:bCs/>
          </w:rPr>
          <w:t> Figures &amp; data</w:t>
        </w:r>
      </w:hyperlink>
    </w:p>
    <w:p w14:paraId="296F5AB6" w14:textId="77777777" w:rsidR="00D25B3B" w:rsidRPr="00D25B3B" w:rsidRDefault="00D25B3B" w:rsidP="00D25B3B">
      <w:pPr>
        <w:numPr>
          <w:ilvl w:val="0"/>
          <w:numId w:val="2"/>
        </w:numPr>
      </w:pPr>
      <w:hyperlink r:id="rId13" w:history="1">
        <w:r w:rsidRPr="00D25B3B">
          <w:rPr>
            <w:rStyle w:val="Hyperlink"/>
            <w:b/>
            <w:bCs/>
          </w:rPr>
          <w:t> References</w:t>
        </w:r>
      </w:hyperlink>
    </w:p>
    <w:p w14:paraId="2FF7CAC4" w14:textId="77777777" w:rsidR="00D25B3B" w:rsidRPr="00D25B3B" w:rsidRDefault="00D25B3B" w:rsidP="00D25B3B">
      <w:pPr>
        <w:numPr>
          <w:ilvl w:val="0"/>
          <w:numId w:val="2"/>
        </w:numPr>
      </w:pPr>
      <w:hyperlink r:id="rId14" w:history="1">
        <w:r w:rsidRPr="00D25B3B">
          <w:rPr>
            <w:rStyle w:val="Hyperlink"/>
            <w:b/>
            <w:bCs/>
          </w:rPr>
          <w:t> Supplemental</w:t>
        </w:r>
      </w:hyperlink>
    </w:p>
    <w:p w14:paraId="502A8217" w14:textId="77777777" w:rsidR="00D25B3B" w:rsidRPr="00D25B3B" w:rsidRDefault="00D25B3B" w:rsidP="00D25B3B">
      <w:pPr>
        <w:numPr>
          <w:ilvl w:val="0"/>
          <w:numId w:val="2"/>
        </w:numPr>
      </w:pPr>
      <w:hyperlink r:id="rId15" w:history="1">
        <w:r w:rsidRPr="00D25B3B">
          <w:rPr>
            <w:rStyle w:val="Hyperlink"/>
            <w:b/>
            <w:bCs/>
          </w:rPr>
          <w:t> Citations</w:t>
        </w:r>
      </w:hyperlink>
    </w:p>
    <w:p w14:paraId="09CD91BD" w14:textId="77777777" w:rsidR="00D25B3B" w:rsidRPr="00D25B3B" w:rsidRDefault="00D25B3B" w:rsidP="00D25B3B">
      <w:pPr>
        <w:numPr>
          <w:ilvl w:val="0"/>
          <w:numId w:val="2"/>
        </w:numPr>
      </w:pPr>
      <w:hyperlink r:id="rId16" w:history="1">
        <w:r w:rsidRPr="00D25B3B">
          <w:rPr>
            <w:rStyle w:val="Hyperlink"/>
            <w:b/>
            <w:bCs/>
          </w:rPr>
          <w:t> Metrics</w:t>
        </w:r>
      </w:hyperlink>
    </w:p>
    <w:p w14:paraId="2E5CA9EC" w14:textId="77777777" w:rsidR="00D25B3B" w:rsidRPr="00D25B3B" w:rsidRDefault="00D25B3B" w:rsidP="00D25B3B">
      <w:pPr>
        <w:numPr>
          <w:ilvl w:val="0"/>
          <w:numId w:val="2"/>
        </w:numPr>
      </w:pPr>
      <w:hyperlink r:id="rId17" w:history="1">
        <w:r w:rsidRPr="00D25B3B">
          <w:rPr>
            <w:rStyle w:val="Hyperlink"/>
            <w:b/>
            <w:bCs/>
          </w:rPr>
          <w:t> Reprints &amp; Permissions</w:t>
        </w:r>
      </w:hyperlink>
    </w:p>
    <w:p w14:paraId="33EF874B" w14:textId="77777777" w:rsidR="00D25B3B" w:rsidRPr="00D25B3B" w:rsidRDefault="00D25B3B" w:rsidP="00D25B3B">
      <w:pPr>
        <w:numPr>
          <w:ilvl w:val="0"/>
          <w:numId w:val="2"/>
        </w:numPr>
      </w:pPr>
      <w:hyperlink r:id="rId18" w:history="1">
        <w:r w:rsidRPr="00D25B3B">
          <w:rPr>
            <w:rStyle w:val="Hyperlink"/>
            <w:b/>
            <w:bCs/>
          </w:rPr>
          <w:t>Read this article</w:t>
        </w:r>
      </w:hyperlink>
      <w:r w:rsidRPr="00D25B3B">
        <w:t> </w:t>
      </w:r>
    </w:p>
    <w:p w14:paraId="072629CE" w14:textId="77777777" w:rsidR="00D25B3B" w:rsidRPr="00D25B3B" w:rsidRDefault="00D25B3B" w:rsidP="00D25B3B">
      <w:hyperlink r:id="rId19" w:anchor="url=https%3A%2F%2Fwww.tandfonline.com%2Fdoi%2Ffull%2F10.1080%2F00220388.2018.1554210&amp;title=Organisational%20Efficiency%20or%20Bureaucratic%20Quagmire%3A%20Do%20Quality-At-Entry%20Assessments%20Improve%20Project%20Performance%3F%3A%20The%20Journal%20of%20Development%20Studies%3A%20Vol%2056%20%2C%20No%204%20-%20Get%20Access" w:history="1">
        <w:r w:rsidRPr="00D25B3B">
          <w:rPr>
            <w:rStyle w:val="Hyperlink"/>
            <w:b/>
            <w:bCs/>
          </w:rPr>
          <w:t>Share</w:t>
        </w:r>
      </w:hyperlink>
    </w:p>
    <w:p w14:paraId="5E1E8A58" w14:textId="77777777" w:rsidR="00D25B3B" w:rsidRPr="00D25B3B" w:rsidRDefault="00D25B3B" w:rsidP="00D25B3B">
      <w:pPr>
        <w:numPr>
          <w:ilvl w:val="0"/>
          <w:numId w:val="2"/>
        </w:numPr>
      </w:pPr>
    </w:p>
    <w:p w14:paraId="54AE28E2" w14:textId="77777777" w:rsidR="00D25B3B" w:rsidRPr="00D25B3B" w:rsidRDefault="00D25B3B" w:rsidP="00D25B3B">
      <w:pPr>
        <w:numPr>
          <w:ilvl w:val="0"/>
          <w:numId w:val="3"/>
        </w:numPr>
      </w:pPr>
      <w:hyperlink r:id="rId20" w:anchor="top" w:history="1">
        <w:r w:rsidRPr="00D25B3B">
          <w:rPr>
            <w:rStyle w:val="Hyperlink"/>
          </w:rPr>
          <w:t>Back to Top</w:t>
        </w:r>
      </w:hyperlink>
    </w:p>
    <w:p w14:paraId="38635AEA" w14:textId="77777777" w:rsidR="00D25B3B" w:rsidRPr="00D25B3B" w:rsidRDefault="00D25B3B" w:rsidP="00D25B3B">
      <w:pPr>
        <w:rPr>
          <w:b/>
          <w:bCs/>
        </w:rPr>
      </w:pPr>
      <w:r w:rsidRPr="00D25B3B">
        <w:rPr>
          <w:b/>
          <w:bCs/>
        </w:rPr>
        <w:t>Abstract</w:t>
      </w:r>
    </w:p>
    <w:p w14:paraId="56A3A3AA" w14:textId="77777777" w:rsidR="00D25B3B" w:rsidRPr="00D25B3B" w:rsidRDefault="00D25B3B" w:rsidP="00D25B3B">
      <w:r w:rsidRPr="00D25B3B">
        <w:t>Do quality-at-entry assessments enhance the delivery of development projects? In this paper we take advantage of approval and execution systems in place at the Inter-American Development Bank (IDB) to examine whether projects that have higher quality-at-entry – captured through grading scores provided by a checklist – perform better in terms of project implementation performance indicators. Implementation indicators include measures based on actual versus planned schedule of activities and cost outlays, as well as per cent of loan disbursed. The analysis suggests higher scores on project logic and economic analyses at entry have had a positive impact on project performance. However, monitoring and impact assessment scores had limited impacts on performance. The evidence supports the hypothesis that the use of a checklist can be an effective framework for assessing quality-at-entry for IDB projects, though there is scope to improve the checklist for certain indicators.</w:t>
      </w:r>
    </w:p>
    <w:p w14:paraId="5ECA96BC" w14:textId="77777777" w:rsidR="00D25B3B" w:rsidRPr="00D25B3B" w:rsidRDefault="00D25B3B" w:rsidP="00D25B3B">
      <w:pPr>
        <w:rPr>
          <w:b/>
          <w:bCs/>
        </w:rPr>
      </w:pPr>
      <w:r w:rsidRPr="00D25B3B">
        <w:rPr>
          <w:b/>
          <w:bCs/>
        </w:rPr>
        <w:t>Acknowledgements</w:t>
      </w:r>
    </w:p>
    <w:p w14:paraId="1D058C4E" w14:textId="77777777" w:rsidR="00D25B3B" w:rsidRPr="00D25B3B" w:rsidRDefault="00D25B3B" w:rsidP="00D25B3B">
      <w:r w:rsidRPr="00D25B3B">
        <w:t>The authors would like to thank Shakirah Cossens, Diego Cortes, Ange Liu, and Luis F. Diaz for supporting data collection efforts, Carola Alvarez and Oscar Mitnik for helpful comments, and Josh Brubaker for excellent research assistance. We are grateful for the support of the Office of Strategic Planning and Development Effectiveness of the Inter-American Development Bank in conducting the study, and to participants of the SPD Half-Baked Lunch seminar series for their helpful comments.</w:t>
      </w:r>
    </w:p>
    <w:p w14:paraId="78E45649" w14:textId="77777777" w:rsidR="00D25B3B" w:rsidRPr="00D25B3B" w:rsidRDefault="00D25B3B" w:rsidP="00D25B3B">
      <w:pPr>
        <w:rPr>
          <w:b/>
          <w:bCs/>
        </w:rPr>
      </w:pPr>
      <w:r w:rsidRPr="00D25B3B">
        <w:rPr>
          <w:b/>
          <w:bCs/>
        </w:rPr>
        <w:t>Disclosure statement</w:t>
      </w:r>
    </w:p>
    <w:p w14:paraId="6ACF396F" w14:textId="77777777" w:rsidR="00D25B3B" w:rsidRPr="00D25B3B" w:rsidRDefault="00D25B3B" w:rsidP="00D25B3B">
      <w:r w:rsidRPr="00D25B3B">
        <w:t>No potential conflict of interest was reported by the authors. The opinions expressed in this publication are those of the authors and do not necessarily reflect the views of the Inter-American Development Bank, its Board of Directors, or the countries they represent.</w:t>
      </w:r>
    </w:p>
    <w:p w14:paraId="2ADB4E89" w14:textId="77777777" w:rsidR="00D25B3B" w:rsidRPr="00D25B3B" w:rsidRDefault="00D25B3B" w:rsidP="00D25B3B">
      <w:pPr>
        <w:rPr>
          <w:b/>
          <w:bCs/>
        </w:rPr>
      </w:pPr>
      <w:r w:rsidRPr="00D25B3B">
        <w:rPr>
          <w:b/>
          <w:bCs/>
        </w:rPr>
        <w:t>Supplemental material</w:t>
      </w:r>
    </w:p>
    <w:p w14:paraId="3A60B74F" w14:textId="77777777" w:rsidR="00D25B3B" w:rsidRPr="00D25B3B" w:rsidRDefault="00D25B3B" w:rsidP="00D25B3B">
      <w:r w:rsidRPr="00D25B3B">
        <w:t>Supplementary Materials are available for this article which can be accessed via the online version of this journal available at </w:t>
      </w:r>
      <w:hyperlink r:id="rId21" w:tgtFrame="_blank" w:history="1">
        <w:r w:rsidRPr="00D25B3B">
          <w:rPr>
            <w:rStyle w:val="Hyperlink"/>
          </w:rPr>
          <w:t>https://doi.org/10.1080/00220388.2018.1554210</w:t>
        </w:r>
      </w:hyperlink>
    </w:p>
    <w:p w14:paraId="2B652DDD" w14:textId="77777777" w:rsidR="00D25B3B" w:rsidRPr="00D25B3B" w:rsidRDefault="00D25B3B" w:rsidP="00D25B3B">
      <w:pPr>
        <w:rPr>
          <w:b/>
          <w:bCs/>
        </w:rPr>
      </w:pPr>
      <w:r w:rsidRPr="00D25B3B">
        <w:rPr>
          <w:b/>
          <w:bCs/>
        </w:rPr>
        <w:t>Notes</w:t>
      </w:r>
    </w:p>
    <w:p w14:paraId="639D3ACB" w14:textId="77777777" w:rsidR="00D25B3B" w:rsidRPr="00D25B3B" w:rsidRDefault="00D25B3B" w:rsidP="00D25B3B">
      <w:r w:rsidRPr="00D25B3B">
        <w:t>1. There are three sub-sections, with a third section that only needs to be assessed for ‘policy-based’ loans. We do not include these types of loans into this analysis.</w:t>
      </w:r>
    </w:p>
    <w:p w14:paraId="21E570D7" w14:textId="77777777" w:rsidR="00D25B3B" w:rsidRPr="00D25B3B" w:rsidRDefault="00D25B3B" w:rsidP="00D25B3B">
      <w:r w:rsidRPr="00D25B3B">
        <w:t>2. Beginning in 2015, SPD has now categorised values greater than two as ‘</w:t>
      </w:r>
      <w:proofErr w:type="gramStart"/>
      <w:r w:rsidRPr="00D25B3B">
        <w:t>outliers’</w:t>
      </w:r>
      <w:proofErr w:type="gramEnd"/>
      <w:r w:rsidRPr="00D25B3B">
        <w:t>. For our analysis, we use the original categories to develop our cost and schedule performance indicators.</w:t>
      </w:r>
    </w:p>
    <w:p w14:paraId="7A269B94" w14:textId="77777777" w:rsidR="00D25B3B" w:rsidRPr="00D25B3B" w:rsidRDefault="00D25B3B" w:rsidP="00D25B3B">
      <w:r w:rsidRPr="00D25B3B">
        <w:lastRenderedPageBreak/>
        <w:t>3. We also ran all specifications using the average progress scores, which produced results very similar to results using the latest scores, so we choose to present results using latest scores. Results for average scores can be obtained from the corresponding author.</w:t>
      </w:r>
    </w:p>
    <w:p w14:paraId="362B74CD" w14:textId="77777777" w:rsidR="00D25B3B" w:rsidRPr="00D25B3B" w:rsidRDefault="00D25B3B" w:rsidP="00D25B3B">
      <w:r w:rsidRPr="00D25B3B">
        <w:t xml:space="preserve">4. We tested for normality of the residuals using the ‘sktest’ command in STATA, which tests for skewness and kurtosis in the error distributions. We ran the tests because </w:t>
      </w:r>
      <w:proofErr w:type="gramStart"/>
      <w:r w:rsidRPr="00D25B3B">
        <w:t>a number of</w:t>
      </w:r>
      <w:proofErr w:type="gramEnd"/>
      <w:r w:rsidRPr="00D25B3B">
        <w:t xml:space="preserve"> observations are bunched at one, that is, where actual and planned performance coincide. Test results lead us to not reject normally distributed errors. To probe the robustness of results, we normalised </w:t>
      </w:r>
      <w:proofErr w:type="gramStart"/>
      <w:r w:rsidRPr="00D25B3B">
        <w:t>all of</w:t>
      </w:r>
      <w:proofErr w:type="gramEnd"/>
      <w:r w:rsidRPr="00D25B3B">
        <w:t xml:space="preserve"> the cost and schedule deviation </w:t>
      </w:r>
      <w:proofErr w:type="gramStart"/>
      <w:r w:rsidRPr="00D25B3B">
        <w:t>variables, and</w:t>
      </w:r>
      <w:proofErr w:type="gramEnd"/>
      <w:r w:rsidRPr="00D25B3B">
        <w:t xml:space="preserve"> ran generalised linear models (GLMs). The results for all GLMs are qualitatively very similar to the OLS results, thus we include only the OLS results here in the paper. Results can be obtained from the corresponding author.</w:t>
      </w:r>
    </w:p>
    <w:p w14:paraId="3C2CB603" w14:textId="77777777" w:rsidR="00D25B3B" w:rsidRDefault="00D25B3B" w:rsidP="00D25B3B">
      <w:r w:rsidRPr="00D25B3B">
        <w:t>5. We also ran the estimations using the ‘exchangeable’ structure, which produced similar results that can be obtained from the corresponding author.</w:t>
      </w:r>
    </w:p>
    <w:p w14:paraId="36A01BBE" w14:textId="77777777" w:rsidR="00D25B3B" w:rsidRDefault="00D25B3B" w:rsidP="00D25B3B"/>
    <w:p w14:paraId="0C142196" w14:textId="77777777" w:rsidR="00D25B3B" w:rsidRPr="00D25B3B" w:rsidRDefault="00D25B3B" w:rsidP="00D25B3B">
      <w:pPr>
        <w:rPr>
          <w:b/>
          <w:bCs/>
        </w:rPr>
      </w:pPr>
      <w:r w:rsidRPr="00D25B3B">
        <w:rPr>
          <w:b/>
          <w:bCs/>
        </w:rPr>
        <w:t>Good countries or good projects? Comparing macro and micro correlates of World Bank and Asian Development Bank project performance</w:t>
      </w:r>
    </w:p>
    <w:p w14:paraId="7B592F3C" w14:textId="77777777" w:rsidR="00D25B3B" w:rsidRPr="00D25B3B" w:rsidRDefault="00D25B3B" w:rsidP="00D25B3B">
      <w:pPr>
        <w:numPr>
          <w:ilvl w:val="0"/>
          <w:numId w:val="4"/>
        </w:numPr>
      </w:pPr>
      <w:r w:rsidRPr="00D25B3B">
        <w:t>Published: 05 September 2016</w:t>
      </w:r>
    </w:p>
    <w:p w14:paraId="27761665" w14:textId="77777777" w:rsidR="00D25B3B" w:rsidRPr="00D25B3B" w:rsidRDefault="00D25B3B" w:rsidP="00D25B3B">
      <w:pPr>
        <w:numPr>
          <w:ilvl w:val="0"/>
          <w:numId w:val="5"/>
        </w:numPr>
      </w:pPr>
      <w:r w:rsidRPr="00D25B3B">
        <w:t>Volume 12, pages 335–363, (2017)</w:t>
      </w:r>
    </w:p>
    <w:p w14:paraId="7845F56F" w14:textId="77777777" w:rsidR="00D25B3B" w:rsidRPr="00D25B3B" w:rsidRDefault="00D25B3B" w:rsidP="00D25B3B">
      <w:pPr>
        <w:numPr>
          <w:ilvl w:val="0"/>
          <w:numId w:val="5"/>
        </w:numPr>
      </w:pPr>
      <w:hyperlink r:id="rId22" w:anchor="citeas" w:history="1">
        <w:r w:rsidRPr="00D25B3B">
          <w:rPr>
            <w:rStyle w:val="Hyperlink"/>
          </w:rPr>
          <w:t>Cite this article</w:t>
        </w:r>
      </w:hyperlink>
    </w:p>
    <w:p w14:paraId="2EE58DE0" w14:textId="77777777" w:rsidR="00D25B3B" w:rsidRPr="00D25B3B" w:rsidRDefault="00D25B3B" w:rsidP="00D25B3B">
      <w:pPr>
        <w:rPr>
          <w:vanish/>
        </w:rPr>
      </w:pPr>
      <w:r w:rsidRPr="00D25B3B">
        <w:rPr>
          <w:vanish/>
        </w:rPr>
        <w:t>Top of Form</w:t>
      </w:r>
    </w:p>
    <w:p w14:paraId="3780893E" w14:textId="77777777" w:rsidR="00D25B3B" w:rsidRPr="00D25B3B" w:rsidRDefault="00D25B3B" w:rsidP="00D25B3B">
      <w:r w:rsidRPr="00D25B3B">
        <w:t>Save article</w:t>
      </w:r>
    </w:p>
    <w:p w14:paraId="591DD235" w14:textId="77777777" w:rsidR="00D25B3B" w:rsidRPr="00D25B3B" w:rsidRDefault="00D25B3B" w:rsidP="00D25B3B">
      <w:pPr>
        <w:rPr>
          <w:vanish/>
        </w:rPr>
      </w:pPr>
      <w:r w:rsidRPr="00D25B3B">
        <w:rPr>
          <w:vanish/>
        </w:rPr>
        <w:t>Bottom of Form</w:t>
      </w:r>
    </w:p>
    <w:p w14:paraId="68162E6B" w14:textId="77777777" w:rsidR="00D25B3B" w:rsidRPr="00D25B3B" w:rsidRDefault="00D25B3B" w:rsidP="00D25B3B">
      <w:hyperlink r:id="rId23" w:history="1">
        <w:r w:rsidRPr="00D25B3B">
          <w:rPr>
            <w:rStyle w:val="Hyperlink"/>
          </w:rPr>
          <w:t>View saved research</w:t>
        </w:r>
      </w:hyperlink>
    </w:p>
    <w:p w14:paraId="35FF9FAE" w14:textId="58A6290D" w:rsidR="00D25B3B" w:rsidRPr="00D25B3B" w:rsidRDefault="00D25B3B" w:rsidP="00D25B3B">
      <w:hyperlink r:id="rId24" w:history="1">
        <w:r w:rsidRPr="00D25B3B">
          <w:rPr>
            <w:rStyle w:val="Hyperlink"/>
            <w:b/>
            <w:bCs/>
          </w:rPr>
          <mc:AlternateContent>
            <mc:Choice Requires="wps">
              <w:drawing>
                <wp:inline distT="0" distB="0" distL="0" distR="0" wp14:anchorId="1BEBBBD4" wp14:editId="6D1BA56D">
                  <wp:extent cx="685800" cy="904875"/>
                  <wp:effectExtent l="0" t="0" r="0" b="0"/>
                  <wp:docPr id="1137416621" name="Rectangl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4A7BF" id="Rectangle 14" o:spid="_x0000_s1026" href="https://link.springer.com/journal/11558" style="width:54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" o:button="t" filled="f" stroked="f">
                  <v:fill o:detectmouseclick="t"/>
                  <o:lock v:ext="edit" aspectratio="t"/>
                  <w10:anchorlock/>
                </v:rect>
              </w:pict>
            </mc:Fallback>
          </mc:AlternateContent>
        </w:r>
        <w:r w:rsidRPr="00D25B3B">
          <w:rPr>
            <w:rStyle w:val="Hyperlink"/>
            <w:b/>
            <w:bCs/>
          </w:rPr>
          <w:t>The Review of International Organizations</w:t>
        </w:r>
      </w:hyperlink>
      <w:hyperlink r:id="rId25" w:history="1">
        <w:r w:rsidRPr="00D25B3B">
          <w:rPr>
            <w:rStyle w:val="Hyperlink"/>
          </w:rPr>
          <w:t>Aims and scope</w:t>
        </w:r>
      </w:hyperlink>
      <w:hyperlink r:id="rId26" w:history="1">
        <w:r w:rsidRPr="00D25B3B">
          <w:rPr>
            <w:rStyle w:val="Hyperlink"/>
          </w:rPr>
          <w:t>Submit manuscript</w:t>
        </w:r>
      </w:hyperlink>
    </w:p>
    <w:p w14:paraId="2A9DA3C3" w14:textId="77777777" w:rsidR="00D25B3B" w:rsidRPr="00D25B3B" w:rsidRDefault="00D25B3B" w:rsidP="00D25B3B">
      <w:pPr>
        <w:numPr>
          <w:ilvl w:val="0"/>
          <w:numId w:val="6"/>
        </w:numPr>
      </w:pPr>
      <w:hyperlink r:id="rId27" w:anchor="auth-David-Bulman-Aff1-Aff2" w:history="1">
        <w:r w:rsidRPr="00D25B3B">
          <w:rPr>
            <w:rStyle w:val="Hyperlink"/>
          </w:rPr>
          <w:t>David Bulman</w:t>
        </w:r>
      </w:hyperlink>
      <w:r w:rsidRPr="00D25B3B">
        <w:t>, </w:t>
      </w:r>
    </w:p>
    <w:p w14:paraId="7CA0499A" w14:textId="77777777" w:rsidR="00D25B3B" w:rsidRPr="00D25B3B" w:rsidRDefault="00D25B3B" w:rsidP="00D25B3B">
      <w:pPr>
        <w:numPr>
          <w:ilvl w:val="0"/>
          <w:numId w:val="6"/>
        </w:numPr>
      </w:pPr>
      <w:hyperlink r:id="rId28" w:anchor="auth-Walter-Kolkma-Aff3" w:history="1">
        <w:r w:rsidRPr="00D25B3B">
          <w:rPr>
            <w:rStyle w:val="Hyperlink"/>
          </w:rPr>
          <w:t>Walter Kolkma</w:t>
        </w:r>
      </w:hyperlink>
      <w:r w:rsidRPr="00D25B3B">
        <w:t> &amp; </w:t>
      </w:r>
    </w:p>
    <w:p w14:paraId="2C348A03" w14:textId="77777777" w:rsidR="00D25B3B" w:rsidRPr="00D25B3B" w:rsidRDefault="00D25B3B" w:rsidP="00D25B3B">
      <w:pPr>
        <w:numPr>
          <w:ilvl w:val="0"/>
          <w:numId w:val="6"/>
        </w:numPr>
      </w:pPr>
      <w:hyperlink r:id="rId29" w:anchor="auth-Aart-Kraay-Aff2" w:history="1">
        <w:r w:rsidRPr="00D25B3B">
          <w:rPr>
            <w:rStyle w:val="Hyperlink"/>
          </w:rPr>
          <w:t>Aart Kraay</w:t>
        </w:r>
      </w:hyperlink>
      <w:r w:rsidRPr="00D25B3B">
        <w:t> </w:t>
      </w:r>
    </w:p>
    <w:p w14:paraId="769F72AC" w14:textId="77777777" w:rsidR="00D25B3B" w:rsidRPr="00D25B3B" w:rsidRDefault="00D25B3B" w:rsidP="00D25B3B">
      <w:pPr>
        <w:numPr>
          <w:ilvl w:val="0"/>
          <w:numId w:val="7"/>
        </w:numPr>
        <w:rPr>
          <w:b/>
          <w:bCs/>
        </w:rPr>
      </w:pPr>
      <w:r w:rsidRPr="00D25B3B">
        <w:rPr>
          <w:b/>
          <w:bCs/>
        </w:rPr>
        <w:t>1735 </w:t>
      </w:r>
      <w:r w:rsidRPr="00D25B3B">
        <w:t>Accesses</w:t>
      </w:r>
    </w:p>
    <w:p w14:paraId="5DFF2BAA" w14:textId="77777777" w:rsidR="00D25B3B" w:rsidRPr="00D25B3B" w:rsidRDefault="00D25B3B" w:rsidP="00D25B3B">
      <w:pPr>
        <w:numPr>
          <w:ilvl w:val="0"/>
          <w:numId w:val="7"/>
        </w:numPr>
        <w:rPr>
          <w:b/>
          <w:bCs/>
        </w:rPr>
      </w:pPr>
      <w:r w:rsidRPr="00D25B3B">
        <w:rPr>
          <w:b/>
          <w:bCs/>
        </w:rPr>
        <w:t>65 </w:t>
      </w:r>
      <w:r w:rsidRPr="00D25B3B">
        <w:t>Citations</w:t>
      </w:r>
    </w:p>
    <w:p w14:paraId="213B0A47" w14:textId="77777777" w:rsidR="00D25B3B" w:rsidRPr="00D25B3B" w:rsidRDefault="00D25B3B" w:rsidP="00D25B3B">
      <w:pPr>
        <w:numPr>
          <w:ilvl w:val="0"/>
          <w:numId w:val="7"/>
        </w:numPr>
        <w:rPr>
          <w:b/>
          <w:bCs/>
        </w:rPr>
      </w:pPr>
      <w:r w:rsidRPr="00D25B3B">
        <w:rPr>
          <w:b/>
          <w:bCs/>
        </w:rPr>
        <w:t>4 </w:t>
      </w:r>
      <w:r w:rsidRPr="00D25B3B">
        <w:t>Altmetric</w:t>
      </w:r>
    </w:p>
    <w:p w14:paraId="71060062" w14:textId="77777777" w:rsidR="00D25B3B" w:rsidRPr="00D25B3B" w:rsidRDefault="00D25B3B" w:rsidP="00D25B3B">
      <w:pPr>
        <w:numPr>
          <w:ilvl w:val="0"/>
          <w:numId w:val="7"/>
        </w:numPr>
      </w:pPr>
      <w:hyperlink r:id="rId30" w:history="1">
        <w:r w:rsidRPr="00D25B3B">
          <w:rPr>
            <w:rStyle w:val="Hyperlink"/>
          </w:rPr>
          <w:t>Explore all metrics </w:t>
        </w:r>
      </w:hyperlink>
    </w:p>
    <w:p w14:paraId="0E49B175" w14:textId="77777777" w:rsidR="00D25B3B" w:rsidRPr="00D25B3B" w:rsidRDefault="00D25B3B" w:rsidP="00D25B3B">
      <w:pPr>
        <w:rPr>
          <w:b/>
          <w:bCs/>
        </w:rPr>
      </w:pPr>
      <w:r w:rsidRPr="00D25B3B">
        <w:rPr>
          <w:b/>
          <w:bCs/>
        </w:rPr>
        <w:t>Abstract</w:t>
      </w:r>
    </w:p>
    <w:p w14:paraId="3C2980BD" w14:textId="77777777" w:rsidR="00D25B3B" w:rsidRPr="00D25B3B" w:rsidRDefault="00D25B3B" w:rsidP="00D25B3B">
      <w:r w:rsidRPr="00D25B3B">
        <w:t>This paper examines the micro and macro correlates of aid project outcomes in a sample of 3797 World Bank projects and 1322 Asian Development Bank projects. We find that project outcomes vary much more within countries than between countries: only 10–25 % of the variation in project outcomes is between countries, and the rest is within countries. Among country-level macro variables, GDP growth and the policy environment are significantly positively correlated with project outcomes. Among project-level micro variables, shorter project duration and the presence of additional financing are significantly correlated with better project outcomes. In addition, the track record of the project manager in delivering successful projects is highly significantly correlated with project outcomes. We find few significant differences between the two institutions in the relationship between these variables and project outcomes.</w:t>
      </w:r>
    </w:p>
    <w:p w14:paraId="1F3CA515" w14:textId="77777777" w:rsidR="00D25B3B" w:rsidRPr="00D25B3B" w:rsidRDefault="00D25B3B" w:rsidP="00D25B3B">
      <w:r w:rsidRPr="00D25B3B">
        <w:t> This is a preview of subscription content, </w:t>
      </w:r>
      <w:hyperlink r:id="rId31" w:history="1">
        <w:r w:rsidRPr="00D25B3B">
          <w:rPr>
            <w:rStyle w:val="Hyperlink"/>
          </w:rPr>
          <w:t>log in via an institution</w:t>
        </w:r>
      </w:hyperlink>
      <w:r w:rsidRPr="00D25B3B">
        <w:t>  to check access.</w:t>
      </w:r>
    </w:p>
    <w:p w14:paraId="7495E8F9" w14:textId="77777777" w:rsidR="00D25B3B" w:rsidRPr="00D25B3B" w:rsidRDefault="00D25B3B" w:rsidP="00D25B3B">
      <w:pPr>
        <w:rPr>
          <w:b/>
          <w:bCs/>
        </w:rPr>
      </w:pPr>
      <w:r w:rsidRPr="00D25B3B">
        <w:rPr>
          <w:b/>
          <w:bCs/>
        </w:rPr>
        <w:t>Access this article</w:t>
      </w:r>
    </w:p>
    <w:p w14:paraId="36178A33" w14:textId="77777777" w:rsidR="00D25B3B" w:rsidRPr="00D25B3B" w:rsidRDefault="00D25B3B" w:rsidP="00D25B3B">
      <w:hyperlink r:id="rId32" w:history="1">
        <w:r w:rsidRPr="00D25B3B">
          <w:rPr>
            <w:rStyle w:val="Hyperlink"/>
            <w:b/>
            <w:bCs/>
          </w:rPr>
          <w:t>Log in via an institution </w:t>
        </w:r>
      </w:hyperlink>
    </w:p>
    <w:p w14:paraId="401D962D" w14:textId="77777777" w:rsidR="00D25B3B" w:rsidRPr="00D25B3B" w:rsidRDefault="00D25B3B" w:rsidP="00D25B3B">
      <w:pPr>
        <w:rPr>
          <w:b/>
          <w:bCs/>
        </w:rPr>
      </w:pPr>
      <w:r w:rsidRPr="00D25B3B">
        <w:rPr>
          <w:b/>
          <w:bCs/>
        </w:rPr>
        <w:t>Subscribe and save</w:t>
      </w:r>
    </w:p>
    <w:p w14:paraId="4A171969" w14:textId="77777777" w:rsidR="00D25B3B" w:rsidRPr="00D25B3B" w:rsidRDefault="00D25B3B" w:rsidP="00D25B3B">
      <w:r w:rsidRPr="00D25B3B">
        <w:t>Springer+</w:t>
      </w:r>
    </w:p>
    <w:p w14:paraId="73369B8C" w14:textId="77777777" w:rsidR="00D25B3B" w:rsidRPr="00D25B3B" w:rsidRDefault="00D25B3B" w:rsidP="00D25B3B">
      <w:r w:rsidRPr="00D25B3B">
        <w:t>from €37.37 /Month</w:t>
      </w:r>
    </w:p>
    <w:p w14:paraId="10FA31DD" w14:textId="77777777" w:rsidR="00D25B3B" w:rsidRPr="00D25B3B" w:rsidRDefault="00D25B3B" w:rsidP="00D25B3B">
      <w:pPr>
        <w:numPr>
          <w:ilvl w:val="0"/>
          <w:numId w:val="8"/>
        </w:numPr>
      </w:pPr>
      <w:r w:rsidRPr="00D25B3B">
        <w:t>Starting from 10 chapters or articles per month</w:t>
      </w:r>
    </w:p>
    <w:p w14:paraId="6957A341" w14:textId="77777777" w:rsidR="00D25B3B" w:rsidRPr="00D25B3B" w:rsidRDefault="00D25B3B" w:rsidP="00D25B3B">
      <w:pPr>
        <w:numPr>
          <w:ilvl w:val="0"/>
          <w:numId w:val="8"/>
        </w:numPr>
      </w:pPr>
      <w:r w:rsidRPr="00D25B3B">
        <w:t>Access and download chapters and articles from more than 300k books and 2,500 journals</w:t>
      </w:r>
    </w:p>
    <w:p w14:paraId="621EE8C0" w14:textId="77777777" w:rsidR="00D25B3B" w:rsidRPr="00D25B3B" w:rsidRDefault="00D25B3B" w:rsidP="00D25B3B">
      <w:pPr>
        <w:numPr>
          <w:ilvl w:val="0"/>
          <w:numId w:val="8"/>
        </w:numPr>
      </w:pPr>
      <w:r w:rsidRPr="00D25B3B">
        <w:t>Cancel anytime</w:t>
      </w:r>
    </w:p>
    <w:p w14:paraId="56D3FC6B" w14:textId="77777777" w:rsidR="00D25B3B" w:rsidRPr="00D25B3B" w:rsidRDefault="00D25B3B" w:rsidP="00D25B3B">
      <w:hyperlink r:id="rId33" w:history="1">
        <w:r w:rsidRPr="00D25B3B">
          <w:rPr>
            <w:rStyle w:val="Hyperlink"/>
            <w:b/>
            <w:bCs/>
          </w:rPr>
          <w:t>View plans </w:t>
        </w:r>
      </w:hyperlink>
    </w:p>
    <w:p w14:paraId="1D877994" w14:textId="77777777" w:rsidR="00D25B3B" w:rsidRPr="00D25B3B" w:rsidRDefault="00D25B3B" w:rsidP="00D25B3B">
      <w:pPr>
        <w:rPr>
          <w:b/>
          <w:bCs/>
        </w:rPr>
      </w:pPr>
      <w:r w:rsidRPr="00D25B3B">
        <w:rPr>
          <w:b/>
          <w:bCs/>
        </w:rPr>
        <w:t>Buy Now</w:t>
      </w:r>
    </w:p>
    <w:p w14:paraId="714FDB09" w14:textId="77777777" w:rsidR="00D25B3B" w:rsidRPr="00D25B3B" w:rsidRDefault="00D25B3B" w:rsidP="00D25B3B">
      <w:pPr>
        <w:rPr>
          <w:vanish/>
        </w:rPr>
      </w:pPr>
      <w:r w:rsidRPr="00D25B3B">
        <w:rPr>
          <w:vanish/>
        </w:rPr>
        <w:t>Top of Form</w:t>
      </w:r>
    </w:p>
    <w:p w14:paraId="1F92D1EC" w14:textId="77777777" w:rsidR="00D25B3B" w:rsidRPr="00D25B3B" w:rsidRDefault="00D25B3B" w:rsidP="00D25B3B">
      <w:r w:rsidRPr="00D25B3B">
        <w:t>Buy article PDF 39,95 €</w:t>
      </w:r>
    </w:p>
    <w:p w14:paraId="5E8C02B4" w14:textId="77777777" w:rsidR="00D25B3B" w:rsidRPr="00D25B3B" w:rsidRDefault="00D25B3B" w:rsidP="00D25B3B">
      <w:pPr>
        <w:rPr>
          <w:vanish/>
        </w:rPr>
      </w:pPr>
      <w:r w:rsidRPr="00D25B3B">
        <w:rPr>
          <w:vanish/>
        </w:rPr>
        <w:t>Bottom of Form</w:t>
      </w:r>
    </w:p>
    <w:p w14:paraId="3C50A788" w14:textId="77777777" w:rsidR="00D25B3B" w:rsidRPr="00D25B3B" w:rsidRDefault="00D25B3B" w:rsidP="00D25B3B">
      <w:r w:rsidRPr="00D25B3B">
        <w:t>Price includes VAT (Australia)</w:t>
      </w:r>
    </w:p>
    <w:p w14:paraId="7D37D4B5" w14:textId="77777777" w:rsidR="00D25B3B" w:rsidRPr="00D25B3B" w:rsidRDefault="00D25B3B" w:rsidP="00D25B3B">
      <w:r w:rsidRPr="00D25B3B">
        <w:t>Instant access to the full article PDF.</w:t>
      </w:r>
    </w:p>
    <w:p w14:paraId="61E82ED2" w14:textId="77777777" w:rsidR="00D25B3B" w:rsidRPr="00D25B3B" w:rsidRDefault="00D25B3B" w:rsidP="00D25B3B">
      <w:hyperlink r:id="rId34" w:history="1">
        <w:r w:rsidRPr="00D25B3B">
          <w:rPr>
            <w:rStyle w:val="Hyperlink"/>
          </w:rPr>
          <w:t>Institutional subscriptions </w:t>
        </w:r>
      </w:hyperlink>
    </w:p>
    <w:p w14:paraId="23590CED" w14:textId="77777777" w:rsidR="00D25B3B" w:rsidRPr="00D25B3B" w:rsidRDefault="00D25B3B" w:rsidP="00D25B3B">
      <w:pPr>
        <w:rPr>
          <w:b/>
          <w:bCs/>
        </w:rPr>
      </w:pPr>
      <w:r w:rsidRPr="00D25B3B">
        <w:rPr>
          <w:b/>
          <w:bCs/>
        </w:rPr>
        <w:t>Similar content being viewed by others</w:t>
      </w:r>
    </w:p>
    <w:p w14:paraId="2A51A363" w14:textId="295E652D" w:rsidR="00D25B3B" w:rsidRPr="00D25B3B" w:rsidRDefault="00D25B3B" w:rsidP="00D25B3B">
      <w:r w:rsidRPr="00D25B3B">
        <w:lastRenderedPageBreak/>
        <w:drawing>
          <wp:inline distT="0" distB="0" distL="0" distR="0" wp14:anchorId="3D9170A2" wp14:editId="1DAA4D26">
            <wp:extent cx="2047875" cy="1143000"/>
            <wp:effectExtent l="0" t="0" r="9525" b="0"/>
            <wp:docPr id="1048645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47875" cy="1143000"/>
                    </a:xfrm>
                    <a:prstGeom prst="rect">
                      <a:avLst/>
                    </a:prstGeom>
                    <a:noFill/>
                    <a:ln>
                      <a:noFill/>
                    </a:ln>
                  </pic:spPr>
                </pic:pic>
              </a:graphicData>
            </a:graphic>
          </wp:inline>
        </w:drawing>
      </w:r>
    </w:p>
    <w:p w14:paraId="18F5C4CA" w14:textId="77777777" w:rsidR="00D25B3B" w:rsidRPr="00D25B3B" w:rsidRDefault="00D25B3B" w:rsidP="00D25B3B">
      <w:pPr>
        <w:rPr>
          <w:b/>
          <w:bCs/>
        </w:rPr>
      </w:pPr>
      <w:hyperlink r:id="rId36" w:history="1">
        <w:r w:rsidRPr="00D25B3B">
          <w:rPr>
            <w:rStyle w:val="Hyperlink"/>
            <w:b/>
            <w:bCs/>
          </w:rPr>
          <w:t>Aid and institutions: Local effects of World Bank aid on perceived institutional quality in Africa</w:t>
        </w:r>
      </w:hyperlink>
    </w:p>
    <w:p w14:paraId="278B3939" w14:textId="77777777" w:rsidR="00D25B3B" w:rsidRPr="00D25B3B" w:rsidRDefault="00D25B3B" w:rsidP="00D25B3B">
      <w:r w:rsidRPr="00D25B3B">
        <w:rPr>
          <w:b/>
          <w:bCs/>
        </w:rPr>
        <w:t>Article</w:t>
      </w:r>
      <w:r w:rsidRPr="00D25B3B">
        <w:t> Open access25 November 2022</w:t>
      </w:r>
    </w:p>
    <w:p w14:paraId="231F1042" w14:textId="075A1140" w:rsidR="00D25B3B" w:rsidRPr="00D25B3B" w:rsidRDefault="00D25B3B" w:rsidP="00D25B3B">
      <w:r w:rsidRPr="00D25B3B">
        <w:drawing>
          <wp:inline distT="0" distB="0" distL="0" distR="0" wp14:anchorId="0F9ACEAC" wp14:editId="68F48332">
            <wp:extent cx="2047875" cy="1143000"/>
            <wp:effectExtent l="0" t="0" r="9525" b="0"/>
            <wp:docPr id="11386692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47875" cy="1143000"/>
                    </a:xfrm>
                    <a:prstGeom prst="rect">
                      <a:avLst/>
                    </a:prstGeom>
                    <a:noFill/>
                    <a:ln>
                      <a:noFill/>
                    </a:ln>
                  </pic:spPr>
                </pic:pic>
              </a:graphicData>
            </a:graphic>
          </wp:inline>
        </w:drawing>
      </w:r>
    </w:p>
    <w:p w14:paraId="79BF7190" w14:textId="77777777" w:rsidR="00D25B3B" w:rsidRPr="00D25B3B" w:rsidRDefault="00D25B3B" w:rsidP="00D25B3B">
      <w:pPr>
        <w:rPr>
          <w:b/>
          <w:bCs/>
        </w:rPr>
      </w:pPr>
      <w:hyperlink r:id="rId38" w:history="1">
        <w:r w:rsidRPr="00D25B3B">
          <w:rPr>
            <w:rStyle w:val="Hyperlink"/>
            <w:b/>
            <w:bCs/>
          </w:rPr>
          <w:t xml:space="preserve">A New Model of Multilateral Development Bank: </w:t>
        </w:r>
        <w:proofErr w:type="gramStart"/>
        <w:r w:rsidRPr="00D25B3B">
          <w:rPr>
            <w:rStyle w:val="Hyperlink"/>
            <w:b/>
            <w:bCs/>
          </w:rPr>
          <w:t>a</w:t>
        </w:r>
        <w:proofErr w:type="gramEnd"/>
        <w:r w:rsidRPr="00D25B3B">
          <w:rPr>
            <w:rStyle w:val="Hyperlink"/>
            <w:b/>
            <w:bCs/>
          </w:rPr>
          <w:t xml:space="preserve"> Comparative Study of Road Projects by the AIIB and ADB</w:t>
        </w:r>
      </w:hyperlink>
    </w:p>
    <w:p w14:paraId="4074AD5B" w14:textId="77777777" w:rsidR="00D25B3B" w:rsidRPr="00D25B3B" w:rsidRDefault="00D25B3B" w:rsidP="00D25B3B">
      <w:r w:rsidRPr="00D25B3B">
        <w:rPr>
          <w:b/>
          <w:bCs/>
        </w:rPr>
        <w:t>Article</w:t>
      </w:r>
      <w:r w:rsidRPr="00D25B3B">
        <w:t> 07 November 2018</w:t>
      </w:r>
    </w:p>
    <w:p w14:paraId="572B4244" w14:textId="501A433B" w:rsidR="00D25B3B" w:rsidRPr="00D25B3B" w:rsidRDefault="00D25B3B" w:rsidP="00D25B3B">
      <w:r w:rsidRPr="00D25B3B">
        <mc:AlternateContent>
          <mc:Choice Requires="wps">
            <w:drawing>
              <wp:inline distT="0" distB="0" distL="0" distR="0" wp14:anchorId="40F74B77" wp14:editId="4925F44E">
                <wp:extent cx="304800" cy="304800"/>
                <wp:effectExtent l="0" t="0" r="0" b="0"/>
                <wp:docPr id="107525118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6CED5"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9A0C1C" w14:textId="77777777" w:rsidR="00D25B3B" w:rsidRPr="00D25B3B" w:rsidRDefault="00D25B3B" w:rsidP="00D25B3B">
      <w:pPr>
        <w:rPr>
          <w:b/>
          <w:bCs/>
        </w:rPr>
      </w:pPr>
      <w:hyperlink r:id="rId39" w:history="1">
        <w:r w:rsidRPr="00D25B3B">
          <w:rPr>
            <w:rStyle w:val="Hyperlink"/>
            <w:b/>
            <w:bCs/>
          </w:rPr>
          <w:t>Macroeconomic Performance and Progress Towards a Circular Economy in Developing Countries</w:t>
        </w:r>
      </w:hyperlink>
    </w:p>
    <w:p w14:paraId="7DCF6D1A" w14:textId="77777777" w:rsidR="00D25B3B" w:rsidRPr="00D25B3B" w:rsidRDefault="00D25B3B" w:rsidP="00D25B3B">
      <w:r w:rsidRPr="00D25B3B">
        <w:rPr>
          <w:b/>
          <w:bCs/>
        </w:rPr>
        <w:t>Chapter</w:t>
      </w:r>
      <w:r w:rsidRPr="00D25B3B">
        <w:t> © 2023</w:t>
      </w:r>
    </w:p>
    <w:p w14:paraId="199983F8" w14:textId="77777777" w:rsidR="00D25B3B" w:rsidRPr="00D25B3B" w:rsidRDefault="00D25B3B" w:rsidP="00D25B3B">
      <w:pPr>
        <w:rPr>
          <w:b/>
          <w:bCs/>
        </w:rPr>
      </w:pPr>
      <w:r w:rsidRPr="00D25B3B">
        <w:rPr>
          <w:b/>
          <w:bCs/>
        </w:rPr>
        <w:t>Explore related subjects</w:t>
      </w:r>
    </w:p>
    <w:p w14:paraId="31688EF2" w14:textId="77777777" w:rsidR="00D25B3B" w:rsidRPr="00D25B3B" w:rsidRDefault="00D25B3B" w:rsidP="00D25B3B">
      <w:r w:rsidRPr="00D25B3B">
        <w:t>Discover the latest articles, books and news in related subjects, suggested using machine learning.</w:t>
      </w:r>
    </w:p>
    <w:p w14:paraId="1340A931" w14:textId="77777777" w:rsidR="00D25B3B" w:rsidRPr="00D25B3B" w:rsidRDefault="00D25B3B" w:rsidP="00D25B3B">
      <w:pPr>
        <w:numPr>
          <w:ilvl w:val="0"/>
          <w:numId w:val="9"/>
        </w:numPr>
        <w:rPr>
          <w:b/>
          <w:bCs/>
        </w:rPr>
      </w:pPr>
      <w:hyperlink r:id="rId40" w:history="1">
        <w:r w:rsidRPr="00D25B3B">
          <w:rPr>
            <w:rStyle w:val="Hyperlink"/>
            <w:b/>
            <w:bCs/>
          </w:rPr>
          <w:t>Cohesion</w:t>
        </w:r>
      </w:hyperlink>
    </w:p>
    <w:p w14:paraId="32A77705" w14:textId="77777777" w:rsidR="00D25B3B" w:rsidRPr="00D25B3B" w:rsidRDefault="00D25B3B" w:rsidP="00D25B3B">
      <w:pPr>
        <w:numPr>
          <w:ilvl w:val="0"/>
          <w:numId w:val="9"/>
        </w:numPr>
        <w:rPr>
          <w:b/>
          <w:bCs/>
        </w:rPr>
      </w:pPr>
      <w:hyperlink r:id="rId41" w:history="1">
        <w:r w:rsidRPr="00D25B3B">
          <w:rPr>
            <w:rStyle w:val="Hyperlink"/>
            <w:b/>
            <w:bCs/>
          </w:rPr>
          <w:t>Development Aid</w:t>
        </w:r>
      </w:hyperlink>
    </w:p>
    <w:p w14:paraId="5D8DD9D3" w14:textId="77777777" w:rsidR="00D25B3B" w:rsidRPr="00D25B3B" w:rsidRDefault="00D25B3B" w:rsidP="00D25B3B">
      <w:pPr>
        <w:numPr>
          <w:ilvl w:val="0"/>
          <w:numId w:val="9"/>
        </w:numPr>
        <w:rPr>
          <w:b/>
          <w:bCs/>
        </w:rPr>
      </w:pPr>
      <w:hyperlink r:id="rId42" w:history="1">
        <w:r w:rsidRPr="00D25B3B">
          <w:rPr>
            <w:rStyle w:val="Hyperlink"/>
            <w:b/>
            <w:bCs/>
          </w:rPr>
          <w:t>Development Economics</w:t>
        </w:r>
      </w:hyperlink>
    </w:p>
    <w:p w14:paraId="25EA59C8" w14:textId="77777777" w:rsidR="00D25B3B" w:rsidRPr="00D25B3B" w:rsidRDefault="00D25B3B" w:rsidP="00D25B3B">
      <w:pPr>
        <w:numPr>
          <w:ilvl w:val="0"/>
          <w:numId w:val="9"/>
        </w:numPr>
        <w:rPr>
          <w:b/>
          <w:bCs/>
        </w:rPr>
      </w:pPr>
      <w:hyperlink r:id="rId43" w:history="1">
        <w:r w:rsidRPr="00D25B3B">
          <w:rPr>
            <w:rStyle w:val="Hyperlink"/>
            <w:b/>
            <w:bCs/>
          </w:rPr>
          <w:t>Development Finance</w:t>
        </w:r>
      </w:hyperlink>
    </w:p>
    <w:p w14:paraId="2A83173D" w14:textId="77777777" w:rsidR="00D25B3B" w:rsidRPr="00D25B3B" w:rsidRDefault="00D25B3B" w:rsidP="00D25B3B">
      <w:pPr>
        <w:numPr>
          <w:ilvl w:val="0"/>
          <w:numId w:val="9"/>
        </w:numPr>
        <w:rPr>
          <w:b/>
          <w:bCs/>
        </w:rPr>
      </w:pPr>
      <w:hyperlink r:id="rId44" w:history="1">
        <w:r w:rsidRPr="00D25B3B">
          <w:rPr>
            <w:rStyle w:val="Hyperlink"/>
            <w:b/>
            <w:bCs/>
          </w:rPr>
          <w:t>Project Management</w:t>
        </w:r>
      </w:hyperlink>
    </w:p>
    <w:p w14:paraId="021F40E0" w14:textId="77777777" w:rsidR="00D25B3B" w:rsidRPr="00D25B3B" w:rsidRDefault="00D25B3B" w:rsidP="00D25B3B">
      <w:pPr>
        <w:numPr>
          <w:ilvl w:val="0"/>
          <w:numId w:val="9"/>
        </w:numPr>
        <w:rPr>
          <w:b/>
          <w:bCs/>
        </w:rPr>
      </w:pPr>
      <w:hyperlink r:id="rId45" w:history="1">
        <w:r w:rsidRPr="00D25B3B">
          <w:rPr>
            <w:rStyle w:val="Hyperlink"/>
            <w:b/>
            <w:bCs/>
          </w:rPr>
          <w:t>Development Studies</w:t>
        </w:r>
      </w:hyperlink>
    </w:p>
    <w:p w14:paraId="04089052" w14:textId="77777777" w:rsidR="00D25B3B" w:rsidRPr="00D25B3B" w:rsidRDefault="00D25B3B" w:rsidP="00D25B3B">
      <w:pPr>
        <w:numPr>
          <w:ilvl w:val="0"/>
          <w:numId w:val="9"/>
        </w:numPr>
        <w:rPr>
          <w:b/>
          <w:bCs/>
        </w:rPr>
      </w:pPr>
      <w:hyperlink r:id="rId46" w:history="1">
        <w:r w:rsidRPr="00D25B3B">
          <w:rPr>
            <w:rStyle w:val="Hyperlink"/>
            <w:b/>
            <w:bCs/>
          </w:rPr>
          <w:t>Foreign Aid Dynamics and Development Outcomes</w:t>
        </w:r>
      </w:hyperlink>
    </w:p>
    <w:p w14:paraId="57953D15" w14:textId="77777777" w:rsidR="00D25B3B" w:rsidRPr="00D25B3B" w:rsidRDefault="00D25B3B" w:rsidP="00D25B3B">
      <w:pPr>
        <w:rPr>
          <w:b/>
          <w:bCs/>
        </w:rPr>
      </w:pPr>
      <w:r w:rsidRPr="00D25B3B">
        <w:rPr>
          <w:b/>
          <w:bCs/>
        </w:rPr>
        <w:t>Notes</w:t>
      </w:r>
    </w:p>
    <w:p w14:paraId="13552E4E" w14:textId="77777777" w:rsidR="00D25B3B" w:rsidRPr="00D25B3B" w:rsidRDefault="00D25B3B" w:rsidP="00D25B3B">
      <w:pPr>
        <w:numPr>
          <w:ilvl w:val="0"/>
          <w:numId w:val="10"/>
        </w:numPr>
      </w:pPr>
      <w:r w:rsidRPr="00D25B3B">
        <w:lastRenderedPageBreak/>
        <w:t>For related work on this issue in a very different context of aid projects in different communities in Pakistan, see Khwaja (</w:t>
      </w:r>
      <w:hyperlink r:id="rId47" w:anchor="ref-CR12" w:tooltip="Khwaja, A. I. (2009). Can Good Projects Succeed in Bad Communities?. Journal of Public Economics, 93, 899–916." w:history="1">
        <w:r w:rsidRPr="00D25B3B">
          <w:rPr>
            <w:rStyle w:val="Hyperlink"/>
          </w:rPr>
          <w:t>2009</w:t>
        </w:r>
      </w:hyperlink>
      <w:r w:rsidRPr="00D25B3B">
        <w:t>).</w:t>
      </w:r>
    </w:p>
    <w:p w14:paraId="45DE2F2B" w14:textId="77777777" w:rsidR="00D25B3B" w:rsidRPr="00D25B3B" w:rsidRDefault="00D25B3B" w:rsidP="00D25B3B">
      <w:pPr>
        <w:numPr>
          <w:ilvl w:val="0"/>
          <w:numId w:val="10"/>
        </w:numPr>
      </w:pPr>
      <w:r w:rsidRPr="00D25B3B">
        <w:t>World Bank projects can be assigned to multiple sectors, with an indication of the fraction of the project’s value in each sector. We follow DKK in assigning each project to its largest sector. In the ADB data we have information on only one sector per project, which is reflected in the table above.</w:t>
      </w:r>
    </w:p>
    <w:p w14:paraId="77C44D60" w14:textId="77777777" w:rsidR="00D25B3B" w:rsidRPr="00D25B3B" w:rsidRDefault="00D25B3B" w:rsidP="00D25B3B">
      <w:pPr>
        <w:numPr>
          <w:ilvl w:val="0"/>
          <w:numId w:val="10"/>
        </w:numPr>
      </w:pPr>
      <w:r w:rsidRPr="00D25B3B">
        <w:t>The lack of PCR ratings prior to 1995 explains the high share of projects (48 %) in our sample that receive detailed Project Performance Evaluation Reports (PPERs). From 1995 onwards, 292 out of 980 ADB projects have PPERs, for a rate of 30 % which is comparable to the WB.</w:t>
      </w:r>
    </w:p>
    <w:p w14:paraId="40D94407" w14:textId="77777777" w:rsidR="00D25B3B" w:rsidRPr="00D25B3B" w:rsidRDefault="00D25B3B" w:rsidP="00D25B3B">
      <w:pPr>
        <w:numPr>
          <w:ilvl w:val="0"/>
          <w:numId w:val="10"/>
        </w:numPr>
      </w:pPr>
      <w:r w:rsidRPr="00D25B3B">
        <w:t>Average project success rates vary across sectors, and the sectoral composition of projects differs slightly between the ADB and the WB. However, these differences are sufficiently small that they do not account for much of the difference in overall project success rates between the two institutions. Assuming ADB sector success rates and applying the WB Asia sector distribution results in a success rate of 64.0 % compared to the ADB baseline of 64.5 %. Similarly, assuming the WB sector success rates and applying ADB sector distribution results in a success rate of 77.3 % compared to a WB Asia baseline of 78.2 %. The different treatment of sustainability issues in evaluations in the World Bank and ADB in the 2000s may also explain part of the difference. Sustainability sub-ratings are generally somewhat lower than overall ratings in the ADB.</w:t>
      </w:r>
    </w:p>
    <w:p w14:paraId="6A138699" w14:textId="77777777" w:rsidR="00D25B3B" w:rsidRPr="00D25B3B" w:rsidRDefault="00D25B3B" w:rsidP="00D25B3B">
      <w:pPr>
        <w:numPr>
          <w:ilvl w:val="0"/>
          <w:numId w:val="10"/>
        </w:numPr>
      </w:pPr>
      <w:r w:rsidRPr="00D25B3B">
        <w:t>We cut off the analysis in 2007 due to the more limited number of projects to analyze from 2008 onwards, which artificially drives the R-squareds higher.</w:t>
      </w:r>
    </w:p>
    <w:p w14:paraId="0A1F956B" w14:textId="77777777" w:rsidR="00D25B3B" w:rsidRPr="00D25B3B" w:rsidRDefault="00D25B3B" w:rsidP="00D25B3B">
      <w:pPr>
        <w:numPr>
          <w:ilvl w:val="0"/>
          <w:numId w:val="10"/>
        </w:numPr>
      </w:pPr>
      <w:r w:rsidRPr="00D25B3B">
        <w:t>Summary statistics on all variables used in the empirical analysis can be found in Appendix Table </w:t>
      </w:r>
      <w:hyperlink r:id="rId48" w:anchor="Tab1" w:history="1">
        <w:r w:rsidRPr="00D25B3B">
          <w:rPr>
            <w:rStyle w:val="Hyperlink"/>
          </w:rPr>
          <w:t>1</w:t>
        </w:r>
      </w:hyperlink>
      <w:r w:rsidRPr="00D25B3B">
        <w:t>.</w:t>
      </w:r>
    </w:p>
    <w:p w14:paraId="78B3EAAE" w14:textId="77777777" w:rsidR="00D25B3B" w:rsidRPr="00D25B3B" w:rsidRDefault="00D25B3B" w:rsidP="00D25B3B">
      <w:pPr>
        <w:numPr>
          <w:ilvl w:val="0"/>
          <w:numId w:val="10"/>
        </w:numPr>
      </w:pPr>
      <w:r w:rsidRPr="00D25B3B">
        <w:t xml:space="preserve">We obtain broadly similar results if we use a linear probability model (as in DKK), or if we estimate an ordered probit model separately for the WB and the ADB, </w:t>
      </w:r>
      <w:proofErr w:type="gramStart"/>
      <w:r w:rsidRPr="00D25B3B">
        <w:t>so as to</w:t>
      </w:r>
      <w:proofErr w:type="gramEnd"/>
      <w:r w:rsidRPr="00D25B3B">
        <w:t xml:space="preserve"> use the information in the 1–6 scale of the WB and the 1–4 scale of the ADB ratings.</w:t>
      </w:r>
    </w:p>
    <w:p w14:paraId="293F19FC" w14:textId="77777777" w:rsidR="00D25B3B" w:rsidRPr="00D25B3B" w:rsidRDefault="00D25B3B" w:rsidP="00D25B3B">
      <w:pPr>
        <w:numPr>
          <w:ilvl w:val="0"/>
          <w:numId w:val="10"/>
        </w:numPr>
      </w:pPr>
      <w:r w:rsidRPr="00D25B3B">
        <w:t xml:space="preserve">As a further robustness check, we also estimated our specification for a sample that excluded ADB projects evaluated prior to 1995, </w:t>
      </w:r>
      <w:proofErr w:type="gramStart"/>
      <w:r w:rsidRPr="00D25B3B">
        <w:t>in order to</w:t>
      </w:r>
      <w:proofErr w:type="gramEnd"/>
      <w:r w:rsidRPr="00D25B3B">
        <w:t xml:space="preserve"> match the timing of the WB project sample. However, the results are very similar in this smaller sample, and so are not reported to conserve space.</w:t>
      </w:r>
    </w:p>
    <w:p w14:paraId="74D4AD4A" w14:textId="77777777" w:rsidR="00D25B3B" w:rsidRPr="00D25B3B" w:rsidRDefault="00D25B3B" w:rsidP="00D25B3B">
      <w:pPr>
        <w:numPr>
          <w:ilvl w:val="0"/>
          <w:numId w:val="10"/>
        </w:numPr>
      </w:pPr>
      <w:r w:rsidRPr="00D25B3B">
        <w:t xml:space="preserve">Note that since every variable in the regression, including the unreported sector and period dummies, enters both directly and as an interaction with a dummy for ADB projects, this means that our specification is equivalent to estimating </w:t>
      </w:r>
      <w:r w:rsidRPr="00D25B3B">
        <w:lastRenderedPageBreak/>
        <w:t>separate regressions for the two institutions. We estimate the pooled regression with interactions only to facilitate testing the null hypothesis of equal slopes across the two institutions.</w:t>
      </w:r>
    </w:p>
    <w:p w14:paraId="1E08DA6F" w14:textId="77777777" w:rsidR="00D25B3B" w:rsidRPr="00D25B3B" w:rsidRDefault="00D25B3B" w:rsidP="00D25B3B">
      <w:pPr>
        <w:numPr>
          <w:ilvl w:val="0"/>
          <w:numId w:val="10"/>
        </w:numPr>
      </w:pPr>
      <w:r w:rsidRPr="00D25B3B">
        <w:t xml:space="preserve">The ADB produces a similar set of assessments, but only for poorer client countries eligible for concessional lending from the Asian Development Fund. In contrast, the WB produces its CPIA assessments for all </w:t>
      </w:r>
      <w:proofErr w:type="gramStart"/>
      <w:r w:rsidRPr="00D25B3B">
        <w:t>clients, but</w:t>
      </w:r>
      <w:proofErr w:type="gramEnd"/>
      <w:r w:rsidRPr="00D25B3B">
        <w:t xml:space="preserve"> discloses them publicly only for concessional borrowers. For concessional borrowers in Asia, the WB and ADB CPIA ratings are quite highly correlated.</w:t>
      </w:r>
    </w:p>
    <w:p w14:paraId="54B09330" w14:textId="77777777" w:rsidR="00D25B3B" w:rsidRPr="00D25B3B" w:rsidRDefault="00D25B3B" w:rsidP="00D25B3B">
      <w:pPr>
        <w:numPr>
          <w:ilvl w:val="0"/>
          <w:numId w:val="10"/>
        </w:numPr>
      </w:pPr>
      <w:r w:rsidRPr="00D25B3B">
        <w:t>It is important to emphasize that we are looking at </w:t>
      </w:r>
      <w:r w:rsidRPr="00D25B3B">
        <w:rPr>
          <w:i/>
          <w:iCs/>
        </w:rPr>
        <w:t>planned</w:t>
      </w:r>
      <w:r w:rsidRPr="00D25B3B">
        <w:t> project length, not </w:t>
      </w:r>
      <w:r w:rsidRPr="00D25B3B">
        <w:rPr>
          <w:i/>
          <w:iCs/>
        </w:rPr>
        <w:t>actual</w:t>
      </w:r>
      <w:r w:rsidRPr="00D25B3B">
        <w:t> project length. Complex projects may get restructured or cut off and then rated unsuccessful. As components get canceled, the actual project length may be quite short.</w:t>
      </w:r>
    </w:p>
    <w:p w14:paraId="150B817D" w14:textId="77777777" w:rsidR="00D25B3B" w:rsidRPr="00D25B3B" w:rsidRDefault="00D25B3B" w:rsidP="00D25B3B">
      <w:pPr>
        <w:numPr>
          <w:ilvl w:val="0"/>
          <w:numId w:val="10"/>
        </w:numPr>
      </w:pPr>
      <w:r w:rsidRPr="00D25B3B">
        <w:t>A potential concern here is that some of the difference between disbursements and commitments could reflect exchange rate fluctuations on loans denominated in currencies other than US dollars, that then are converted back to US dollars for recording purposes. To guard against this possibility, we also repeated our results, but dropping all log differences between disbursements and commitments that were less than 25 % in absolute value, so that the remaining “large” differences are more likely to be due to deliberate choices to scale down or scale up the project. Doing so has little effect on our results.</w:t>
      </w:r>
    </w:p>
    <w:p w14:paraId="75736535" w14:textId="77777777" w:rsidR="00D25B3B" w:rsidRPr="00D25B3B" w:rsidRDefault="00D25B3B" w:rsidP="00D25B3B">
      <w:pPr>
        <w:numPr>
          <w:ilvl w:val="0"/>
          <w:numId w:val="10"/>
        </w:numPr>
      </w:pPr>
      <w:r w:rsidRPr="00D25B3B">
        <w:t>Interestingly, investment lending projects tend to receive lower ratings in Columns (1) and (2) which do not include project-level controls -- indicating that investment lending projects tend to have other characteristics such as longer planned length and longer implementation delays that are associated with worse performance. Once these attributes are held fixed, investment lending projects do better on average. Note that this sign reversal holds true only for WB projects. In Columns (1) and (2) the ADB interaction enters significantly positively, and with an estimated coefficient that is larger in absolute value than the direct effect. This means that, even without controlling for other project characteristics, investment lending projects do not receive lower ratings on average in the ADB.</w:t>
      </w:r>
    </w:p>
    <w:p w14:paraId="66FEA96C" w14:textId="77777777" w:rsidR="00D25B3B" w:rsidRPr="00D25B3B" w:rsidRDefault="00D25B3B" w:rsidP="00D25B3B">
      <w:pPr>
        <w:numPr>
          <w:ilvl w:val="0"/>
          <w:numId w:val="10"/>
        </w:numPr>
      </w:pPr>
      <w:r w:rsidRPr="00D25B3B">
        <w:t xml:space="preserve">Note that the figures in this sentence are not the inverses of the figures in the previous sentence. This is because the average across projects of years per project manager is not the same as the average across projects of project managers per year. Note also that our figure of average tenure of 1.9 years for the ADB, derived from 10 years of interim progress report data from 2000 onwards, is similar to 1.7 years found by an analysis of staff tenure data of 375 PVRs </w:t>
      </w:r>
      <w:r w:rsidRPr="00D25B3B">
        <w:lastRenderedPageBreak/>
        <w:t>(IED </w:t>
      </w:r>
      <w:hyperlink r:id="rId49" w:anchor="ref-CR9" w:tooltip="IED Independent Evaluation Department (2015). 2015 annual evaluation review. Manila: Asian Development Bank." w:history="1">
        <w:r w:rsidRPr="00D25B3B">
          <w:rPr>
            <w:rStyle w:val="Hyperlink"/>
          </w:rPr>
          <w:t>2015</w:t>
        </w:r>
      </w:hyperlink>
      <w:r w:rsidRPr="00D25B3B">
        <w:t>). This suggests that the limited availablility of pre-2000 data in our sample does not seriously affect our estimate of average turnover.</w:t>
      </w:r>
    </w:p>
    <w:p w14:paraId="52B68826" w14:textId="77777777" w:rsidR="00D25B3B" w:rsidRPr="00D25B3B" w:rsidRDefault="00D25B3B" w:rsidP="00D25B3B">
      <w:pPr>
        <w:numPr>
          <w:ilvl w:val="0"/>
          <w:numId w:val="10"/>
        </w:numPr>
      </w:pPr>
      <w:r w:rsidRPr="00D25B3B">
        <w:t>This difference should not be over-interpreted as a sign of greater candor on the part of WB project managers, as it simply is an unconditional probability. Controlling for the same set of project characteristics included in the regressions in Table </w:t>
      </w:r>
      <w:hyperlink r:id="rId50" w:anchor="Tab2" w:history="1">
        <w:r w:rsidRPr="00D25B3B">
          <w:rPr>
            <w:rStyle w:val="Hyperlink"/>
          </w:rPr>
          <w:t>2</w:t>
        </w:r>
      </w:hyperlink>
      <w:r w:rsidRPr="00D25B3B">
        <w:t>, we do not find that the rate of unsatisfactory self-assessments in the first half of project life is significantly different between the two institutions.</w:t>
      </w:r>
    </w:p>
    <w:p w14:paraId="3F91F392" w14:textId="77777777" w:rsidR="00D25B3B" w:rsidRPr="00D25B3B" w:rsidRDefault="00D25B3B" w:rsidP="00D25B3B">
      <w:pPr>
        <w:numPr>
          <w:ilvl w:val="0"/>
          <w:numId w:val="10"/>
        </w:numPr>
      </w:pPr>
      <w:r w:rsidRPr="00D25B3B">
        <w:t>Optimism bias is a well-known feature of project management (Flyvbjerg </w:t>
      </w:r>
      <w:hyperlink r:id="rId51" w:anchor="ref-CR5" w:tooltip="Flyvbjerg, B. (2006). From Nobel Prize to Project Management: Getting Risks Right. Project Management Journal, 37(3), 5–15." w:history="1">
        <w:r w:rsidRPr="00D25B3B">
          <w:rPr>
            <w:rStyle w:val="Hyperlink"/>
          </w:rPr>
          <w:t>2006</w:t>
        </w:r>
      </w:hyperlink>
      <w:r w:rsidRPr="00D25B3B">
        <w:t>; Siemiatycki </w:t>
      </w:r>
      <w:hyperlink r:id="rId52" w:anchor="ref-CR17" w:tooltip="Siemiatycki, M. (2010). Managing Optimism Biases in the Delivery of Large-Infrastructure Projects: A Corporate Performance Benchmarking Approach. European Journal of Transport and Infrastructure Research, 10(1), 30–41." w:history="1">
        <w:r w:rsidRPr="00D25B3B">
          <w:rPr>
            <w:rStyle w:val="Hyperlink"/>
          </w:rPr>
          <w:t>2010</w:t>
        </w:r>
      </w:hyperlink>
      <w:r w:rsidRPr="00D25B3B">
        <w:t>; Kolkma </w:t>
      </w:r>
      <w:hyperlink r:id="rId53" w:anchor="ref-CR16" w:tooltip="Kolkma, W. (1999). Work in Progress: The Hidden Dimensions of Monitoring and Planning in Pakistan. West Lafayette: Purdue University Press." w:history="1">
        <w:r w:rsidRPr="00D25B3B">
          <w:rPr>
            <w:rStyle w:val="Hyperlink"/>
          </w:rPr>
          <w:t>1999</w:t>
        </w:r>
      </w:hyperlink>
      <w:r w:rsidRPr="00D25B3B">
        <w:t>).</w:t>
      </w:r>
    </w:p>
    <w:p w14:paraId="5D39F2BE" w14:textId="77777777" w:rsidR="00D25B3B" w:rsidRPr="00D25B3B" w:rsidRDefault="00D25B3B" w:rsidP="00D25B3B">
      <w:pPr>
        <w:numPr>
          <w:ilvl w:val="0"/>
          <w:numId w:val="10"/>
        </w:numPr>
      </w:pPr>
      <w:r w:rsidRPr="00D25B3B">
        <w:t>All World Bank projects in our sample have first half ratings. Including the warning ratings reduces the ADB sample significantly while including the project manager track record variable reduces the sample size for both institutions. The regression results reported below focus only on a sample with observations for both variables. Running separate regressions for each increases the number of observations but does not significantly alter the results.</w:t>
      </w:r>
    </w:p>
    <w:p w14:paraId="13224089" w14:textId="77777777" w:rsidR="00D25B3B" w:rsidRPr="00D25B3B" w:rsidRDefault="00D25B3B" w:rsidP="00D25B3B">
      <w:pPr>
        <w:numPr>
          <w:ilvl w:val="0"/>
          <w:numId w:val="10"/>
        </w:numPr>
      </w:pPr>
      <w:r w:rsidRPr="00D25B3B">
        <w:t>A potential concern here is that, despite the presence of country-level control variables in the regression, some project managers tend to work in “difficult” countries, and this in turn lowers the measured track record of the project manager. This however turns out not to be a factor -- the project manager track record variable remains strongly significant even when country fixed effects are included in the regressions.</w:t>
      </w:r>
    </w:p>
    <w:p w14:paraId="2412959F" w14:textId="77777777" w:rsidR="00D25B3B" w:rsidRPr="00D25B3B" w:rsidRDefault="00D25B3B" w:rsidP="00D25B3B">
      <w:pPr>
        <w:numPr>
          <w:ilvl w:val="0"/>
          <w:numId w:val="10"/>
        </w:numPr>
      </w:pPr>
      <w:r w:rsidRPr="00D25B3B">
        <w:t>It is worth noting that including the first half interim project outcome ratings helps to control for some of the omitted variable bias problems that clouded the interpretation of other project-level correlates discussed above. This is because this indicator captures information observable to the project manager at the time about likely deficiencies in the project that are hard to measure ex post. The fact that coefficients on most of the other project-level variables retain their size and significance is therefore encouraging that these potential omitted-variable biases may not be too severe.</w:t>
      </w:r>
    </w:p>
    <w:p w14:paraId="7802C408" w14:textId="77777777" w:rsidR="00D25B3B" w:rsidRPr="00D25B3B" w:rsidRDefault="00D25B3B" w:rsidP="00D25B3B">
      <w:pPr>
        <w:numPr>
          <w:ilvl w:val="0"/>
          <w:numId w:val="10"/>
        </w:numPr>
      </w:pPr>
      <w:r w:rsidRPr="00D25B3B">
        <w:t xml:space="preserve">Specifically, </w:t>
      </w:r>
      <w:proofErr w:type="gramStart"/>
      <w:r w:rsidRPr="00D25B3B">
        <w:t>if  is</w:t>
      </w:r>
      <w:proofErr w:type="gramEnd"/>
      <w:r w:rsidRPr="00D25B3B">
        <w:t xml:space="preserve"> the percent of the duration of project </w:t>
      </w:r>
      <w:r w:rsidRPr="00D25B3B">
        <w:rPr>
          <w:i/>
          <w:iCs/>
        </w:rPr>
        <w:t>j</w:t>
      </w:r>
      <w:r w:rsidRPr="00D25B3B">
        <w:t> for which </w:t>
      </w:r>
      <w:r w:rsidRPr="00D25B3B">
        <w:rPr>
          <w:i/>
          <w:iCs/>
        </w:rPr>
        <w:t>i</w:t>
      </w:r>
      <w:r w:rsidRPr="00D25B3B">
        <w:t> was the manager and </w:t>
      </w:r>
      <w:r w:rsidRPr="00D25B3B">
        <w:rPr>
          <w:i/>
          <w:iCs/>
        </w:rPr>
        <w:t>PR</w:t>
      </w:r>
      <w:r w:rsidRPr="00D25B3B">
        <w:t> </w:t>
      </w:r>
      <w:r w:rsidRPr="00D25B3B">
        <w:rPr>
          <w:i/>
          <w:iCs/>
          <w:vertAlign w:val="subscript"/>
        </w:rPr>
        <w:t>j</w:t>
      </w:r>
      <w:r w:rsidRPr="00D25B3B">
        <w:rPr>
          <w:vertAlign w:val="subscript"/>
        </w:rPr>
        <w:t> </w:t>
      </w:r>
      <w:r w:rsidRPr="00D25B3B">
        <w:t>is the rating for project </w:t>
      </w:r>
      <w:r w:rsidRPr="00D25B3B">
        <w:rPr>
          <w:i/>
          <w:iCs/>
        </w:rPr>
        <w:t>j</w:t>
      </w:r>
      <w:r w:rsidRPr="00D25B3B">
        <w:t>, then our default measure of the track record of project manager </w:t>
      </w:r>
      <w:r w:rsidRPr="00D25B3B">
        <w:rPr>
          <w:i/>
          <w:iCs/>
        </w:rPr>
        <w:t>i</w:t>
      </w:r>
      <w:r w:rsidRPr="00D25B3B">
        <w:t> is:  and the track record of the project J management team is</w:t>
      </w:r>
      <w:proofErr w:type="gramStart"/>
      <w:r w:rsidRPr="00D25B3B">
        <w:t>: .</w:t>
      </w:r>
      <w:proofErr w:type="gramEnd"/>
      <w:r w:rsidRPr="00D25B3B">
        <w:t xml:space="preserve"> Alternative #1 excludes from </w:t>
      </w:r>
      <w:r w:rsidRPr="00D25B3B">
        <w:rPr>
          <w:i/>
          <w:iCs/>
        </w:rPr>
        <w:t>R</w:t>
      </w:r>
      <w:r w:rsidRPr="00D25B3B">
        <w:t> </w:t>
      </w:r>
      <w:r w:rsidRPr="00D25B3B">
        <w:rPr>
          <w:i/>
          <w:iCs/>
          <w:vertAlign w:val="subscript"/>
        </w:rPr>
        <w:t>i</w:t>
      </w:r>
      <w:r w:rsidRPr="00D25B3B">
        <w:rPr>
          <w:vertAlign w:val="subscript"/>
        </w:rPr>
        <w:t> </w:t>
      </w:r>
      <w:r w:rsidRPr="00D25B3B">
        <w:t>all projects for which </w:t>
      </w:r>
      <w:r w:rsidRPr="00D25B3B">
        <w:rPr>
          <w:i/>
          <w:iCs/>
        </w:rPr>
        <w:t>i</w:t>
      </w:r>
      <w:r w:rsidRPr="00D25B3B">
        <w:t> was the last manager. Alternative #2 excludes the last project manager from the calculation of </w:t>
      </w:r>
      <w:r w:rsidRPr="00D25B3B">
        <w:rPr>
          <w:i/>
          <w:iCs/>
        </w:rPr>
        <w:t>R</w:t>
      </w:r>
      <w:r w:rsidRPr="00D25B3B">
        <w:t> </w:t>
      </w:r>
      <w:r w:rsidRPr="00D25B3B">
        <w:rPr>
          <w:i/>
          <w:iCs/>
          <w:vertAlign w:val="superscript"/>
        </w:rPr>
        <w:t>J</w:t>
      </w:r>
      <w:r w:rsidRPr="00D25B3B">
        <w:t>.</w:t>
      </w:r>
    </w:p>
    <w:p w14:paraId="1D276DDB" w14:textId="77777777" w:rsidR="00D25B3B" w:rsidRPr="00D25B3B" w:rsidRDefault="00D25B3B" w:rsidP="00D25B3B">
      <w:pPr>
        <w:numPr>
          <w:ilvl w:val="0"/>
          <w:numId w:val="10"/>
        </w:numPr>
      </w:pPr>
      <w:r w:rsidRPr="00D25B3B">
        <w:t xml:space="preserve">While such turnover can be beneficial for the project in question, it may not be beneficial for the entire portfolio of projects the ADB or the WB are </w:t>
      </w:r>
      <w:r w:rsidRPr="00D25B3B">
        <w:lastRenderedPageBreak/>
        <w:t>implementing. This aggregate effect will depend on both (a) what happens to the other projects the incoming project manager is also working on -- it could be that the additional claims of the new project on the project manager’s attention come at the expense of the other projects in his or her portfolio, and (b) what happens to the outgoing project manager, who may instead be put in charge of other projects.</w:t>
      </w:r>
    </w:p>
    <w:p w14:paraId="0CAE2348" w14:textId="77777777" w:rsidR="00D25B3B" w:rsidRPr="00D25B3B" w:rsidRDefault="00D25B3B" w:rsidP="00D25B3B">
      <w:pPr>
        <w:rPr>
          <w:b/>
          <w:bCs/>
        </w:rPr>
      </w:pPr>
      <w:r w:rsidRPr="00D25B3B">
        <w:rPr>
          <w:b/>
          <w:bCs/>
        </w:rPr>
        <w:t>References</w:t>
      </w:r>
    </w:p>
    <w:p w14:paraId="0F8C47E4" w14:textId="77777777" w:rsidR="00D25B3B" w:rsidRPr="00D25B3B" w:rsidRDefault="00D25B3B" w:rsidP="00D25B3B">
      <w:pPr>
        <w:numPr>
          <w:ilvl w:val="0"/>
          <w:numId w:val="11"/>
        </w:numPr>
      </w:pPr>
      <w:r w:rsidRPr="00D25B3B">
        <w:t>Chauvet, L., Collier, P. and Fuster, A. (2015). </w:t>
      </w:r>
      <w:r w:rsidRPr="00D25B3B">
        <w:rPr>
          <w:i/>
          <w:iCs/>
        </w:rPr>
        <w:t>Supervision and project performance: A principal-agent approach</w:t>
      </w:r>
      <w:r w:rsidRPr="00D25B3B">
        <w:t>. Working Papers DT/2015/04, DIAL (Developpement, Institutions et Mondialisation)</w:t>
      </w:r>
    </w:p>
    <w:p w14:paraId="13AEBB4A" w14:textId="77777777" w:rsidR="00D25B3B" w:rsidRPr="00D25B3B" w:rsidRDefault="00D25B3B" w:rsidP="00D25B3B">
      <w:pPr>
        <w:numPr>
          <w:ilvl w:val="0"/>
          <w:numId w:val="11"/>
        </w:numPr>
      </w:pPr>
      <w:r w:rsidRPr="00D25B3B">
        <w:t>Denizer, C., Kaufmann, D., and Kraay, A. (2013). Good Countries or Good Projects? Macro and Micro Correlates of World Bank Project Outcomes. </w:t>
      </w:r>
      <w:r w:rsidRPr="00D25B3B">
        <w:rPr>
          <w:i/>
          <w:iCs/>
        </w:rPr>
        <w:t>Journal of Development Economics, 105</w:t>
      </w:r>
      <w:r w:rsidRPr="00D25B3B">
        <w:t>, 288–302</w:t>
      </w:r>
    </w:p>
    <w:p w14:paraId="3153C7F9" w14:textId="77777777" w:rsidR="00D25B3B" w:rsidRPr="00D25B3B" w:rsidRDefault="00D25B3B" w:rsidP="00D25B3B">
      <w:pPr>
        <w:numPr>
          <w:ilvl w:val="0"/>
          <w:numId w:val="11"/>
        </w:numPr>
      </w:pPr>
      <w:r w:rsidRPr="00D25B3B">
        <w:t>Dollar, D. and Levin, V. (2005). </w:t>
      </w:r>
      <w:r w:rsidRPr="00D25B3B">
        <w:rPr>
          <w:i/>
          <w:iCs/>
        </w:rPr>
        <w:t>Sowing and reaping: institutional quality and project outcomes in developing countries</w:t>
      </w:r>
      <w:r w:rsidRPr="00D25B3B">
        <w:t>, Policy Research Working Paper Series 3524, The World Bank.</w:t>
      </w:r>
    </w:p>
    <w:p w14:paraId="762B56DF" w14:textId="77777777" w:rsidR="00D25B3B" w:rsidRPr="00D25B3B" w:rsidRDefault="00D25B3B" w:rsidP="00D25B3B">
      <w:pPr>
        <w:numPr>
          <w:ilvl w:val="0"/>
          <w:numId w:val="11"/>
        </w:numPr>
      </w:pPr>
      <w:r w:rsidRPr="00D25B3B">
        <w:t>Dollar, D., &amp; Svensson, J. (2000). What Explains the Success and Failure of Structural Adjustment Programs? </w:t>
      </w:r>
      <w:r w:rsidRPr="00D25B3B">
        <w:rPr>
          <w:i/>
          <w:iCs/>
        </w:rPr>
        <w:t>The Economic Journal, 110</w:t>
      </w:r>
      <w:r w:rsidRPr="00D25B3B">
        <w:t>, 894–917.</w:t>
      </w:r>
    </w:p>
    <w:p w14:paraId="77B0AAC9" w14:textId="77777777" w:rsidR="00D25B3B" w:rsidRPr="00D25B3B" w:rsidRDefault="00D25B3B" w:rsidP="00D25B3B">
      <w:pPr>
        <w:rPr>
          <w:b/>
          <w:bCs/>
        </w:rPr>
      </w:pPr>
      <w:hyperlink r:id="rId54" w:history="1">
        <w:r w:rsidRPr="00D25B3B">
          <w:rPr>
            <w:rStyle w:val="Hyperlink"/>
            <w:b/>
            <w:bCs/>
          </w:rPr>
          <w:t>Article</w:t>
        </w:r>
      </w:hyperlink>
      <w:r w:rsidRPr="00D25B3B">
        <w:rPr>
          <w:b/>
          <w:bCs/>
        </w:rPr>
        <w:t> </w:t>
      </w:r>
      <w:hyperlink r:id="rId55" w:history="1">
        <w:r w:rsidRPr="00D25B3B">
          <w:rPr>
            <w:rStyle w:val="Hyperlink"/>
            <w:b/>
            <w:bCs/>
          </w:rPr>
          <w:t>Google Scholar</w:t>
        </w:r>
      </w:hyperlink>
      <w:r w:rsidRPr="00D25B3B">
        <w:rPr>
          <w:b/>
          <w:bCs/>
        </w:rPr>
        <w:t> </w:t>
      </w:r>
    </w:p>
    <w:p w14:paraId="4F94D1F0" w14:textId="77777777" w:rsidR="00D25B3B" w:rsidRPr="00D25B3B" w:rsidRDefault="00D25B3B" w:rsidP="00D25B3B">
      <w:pPr>
        <w:numPr>
          <w:ilvl w:val="0"/>
          <w:numId w:val="11"/>
        </w:numPr>
      </w:pPr>
      <w:r w:rsidRPr="00D25B3B">
        <w:t>Flyvbjerg, B. (2006). From Nobel Prize to Project Management: Getting Risks Right. </w:t>
      </w:r>
      <w:r w:rsidRPr="00D25B3B">
        <w:rPr>
          <w:i/>
          <w:iCs/>
        </w:rPr>
        <w:t>Project Management Journal, 37</w:t>
      </w:r>
      <w:r w:rsidRPr="00D25B3B">
        <w:t>(3), 5–15.</w:t>
      </w:r>
    </w:p>
    <w:p w14:paraId="1B46B3D7" w14:textId="77777777" w:rsidR="00D25B3B" w:rsidRPr="00D25B3B" w:rsidRDefault="00D25B3B" w:rsidP="00D25B3B">
      <w:pPr>
        <w:rPr>
          <w:b/>
          <w:bCs/>
        </w:rPr>
      </w:pPr>
      <w:hyperlink r:id="rId56" w:history="1">
        <w:r w:rsidRPr="00D25B3B">
          <w:rPr>
            <w:rStyle w:val="Hyperlink"/>
            <w:b/>
            <w:bCs/>
          </w:rPr>
          <w:t>Google Scholar</w:t>
        </w:r>
      </w:hyperlink>
      <w:r w:rsidRPr="00D25B3B">
        <w:rPr>
          <w:b/>
          <w:bCs/>
        </w:rPr>
        <w:t> </w:t>
      </w:r>
    </w:p>
    <w:p w14:paraId="026DF5CF" w14:textId="77777777" w:rsidR="00D25B3B" w:rsidRPr="00D25B3B" w:rsidRDefault="00D25B3B" w:rsidP="00D25B3B">
      <w:pPr>
        <w:numPr>
          <w:ilvl w:val="0"/>
          <w:numId w:val="11"/>
        </w:numPr>
      </w:pPr>
      <w:r w:rsidRPr="00D25B3B">
        <w:t>Gelb, A. (2010). </w:t>
      </w:r>
      <w:r w:rsidRPr="00D25B3B">
        <w:rPr>
          <w:i/>
          <w:iCs/>
        </w:rPr>
        <w:t>How can donors create incentives for results and flexibility for fragile states? A Proposal for IDA</w:t>
      </w:r>
      <w:r w:rsidRPr="00D25B3B">
        <w:t>. Center for Global Development, Working Paper No. 227.</w:t>
      </w:r>
    </w:p>
    <w:p w14:paraId="4F7BAA3D" w14:textId="77777777" w:rsidR="00D25B3B" w:rsidRPr="00D25B3B" w:rsidRDefault="00D25B3B" w:rsidP="00D25B3B">
      <w:pPr>
        <w:numPr>
          <w:ilvl w:val="0"/>
          <w:numId w:val="11"/>
        </w:numPr>
      </w:pPr>
      <w:r w:rsidRPr="00D25B3B">
        <w:t>Geli, P., Aart, K. and Hoveida, N. (2014). </w:t>
      </w:r>
      <w:r w:rsidRPr="00D25B3B">
        <w:rPr>
          <w:i/>
          <w:iCs/>
        </w:rPr>
        <w:t>Predicting Active World Bank Project Outcomes</w:t>
      </w:r>
      <w:r w:rsidRPr="00D25B3B">
        <w:t>. World Bank Policy Research Working Paper No. 7001.</w:t>
      </w:r>
    </w:p>
    <w:p w14:paraId="563ECE29" w14:textId="77777777" w:rsidR="00D25B3B" w:rsidRPr="00D25B3B" w:rsidRDefault="00D25B3B" w:rsidP="00D25B3B">
      <w:pPr>
        <w:numPr>
          <w:ilvl w:val="0"/>
          <w:numId w:val="11"/>
        </w:numPr>
      </w:pPr>
      <w:r w:rsidRPr="00D25B3B">
        <w:t>Guillaumont, P. and Laajaj, R. (2006). </w:t>
      </w:r>
      <w:r w:rsidRPr="00D25B3B">
        <w:rPr>
          <w:i/>
          <w:iCs/>
        </w:rPr>
        <w:t>When Instability Increases the Effectiveness of Aid Projects</w:t>
      </w:r>
      <w:r w:rsidRPr="00D25B3B">
        <w:t>. World Bank Policy Research Working Paper No. 4034.</w:t>
      </w:r>
    </w:p>
    <w:p w14:paraId="4277F03B" w14:textId="77777777" w:rsidR="00D25B3B" w:rsidRPr="00D25B3B" w:rsidRDefault="00D25B3B" w:rsidP="00D25B3B">
      <w:pPr>
        <w:numPr>
          <w:ilvl w:val="0"/>
          <w:numId w:val="11"/>
        </w:numPr>
      </w:pPr>
      <w:r w:rsidRPr="00D25B3B">
        <w:t>IED Independent Evaluation Department (2015). </w:t>
      </w:r>
      <w:r w:rsidRPr="00D25B3B">
        <w:rPr>
          <w:i/>
          <w:iCs/>
        </w:rPr>
        <w:t>2015 annual evaluation review</w:t>
      </w:r>
      <w:r w:rsidRPr="00D25B3B">
        <w:t>. Manila: Asian Development Bank.</w:t>
      </w:r>
    </w:p>
    <w:p w14:paraId="0E47F282" w14:textId="77777777" w:rsidR="00D25B3B" w:rsidRPr="00D25B3B" w:rsidRDefault="00D25B3B" w:rsidP="00D25B3B">
      <w:pPr>
        <w:numPr>
          <w:ilvl w:val="0"/>
          <w:numId w:val="11"/>
        </w:numPr>
      </w:pPr>
      <w:r w:rsidRPr="00D25B3B">
        <w:t xml:space="preserve">Isham, J., &amp; Kaufmann, D. (1999). The Forgotten Rationale </w:t>
      </w:r>
      <w:proofErr w:type="gramStart"/>
      <w:r w:rsidRPr="00D25B3B">
        <w:t>For</w:t>
      </w:r>
      <w:proofErr w:type="gramEnd"/>
      <w:r w:rsidRPr="00D25B3B">
        <w:t xml:space="preserve"> Policy Reform: The Productivity of Investment Projects. </w:t>
      </w:r>
      <w:r w:rsidRPr="00D25B3B">
        <w:rPr>
          <w:i/>
          <w:iCs/>
        </w:rPr>
        <w:t>The Quarterly Journal of Economics, 114</w:t>
      </w:r>
      <w:r w:rsidRPr="00D25B3B">
        <w:t>(1), 149–184.MIT Press</w:t>
      </w:r>
    </w:p>
    <w:p w14:paraId="792F2E5A" w14:textId="77777777" w:rsidR="00D25B3B" w:rsidRPr="00D25B3B" w:rsidRDefault="00D25B3B" w:rsidP="00D25B3B">
      <w:pPr>
        <w:rPr>
          <w:b/>
          <w:bCs/>
        </w:rPr>
      </w:pPr>
      <w:hyperlink r:id="rId57" w:history="1">
        <w:r w:rsidRPr="00D25B3B">
          <w:rPr>
            <w:rStyle w:val="Hyperlink"/>
            <w:b/>
            <w:bCs/>
          </w:rPr>
          <w:t>Article</w:t>
        </w:r>
      </w:hyperlink>
      <w:r w:rsidRPr="00D25B3B">
        <w:rPr>
          <w:b/>
          <w:bCs/>
        </w:rPr>
        <w:t> </w:t>
      </w:r>
      <w:hyperlink r:id="rId58" w:history="1">
        <w:r w:rsidRPr="00D25B3B">
          <w:rPr>
            <w:rStyle w:val="Hyperlink"/>
            <w:b/>
            <w:bCs/>
          </w:rPr>
          <w:t>Google Scholar</w:t>
        </w:r>
      </w:hyperlink>
      <w:r w:rsidRPr="00D25B3B">
        <w:rPr>
          <w:b/>
          <w:bCs/>
        </w:rPr>
        <w:t> </w:t>
      </w:r>
    </w:p>
    <w:p w14:paraId="22123DB0" w14:textId="77777777" w:rsidR="00D25B3B" w:rsidRPr="00D25B3B" w:rsidRDefault="00D25B3B" w:rsidP="00D25B3B">
      <w:pPr>
        <w:numPr>
          <w:ilvl w:val="0"/>
          <w:numId w:val="11"/>
        </w:numPr>
      </w:pPr>
      <w:r w:rsidRPr="00D25B3B">
        <w:t>Isham, J., Kaufmann, D. and Pritchett, L. (1997). Civil Liberties, Democracy, and the Performance of Government Projects, </w:t>
      </w:r>
      <w:r w:rsidRPr="00D25B3B">
        <w:rPr>
          <w:i/>
          <w:iCs/>
        </w:rPr>
        <w:t>World Bank Economic Review, 11</w:t>
      </w:r>
      <w:r w:rsidRPr="00D25B3B">
        <w:t>(2), 219–242.</w:t>
      </w:r>
    </w:p>
    <w:p w14:paraId="30D560AE" w14:textId="77777777" w:rsidR="00D25B3B" w:rsidRPr="00D25B3B" w:rsidRDefault="00D25B3B" w:rsidP="00D25B3B">
      <w:pPr>
        <w:numPr>
          <w:ilvl w:val="0"/>
          <w:numId w:val="11"/>
        </w:numPr>
      </w:pPr>
      <w:r w:rsidRPr="00D25B3B">
        <w:t xml:space="preserve">Khwaja, A. I. (2009). Can Good Projects Succeed in Bad </w:t>
      </w:r>
      <w:proofErr w:type="gramStart"/>
      <w:r w:rsidRPr="00D25B3B">
        <w:t>Communities?.</w:t>
      </w:r>
      <w:proofErr w:type="gramEnd"/>
      <w:r w:rsidRPr="00D25B3B">
        <w:t> </w:t>
      </w:r>
      <w:r w:rsidRPr="00D25B3B">
        <w:rPr>
          <w:i/>
          <w:iCs/>
        </w:rPr>
        <w:t>Journal of Public Economics, 93</w:t>
      </w:r>
      <w:r w:rsidRPr="00D25B3B">
        <w:t>, 899–916.</w:t>
      </w:r>
    </w:p>
    <w:p w14:paraId="04EAC197" w14:textId="77777777" w:rsidR="00D25B3B" w:rsidRPr="00D25B3B" w:rsidRDefault="00D25B3B" w:rsidP="00D25B3B">
      <w:pPr>
        <w:numPr>
          <w:ilvl w:val="0"/>
          <w:numId w:val="11"/>
        </w:numPr>
      </w:pPr>
      <w:r w:rsidRPr="00D25B3B">
        <w:t>Kilby, C. (2000). Supervision and Performance: The Case of World Bank Projects. </w:t>
      </w:r>
      <w:r w:rsidRPr="00D25B3B">
        <w:rPr>
          <w:i/>
          <w:iCs/>
        </w:rPr>
        <w:t>Journal of Development Economics, 62</w:t>
      </w:r>
      <w:r w:rsidRPr="00D25B3B">
        <w:t>, 233–259.</w:t>
      </w:r>
    </w:p>
    <w:p w14:paraId="3D11712F" w14:textId="77777777" w:rsidR="00D25B3B" w:rsidRPr="00D25B3B" w:rsidRDefault="00D25B3B" w:rsidP="00D25B3B">
      <w:pPr>
        <w:numPr>
          <w:ilvl w:val="0"/>
          <w:numId w:val="11"/>
        </w:numPr>
      </w:pPr>
      <w:r w:rsidRPr="00D25B3B">
        <w:t>Kilby, C. (2013). The Political Economy of Project Preparation: An Empirical Analysis of World Bank Projects. </w:t>
      </w:r>
      <w:r w:rsidRPr="00D25B3B">
        <w:rPr>
          <w:i/>
          <w:iCs/>
        </w:rPr>
        <w:t>Journal of Development Economics., 105</w:t>
      </w:r>
      <w:r w:rsidRPr="00D25B3B">
        <w:t>, 211–225.</w:t>
      </w:r>
    </w:p>
    <w:p w14:paraId="612FDBCF" w14:textId="77777777" w:rsidR="00D25B3B" w:rsidRPr="00D25B3B" w:rsidRDefault="00D25B3B" w:rsidP="00D25B3B">
      <w:pPr>
        <w:numPr>
          <w:ilvl w:val="0"/>
          <w:numId w:val="11"/>
        </w:numPr>
      </w:pPr>
      <w:r w:rsidRPr="00D25B3B">
        <w:t>Kilby, C. (2015). The Impact of World Bank Preparation on Project Outcomes. </w:t>
      </w:r>
      <w:r w:rsidRPr="00D25B3B">
        <w:rPr>
          <w:i/>
          <w:iCs/>
        </w:rPr>
        <w:t>Journal of Development Economics, 115</w:t>
      </w:r>
      <w:r w:rsidRPr="00D25B3B">
        <w:t>, 111–123.</w:t>
      </w:r>
    </w:p>
    <w:p w14:paraId="041075D6" w14:textId="77777777" w:rsidR="00D25B3B" w:rsidRPr="00D25B3B" w:rsidRDefault="00D25B3B" w:rsidP="00D25B3B">
      <w:pPr>
        <w:numPr>
          <w:ilvl w:val="0"/>
          <w:numId w:val="11"/>
        </w:numPr>
      </w:pPr>
      <w:r w:rsidRPr="00D25B3B">
        <w:t>Kolkma, W. (1999). </w:t>
      </w:r>
      <w:r w:rsidRPr="00D25B3B">
        <w:rPr>
          <w:i/>
          <w:iCs/>
        </w:rPr>
        <w:t>Work in Progress: The Hidden Dimensions of Monitoring and Planning in Pakistan.</w:t>
      </w:r>
      <w:r w:rsidRPr="00D25B3B">
        <w:t> West Lafayette: Purdue University Press.</w:t>
      </w:r>
    </w:p>
    <w:p w14:paraId="068539DC" w14:textId="77777777" w:rsidR="00D25B3B" w:rsidRPr="00D25B3B" w:rsidRDefault="00D25B3B" w:rsidP="00D25B3B">
      <w:pPr>
        <w:rPr>
          <w:b/>
          <w:bCs/>
        </w:rPr>
      </w:pPr>
      <w:hyperlink r:id="rId59" w:history="1">
        <w:r w:rsidRPr="00D25B3B">
          <w:rPr>
            <w:rStyle w:val="Hyperlink"/>
            <w:b/>
            <w:bCs/>
          </w:rPr>
          <w:t>Google Scholar</w:t>
        </w:r>
      </w:hyperlink>
      <w:r w:rsidRPr="00D25B3B">
        <w:rPr>
          <w:b/>
          <w:bCs/>
        </w:rPr>
        <w:t> </w:t>
      </w:r>
    </w:p>
    <w:p w14:paraId="4009595B" w14:textId="77777777" w:rsidR="00D25B3B" w:rsidRPr="00D25B3B" w:rsidRDefault="00D25B3B" w:rsidP="00D25B3B">
      <w:pPr>
        <w:numPr>
          <w:ilvl w:val="0"/>
          <w:numId w:val="11"/>
        </w:numPr>
      </w:pPr>
      <w:r w:rsidRPr="00D25B3B">
        <w:t>Siemiatycki, M. (2010). Managing Optimism Biases in the Delivery of Large-Infrastructure Projects: A Corporate Performance Benchmarking Approach. </w:t>
      </w:r>
      <w:r w:rsidRPr="00D25B3B">
        <w:rPr>
          <w:i/>
          <w:iCs/>
        </w:rPr>
        <w:t>European Journal of Transport and Infrastructure Research, 10</w:t>
      </w:r>
      <w:r w:rsidRPr="00D25B3B">
        <w:t>(1), 30–41.</w:t>
      </w:r>
    </w:p>
    <w:p w14:paraId="41B5C6E2" w14:textId="77777777" w:rsidR="00D25B3B" w:rsidRPr="00D25B3B" w:rsidRDefault="00D25B3B" w:rsidP="00D25B3B">
      <w:pPr>
        <w:numPr>
          <w:ilvl w:val="0"/>
          <w:numId w:val="11"/>
        </w:numPr>
      </w:pPr>
      <w:r w:rsidRPr="00D25B3B">
        <w:t>Smets, L., Knack, S., &amp; Molenaers, N. (2013). Political Ideology, Quality at Entry and the Success of Economic Reform Programs. </w:t>
      </w:r>
      <w:r w:rsidRPr="00D25B3B">
        <w:rPr>
          <w:i/>
          <w:iCs/>
        </w:rPr>
        <w:t>The Review of International Organizations, 8</w:t>
      </w:r>
      <w:r w:rsidRPr="00D25B3B">
        <w:t>, 447–476.</w:t>
      </w:r>
    </w:p>
    <w:p w14:paraId="759BA93C" w14:textId="77777777" w:rsidR="00D25B3B" w:rsidRPr="00D25B3B" w:rsidRDefault="00D25B3B" w:rsidP="00D25B3B">
      <w:pPr>
        <w:rPr>
          <w:b/>
          <w:bCs/>
        </w:rPr>
      </w:pPr>
      <w:hyperlink r:id="rId60" w:history="1">
        <w:r w:rsidRPr="00D25B3B">
          <w:rPr>
            <w:rStyle w:val="Hyperlink"/>
            <w:b/>
            <w:bCs/>
          </w:rPr>
          <w:t>Article</w:t>
        </w:r>
      </w:hyperlink>
      <w:r w:rsidRPr="00D25B3B">
        <w:rPr>
          <w:b/>
          <w:bCs/>
        </w:rPr>
        <w:t> </w:t>
      </w:r>
      <w:hyperlink r:id="rId61" w:history="1">
        <w:r w:rsidRPr="00D25B3B">
          <w:rPr>
            <w:rStyle w:val="Hyperlink"/>
            <w:b/>
            <w:bCs/>
          </w:rPr>
          <w:t>Google Scholar</w:t>
        </w:r>
      </w:hyperlink>
      <w:r w:rsidRPr="00D25B3B">
        <w:rPr>
          <w:b/>
          <w:bCs/>
        </w:rPr>
        <w:t> </w:t>
      </w:r>
    </w:p>
    <w:p w14:paraId="6FB85A88" w14:textId="77777777" w:rsidR="00D25B3B" w:rsidRPr="00D25B3B" w:rsidRDefault="00D25B3B" w:rsidP="00D25B3B">
      <w:pPr>
        <w:numPr>
          <w:ilvl w:val="0"/>
          <w:numId w:val="11"/>
        </w:numPr>
      </w:pPr>
      <w:r w:rsidRPr="00D25B3B">
        <w:t>World Bank (1991). </w:t>
      </w:r>
      <w:r w:rsidRPr="00D25B3B">
        <w:rPr>
          <w:i/>
          <w:iCs/>
        </w:rPr>
        <w:t>World Development Report 1991: The Challenge of Development.</w:t>
      </w:r>
      <w:r w:rsidRPr="00D25B3B">
        <w:t> New York: Oxford University Press.</w:t>
      </w:r>
    </w:p>
    <w:p w14:paraId="0E75F770" w14:textId="77777777" w:rsidR="00D25B3B" w:rsidRPr="00D25B3B" w:rsidRDefault="00D25B3B" w:rsidP="00D25B3B">
      <w:pPr>
        <w:rPr>
          <w:b/>
          <w:bCs/>
        </w:rPr>
      </w:pPr>
      <w:hyperlink r:id="rId62" w:history="1">
        <w:r w:rsidRPr="00D25B3B">
          <w:rPr>
            <w:rStyle w:val="Hyperlink"/>
            <w:b/>
            <w:bCs/>
          </w:rPr>
          <w:t>Book</w:t>
        </w:r>
      </w:hyperlink>
      <w:r w:rsidRPr="00D25B3B">
        <w:rPr>
          <w:b/>
          <w:bCs/>
        </w:rPr>
        <w:t> </w:t>
      </w:r>
      <w:hyperlink r:id="rId63" w:history="1">
        <w:r w:rsidRPr="00D25B3B">
          <w:rPr>
            <w:rStyle w:val="Hyperlink"/>
            <w:b/>
            <w:bCs/>
          </w:rPr>
          <w:t>Google Scholar</w:t>
        </w:r>
      </w:hyperlink>
      <w:r w:rsidRPr="00D25B3B">
        <w:rPr>
          <w:b/>
          <w:bCs/>
        </w:rPr>
        <w:t> </w:t>
      </w:r>
    </w:p>
    <w:p w14:paraId="5EA24A0B" w14:textId="77777777" w:rsidR="00D25B3B" w:rsidRPr="00D25B3B" w:rsidRDefault="00D25B3B" w:rsidP="00D25B3B">
      <w:hyperlink r:id="rId64" w:history="1">
        <w:r w:rsidRPr="00D25B3B">
          <w:rPr>
            <w:rStyle w:val="Hyperlink"/>
            <w:b/>
            <w:bCs/>
          </w:rPr>
          <w:t>Download references</w:t>
        </w:r>
      </w:hyperlink>
    </w:p>
    <w:p w14:paraId="12FF7758" w14:textId="77777777" w:rsidR="00D25B3B" w:rsidRPr="00D25B3B" w:rsidRDefault="00D25B3B" w:rsidP="00D25B3B">
      <w:pPr>
        <w:rPr>
          <w:b/>
          <w:bCs/>
        </w:rPr>
      </w:pPr>
      <w:r w:rsidRPr="00D25B3B">
        <w:rPr>
          <w:b/>
          <w:bCs/>
        </w:rPr>
        <w:t>Acknowledgments</w:t>
      </w:r>
    </w:p>
    <w:p w14:paraId="6D921B4C" w14:textId="77777777" w:rsidR="00D25B3B" w:rsidRPr="00D25B3B" w:rsidRDefault="00D25B3B" w:rsidP="00D25B3B">
      <w:r w:rsidRPr="00D25B3B">
        <w:t xml:space="preserve">The authors are grateful to Adele Casorla for help compiling the data of the Independent Evaluation Department of the Asian Development Bank, and to Adele Casorla, Luis Serven, Ganesh Rauniyar, Vinod Thomas, Jiro Tominaga, and Hans Van Rijn for helpful comments on earlier drafts, and to the Editor and two anonymous referees for very helpful feedback. The views expressed here are the authors’ and do not reflect the </w:t>
      </w:r>
      <w:r w:rsidRPr="00D25B3B">
        <w:lastRenderedPageBreak/>
        <w:t>official views of the World Bank, the Asian Development Bank, their Executive Directors, or the countries they represent.</w:t>
      </w:r>
    </w:p>
    <w:p w14:paraId="192E1285" w14:textId="77777777" w:rsidR="00D25B3B" w:rsidRPr="00D25B3B" w:rsidRDefault="00D25B3B" w:rsidP="00D25B3B">
      <w:pPr>
        <w:rPr>
          <w:b/>
          <w:bCs/>
        </w:rPr>
      </w:pPr>
      <w:r w:rsidRPr="00D25B3B">
        <w:rPr>
          <w:b/>
          <w:bCs/>
        </w:rPr>
        <w:t>Author information</w:t>
      </w:r>
    </w:p>
    <w:p w14:paraId="17893EFA" w14:textId="77777777" w:rsidR="00D25B3B" w:rsidRPr="00D25B3B" w:rsidRDefault="00D25B3B" w:rsidP="00D25B3B">
      <w:pPr>
        <w:rPr>
          <w:b/>
          <w:bCs/>
        </w:rPr>
      </w:pPr>
      <w:r w:rsidRPr="00D25B3B">
        <w:rPr>
          <w:b/>
          <w:bCs/>
        </w:rPr>
        <w:t>Authors and Affiliations</w:t>
      </w:r>
    </w:p>
    <w:p w14:paraId="0741BB50" w14:textId="77777777" w:rsidR="00D25B3B" w:rsidRPr="00D25B3B" w:rsidRDefault="00D25B3B" w:rsidP="00D25B3B">
      <w:pPr>
        <w:numPr>
          <w:ilvl w:val="0"/>
          <w:numId w:val="12"/>
        </w:numPr>
        <w:rPr>
          <w:b/>
          <w:bCs/>
        </w:rPr>
      </w:pPr>
      <w:r w:rsidRPr="00D25B3B">
        <w:rPr>
          <w:b/>
          <w:bCs/>
        </w:rPr>
        <w:t>Harvard Kennedy School, Cambridge, MA, 02138, USA</w:t>
      </w:r>
    </w:p>
    <w:p w14:paraId="7FBBB244" w14:textId="77777777" w:rsidR="00D25B3B" w:rsidRPr="00D25B3B" w:rsidRDefault="00D25B3B" w:rsidP="00D25B3B">
      <w:r w:rsidRPr="00D25B3B">
        <w:t>David Bulman</w:t>
      </w:r>
    </w:p>
    <w:p w14:paraId="5EB2E279" w14:textId="77777777" w:rsidR="00D25B3B" w:rsidRPr="00D25B3B" w:rsidRDefault="00D25B3B" w:rsidP="00D25B3B">
      <w:pPr>
        <w:numPr>
          <w:ilvl w:val="0"/>
          <w:numId w:val="12"/>
        </w:numPr>
        <w:rPr>
          <w:b/>
          <w:bCs/>
        </w:rPr>
      </w:pPr>
      <w:r w:rsidRPr="00D25B3B">
        <w:rPr>
          <w:b/>
          <w:bCs/>
        </w:rPr>
        <w:t>World Bank, 1818 H Street NW, Washington D.C., USA</w:t>
      </w:r>
    </w:p>
    <w:p w14:paraId="0FA71AE5" w14:textId="77777777" w:rsidR="00D25B3B" w:rsidRPr="00D25B3B" w:rsidRDefault="00D25B3B" w:rsidP="00D25B3B">
      <w:r w:rsidRPr="00D25B3B">
        <w:t>David Bulman &amp; Aart Kraay</w:t>
      </w:r>
    </w:p>
    <w:p w14:paraId="18BF7BFD" w14:textId="77777777" w:rsidR="00D25B3B" w:rsidRPr="00D25B3B" w:rsidRDefault="00D25B3B" w:rsidP="00D25B3B">
      <w:pPr>
        <w:numPr>
          <w:ilvl w:val="0"/>
          <w:numId w:val="12"/>
        </w:numPr>
        <w:rPr>
          <w:b/>
          <w:bCs/>
        </w:rPr>
      </w:pPr>
      <w:r w:rsidRPr="00D25B3B">
        <w:rPr>
          <w:b/>
          <w:bCs/>
        </w:rPr>
        <w:t>Independent Evaluation, Asian Development Bank, Manila, Philippines</w:t>
      </w:r>
    </w:p>
    <w:p w14:paraId="0504669D" w14:textId="77777777" w:rsidR="00D25B3B" w:rsidRPr="00D25B3B" w:rsidRDefault="00D25B3B" w:rsidP="00D25B3B">
      <w:r w:rsidRPr="00D25B3B">
        <w:t>Walter Kolkma</w:t>
      </w:r>
    </w:p>
    <w:p w14:paraId="14E15660" w14:textId="77777777" w:rsidR="00D25B3B" w:rsidRPr="00D25B3B" w:rsidRDefault="00D25B3B" w:rsidP="00D25B3B">
      <w:pPr>
        <w:rPr>
          <w:b/>
          <w:bCs/>
        </w:rPr>
      </w:pPr>
      <w:r w:rsidRPr="00D25B3B">
        <w:rPr>
          <w:b/>
          <w:bCs/>
        </w:rPr>
        <w:t>Corresponding author</w:t>
      </w:r>
    </w:p>
    <w:p w14:paraId="23BB6357" w14:textId="77777777" w:rsidR="00D25B3B" w:rsidRPr="00D25B3B" w:rsidRDefault="00D25B3B" w:rsidP="00D25B3B">
      <w:r w:rsidRPr="00D25B3B">
        <w:t>Correspondence to </w:t>
      </w:r>
      <w:hyperlink r:id="rId65" w:history="1">
        <w:r w:rsidRPr="00D25B3B">
          <w:rPr>
            <w:rStyle w:val="Hyperlink"/>
          </w:rPr>
          <w:t>Aart Kraay</w:t>
        </w:r>
      </w:hyperlink>
      <w:r w:rsidRPr="00D25B3B">
        <w:t>.</w:t>
      </w:r>
    </w:p>
    <w:p w14:paraId="66DEB880" w14:textId="77777777" w:rsidR="00D25B3B" w:rsidRPr="00D25B3B" w:rsidRDefault="00D25B3B" w:rsidP="00D25B3B">
      <w:pPr>
        <w:rPr>
          <w:b/>
          <w:bCs/>
        </w:rPr>
      </w:pPr>
      <w:r w:rsidRPr="00D25B3B">
        <w:rPr>
          <w:b/>
          <w:bCs/>
        </w:rPr>
        <w:t>Electronic Supplementary Material</w:t>
      </w:r>
    </w:p>
    <w:p w14:paraId="0958F3AD" w14:textId="77777777" w:rsidR="00D25B3B" w:rsidRPr="00D25B3B" w:rsidRDefault="00D25B3B" w:rsidP="00D25B3B">
      <w:pPr>
        <w:rPr>
          <w:b/>
          <w:bCs/>
        </w:rPr>
      </w:pPr>
      <w:hyperlink r:id="rId66" w:history="1">
        <w:r w:rsidRPr="00D25B3B">
          <w:rPr>
            <w:rStyle w:val="Hyperlink"/>
            <w:b/>
            <w:bCs/>
          </w:rPr>
          <w:t>ESM 1</w:t>
        </w:r>
      </w:hyperlink>
    </w:p>
    <w:p w14:paraId="3488D9EA" w14:textId="77777777" w:rsidR="00D25B3B" w:rsidRPr="00D25B3B" w:rsidRDefault="00D25B3B" w:rsidP="00D25B3B">
      <w:r w:rsidRPr="00D25B3B">
        <w:t>(PDF .97 mb)</w:t>
      </w:r>
    </w:p>
    <w:p w14:paraId="011CA3FA" w14:textId="77777777" w:rsidR="00D25B3B" w:rsidRPr="00D25B3B" w:rsidRDefault="00D25B3B" w:rsidP="00D25B3B">
      <w:pPr>
        <w:rPr>
          <w:b/>
          <w:bCs/>
        </w:rPr>
      </w:pPr>
      <w:r w:rsidRPr="00D25B3B">
        <w:rPr>
          <w:b/>
          <w:bCs/>
        </w:rPr>
        <w:t>Appendix</w:t>
      </w:r>
    </w:p>
    <w:p w14:paraId="42CB699D" w14:textId="77777777" w:rsidR="00D25B3B" w:rsidRPr="00D25B3B" w:rsidRDefault="00D25B3B" w:rsidP="00D25B3B">
      <w:pPr>
        <w:rPr>
          <w:b/>
          <w:bCs/>
        </w:rPr>
      </w:pPr>
      <w:r w:rsidRPr="00D25B3B">
        <w:rPr>
          <w:b/>
          <w:bCs/>
        </w:rPr>
        <w:t>Appendix</w:t>
      </w:r>
    </w:p>
    <w:p w14:paraId="109F83EE" w14:textId="77777777" w:rsidR="00D25B3B" w:rsidRPr="00D25B3B" w:rsidRDefault="00D25B3B" w:rsidP="00D25B3B">
      <w:r w:rsidRPr="00D25B3B">
        <w:rPr>
          <w:b/>
          <w:bCs/>
        </w:rPr>
        <w:t>Table 6 Descriptive Statistics</w:t>
      </w:r>
    </w:p>
    <w:p w14:paraId="529502DF" w14:textId="77777777" w:rsidR="00D25B3B" w:rsidRPr="00D25B3B" w:rsidRDefault="00D25B3B" w:rsidP="00D25B3B">
      <w:hyperlink r:id="rId67" w:history="1">
        <w:r w:rsidRPr="00D25B3B">
          <w:rPr>
            <w:rStyle w:val="Hyperlink"/>
            <w:b/>
            <w:bCs/>
          </w:rPr>
          <w:t>Full size table</w:t>
        </w:r>
      </w:hyperlink>
    </w:p>
    <w:p w14:paraId="399C14CE" w14:textId="77777777" w:rsidR="00D25B3B" w:rsidRPr="00D25B3B" w:rsidRDefault="00D25B3B" w:rsidP="00D25B3B">
      <w:pPr>
        <w:rPr>
          <w:b/>
          <w:bCs/>
        </w:rPr>
      </w:pPr>
      <w:r w:rsidRPr="00D25B3B">
        <w:rPr>
          <w:b/>
          <w:bCs/>
        </w:rPr>
        <w:t>Rights and permissions</w:t>
      </w:r>
    </w:p>
    <w:p w14:paraId="33D6FCFA" w14:textId="77777777" w:rsidR="00D25B3B" w:rsidRPr="00D25B3B" w:rsidRDefault="00D25B3B" w:rsidP="00D25B3B">
      <w:hyperlink r:id="rId68" w:history="1">
        <w:r w:rsidRPr="00D25B3B">
          <w:rPr>
            <w:rStyle w:val="Hyperlink"/>
          </w:rPr>
          <w:t>Reprints and permissions</w:t>
        </w:r>
      </w:hyperlink>
    </w:p>
    <w:p w14:paraId="59B3CA00" w14:textId="77777777" w:rsidR="00D25B3B" w:rsidRPr="00D25B3B" w:rsidRDefault="00D25B3B" w:rsidP="00D25B3B">
      <w:pPr>
        <w:rPr>
          <w:b/>
          <w:bCs/>
        </w:rPr>
      </w:pPr>
      <w:r w:rsidRPr="00D25B3B">
        <w:rPr>
          <w:b/>
          <w:bCs/>
        </w:rPr>
        <w:t>About this article</w:t>
      </w:r>
    </w:p>
    <w:p w14:paraId="61595144" w14:textId="3555A1AE" w:rsidR="00D25B3B" w:rsidRPr="00D25B3B" w:rsidRDefault="00D25B3B" w:rsidP="00D25B3B">
      <w:r w:rsidRPr="00D25B3B">
        <mc:AlternateContent>
          <mc:Choice Requires="wps">
            <w:drawing>
              <wp:inline distT="0" distB="0" distL="0" distR="0" wp14:anchorId="6A16E9CC" wp14:editId="6E5B082D">
                <wp:extent cx="542925" cy="771525"/>
                <wp:effectExtent l="0" t="0" r="0" b="0"/>
                <wp:docPr id="1084319113" name="Rectangle 10" descr="Check for updates. Verify currency and authenticity via CrossMark">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2925" cy="77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05828" id="Rectangle 10" o:spid="_x0000_s1026" alt="Check for updates. Verify currency and authenticity via CrossMark" href="https://crossmark.crossref.org/dialog/?doi=10.1007/s11558-016-9256-x" target="&quot;_blank&quot;" style="width:42.75pt;height:6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" o:button="t" filled="f" stroked="f">
                <v:fill o:detectmouseclick="t"/>
                <o:lock v:ext="edit" aspectratio="t"/>
                <w10:anchorlock/>
              </v:rect>
            </w:pict>
          </mc:Fallback>
        </mc:AlternateContent>
      </w:r>
    </w:p>
    <w:p w14:paraId="3A8F93CA" w14:textId="77777777" w:rsidR="00D25B3B" w:rsidRPr="00D25B3B" w:rsidRDefault="00D25B3B" w:rsidP="00D25B3B">
      <w:pPr>
        <w:rPr>
          <w:b/>
          <w:bCs/>
        </w:rPr>
      </w:pPr>
      <w:r w:rsidRPr="00D25B3B">
        <w:rPr>
          <w:b/>
          <w:bCs/>
        </w:rPr>
        <w:t>Cite this article</w:t>
      </w:r>
    </w:p>
    <w:p w14:paraId="3125906A" w14:textId="77777777" w:rsidR="00D25B3B" w:rsidRPr="00D25B3B" w:rsidRDefault="00D25B3B" w:rsidP="00D25B3B">
      <w:r w:rsidRPr="00D25B3B">
        <w:t xml:space="preserve">Bulman, D., Kolkma, W. &amp; Kraay, A. Good countries or good projects? Comparing macro and micro correlates of World Bank and Asian Development Bank project </w:t>
      </w:r>
      <w:r w:rsidRPr="00D25B3B">
        <w:lastRenderedPageBreak/>
        <w:t>performance. </w:t>
      </w:r>
      <w:r w:rsidRPr="00D25B3B">
        <w:rPr>
          <w:i/>
          <w:iCs/>
        </w:rPr>
        <w:t>Rev Int Organ</w:t>
      </w:r>
      <w:r w:rsidRPr="00D25B3B">
        <w:t> </w:t>
      </w:r>
      <w:r w:rsidRPr="00D25B3B">
        <w:rPr>
          <w:b/>
          <w:bCs/>
        </w:rPr>
        <w:t>12</w:t>
      </w:r>
      <w:r w:rsidRPr="00D25B3B">
        <w:t>, 335–363 (2017). https://doi.org/10.1007/s11558-016-9256-x</w:t>
      </w:r>
    </w:p>
    <w:p w14:paraId="53D67CF0" w14:textId="77777777" w:rsidR="00D25B3B" w:rsidRPr="00D25B3B" w:rsidRDefault="00D25B3B" w:rsidP="00D25B3B"/>
    <w:p w14:paraId="08F5B028" w14:textId="77777777" w:rsidR="00D25B3B" w:rsidRDefault="00D25B3B"/>
    <w:p w14:paraId="0C713FE2" w14:textId="77777777" w:rsidR="00D25B3B" w:rsidRDefault="00D25B3B"/>
    <w:p w14:paraId="5F6D8B95" w14:textId="77777777" w:rsidR="00D25B3B" w:rsidRPr="00D25B3B" w:rsidRDefault="00D25B3B" w:rsidP="00D25B3B">
      <w:pPr>
        <w:rPr>
          <w:b/>
          <w:bCs/>
        </w:rPr>
      </w:pPr>
      <w:r w:rsidRPr="00D25B3B">
        <w:rPr>
          <w:b/>
          <w:bCs/>
        </w:rPr>
        <w:t>Table 6 Descriptive Statistics</w:t>
      </w:r>
    </w:p>
    <w:p w14:paraId="0890B703" w14:textId="77777777" w:rsidR="00D25B3B" w:rsidRPr="00D25B3B" w:rsidRDefault="00D25B3B" w:rsidP="00D25B3B">
      <w:pPr>
        <w:rPr>
          <w:b/>
          <w:bCs/>
        </w:rPr>
      </w:pPr>
      <w:r w:rsidRPr="00D25B3B">
        <w:rPr>
          <w:b/>
          <w:bCs/>
        </w:rPr>
        <w:t>From: </w:t>
      </w:r>
      <w:hyperlink r:id="rId70" w:history="1">
        <w:r w:rsidRPr="00D25B3B">
          <w:rPr>
            <w:rStyle w:val="Hyperlink"/>
            <w:b/>
            <w:bCs/>
          </w:rPr>
          <w:t>Good countries or good projects? Comparing macro and micro correlates of World Bank and Asian Development Bank project performance</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5135"/>
        <w:gridCol w:w="1005"/>
        <w:gridCol w:w="1294"/>
        <w:gridCol w:w="890"/>
        <w:gridCol w:w="1177"/>
        <w:gridCol w:w="1516"/>
        <w:gridCol w:w="1043"/>
      </w:tblGrid>
      <w:tr w:rsidR="00D25B3B" w:rsidRPr="00D25B3B" w14:paraId="273A08C4"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32C9A670" w14:textId="77777777" w:rsidR="00D25B3B" w:rsidRPr="00D25B3B" w:rsidRDefault="00D25B3B" w:rsidP="00D25B3B">
            <w:pPr>
              <w:rPr>
                <w:b/>
                <w:bCs/>
              </w:rPr>
            </w:pPr>
            <w:r w:rsidRPr="00D25B3B">
              <w:rPr>
                <w:b/>
                <w:bCs/>
              </w:rPr>
              <w:t> </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7D02E0F0" w14:textId="77777777" w:rsidR="00D25B3B" w:rsidRPr="00D25B3B" w:rsidRDefault="00D25B3B" w:rsidP="00D25B3B">
            <w:pPr>
              <w:rPr>
                <w:b/>
                <w:bCs/>
              </w:rPr>
            </w:pPr>
            <w:r w:rsidRPr="00D25B3B">
              <w:rPr>
                <w:b/>
                <w:bCs/>
              </w:rPr>
              <w:t>World Bank</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727C579D" w14:textId="77777777" w:rsidR="00D25B3B" w:rsidRPr="00D25B3B" w:rsidRDefault="00D25B3B" w:rsidP="00D25B3B">
            <w:pPr>
              <w:rPr>
                <w:b/>
                <w:bCs/>
              </w:rPr>
            </w:pPr>
            <w:r w:rsidRPr="00D25B3B">
              <w:rPr>
                <w:b/>
                <w:bCs/>
              </w:rPr>
              <w:t>Asian Development Bank</w:t>
            </w:r>
          </w:p>
        </w:tc>
      </w:tr>
      <w:tr w:rsidR="00D25B3B" w:rsidRPr="00D25B3B" w14:paraId="712DC456"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786EFBE0" w14:textId="77777777" w:rsidR="00D25B3B" w:rsidRPr="00D25B3B" w:rsidRDefault="00D25B3B" w:rsidP="00D25B3B">
            <w:pPr>
              <w:rPr>
                <w:b/>
                <w:bCs/>
              </w:rPr>
            </w:pPr>
            <w:r w:rsidRPr="00D25B3B">
              <w:rPr>
                <w:b/>
                <w:bCs/>
              </w:rPr>
              <w:t> </w:t>
            </w:r>
          </w:p>
        </w:tc>
        <w:tc>
          <w:tcPr>
            <w:tcW w:w="0" w:type="auto"/>
            <w:tcBorders>
              <w:bottom w:val="single" w:sz="18" w:space="0" w:color="01324B"/>
              <w:right w:val="single" w:sz="6" w:space="0" w:color="D5D5D5"/>
            </w:tcBorders>
            <w:tcMar>
              <w:top w:w="90" w:type="dxa"/>
              <w:left w:w="90" w:type="dxa"/>
              <w:bottom w:w="90" w:type="dxa"/>
              <w:right w:w="90" w:type="dxa"/>
            </w:tcMar>
            <w:hideMark/>
          </w:tcPr>
          <w:p w14:paraId="54C1B4D0" w14:textId="77777777" w:rsidR="00D25B3B" w:rsidRPr="00D25B3B" w:rsidRDefault="00D25B3B" w:rsidP="00D25B3B">
            <w:pPr>
              <w:rPr>
                <w:b/>
                <w:bCs/>
              </w:rPr>
            </w:pPr>
            <w:r w:rsidRPr="00D25B3B">
              <w:rPr>
                <w:b/>
                <w:bCs/>
              </w:rPr>
              <w:t>Mean</w:t>
            </w:r>
          </w:p>
        </w:tc>
        <w:tc>
          <w:tcPr>
            <w:tcW w:w="0" w:type="auto"/>
            <w:tcBorders>
              <w:bottom w:val="single" w:sz="18" w:space="0" w:color="01324B"/>
              <w:right w:val="single" w:sz="6" w:space="0" w:color="D5D5D5"/>
            </w:tcBorders>
            <w:tcMar>
              <w:top w:w="90" w:type="dxa"/>
              <w:left w:w="90" w:type="dxa"/>
              <w:bottom w:w="90" w:type="dxa"/>
              <w:right w:w="90" w:type="dxa"/>
            </w:tcMar>
            <w:hideMark/>
          </w:tcPr>
          <w:p w14:paraId="264273E5" w14:textId="77777777" w:rsidR="00D25B3B" w:rsidRPr="00D25B3B" w:rsidRDefault="00D25B3B" w:rsidP="00D25B3B">
            <w:pPr>
              <w:rPr>
                <w:b/>
                <w:bCs/>
              </w:rPr>
            </w:pPr>
            <w:r w:rsidRPr="00D25B3B">
              <w:rPr>
                <w:b/>
                <w:bCs/>
              </w:rPr>
              <w:t>St. Dev.</w:t>
            </w:r>
          </w:p>
        </w:tc>
        <w:tc>
          <w:tcPr>
            <w:tcW w:w="0" w:type="auto"/>
            <w:tcBorders>
              <w:bottom w:val="single" w:sz="18" w:space="0" w:color="01324B"/>
              <w:right w:val="single" w:sz="6" w:space="0" w:color="D5D5D5"/>
            </w:tcBorders>
            <w:tcMar>
              <w:top w:w="90" w:type="dxa"/>
              <w:left w:w="90" w:type="dxa"/>
              <w:bottom w:w="90" w:type="dxa"/>
              <w:right w:w="90" w:type="dxa"/>
            </w:tcMar>
            <w:hideMark/>
          </w:tcPr>
          <w:p w14:paraId="5E64D3FC" w14:textId="77777777" w:rsidR="00D25B3B" w:rsidRPr="00D25B3B" w:rsidRDefault="00D25B3B" w:rsidP="00D25B3B">
            <w:pPr>
              <w:rPr>
                <w:b/>
                <w:bCs/>
              </w:rPr>
            </w:pPr>
            <w:r w:rsidRPr="00D25B3B">
              <w:rPr>
                <w:b/>
                <w:bCs/>
              </w:rPr>
              <w:t>Obs.</w:t>
            </w:r>
          </w:p>
        </w:tc>
        <w:tc>
          <w:tcPr>
            <w:tcW w:w="0" w:type="auto"/>
            <w:tcBorders>
              <w:bottom w:val="single" w:sz="18" w:space="0" w:color="01324B"/>
              <w:right w:val="single" w:sz="6" w:space="0" w:color="D5D5D5"/>
            </w:tcBorders>
            <w:tcMar>
              <w:top w:w="90" w:type="dxa"/>
              <w:left w:w="90" w:type="dxa"/>
              <w:bottom w:w="90" w:type="dxa"/>
              <w:right w:w="90" w:type="dxa"/>
            </w:tcMar>
            <w:hideMark/>
          </w:tcPr>
          <w:p w14:paraId="5D254270" w14:textId="77777777" w:rsidR="00D25B3B" w:rsidRPr="00D25B3B" w:rsidRDefault="00D25B3B" w:rsidP="00D25B3B">
            <w:pPr>
              <w:rPr>
                <w:b/>
                <w:bCs/>
              </w:rPr>
            </w:pPr>
            <w:r w:rsidRPr="00D25B3B">
              <w:rPr>
                <w:b/>
                <w:bCs/>
              </w:rPr>
              <w:t>Mean</w:t>
            </w:r>
          </w:p>
        </w:tc>
        <w:tc>
          <w:tcPr>
            <w:tcW w:w="0" w:type="auto"/>
            <w:tcBorders>
              <w:bottom w:val="single" w:sz="18" w:space="0" w:color="01324B"/>
              <w:right w:val="single" w:sz="6" w:space="0" w:color="D5D5D5"/>
            </w:tcBorders>
            <w:tcMar>
              <w:top w:w="90" w:type="dxa"/>
              <w:left w:w="90" w:type="dxa"/>
              <w:bottom w:w="90" w:type="dxa"/>
              <w:right w:w="90" w:type="dxa"/>
            </w:tcMar>
            <w:hideMark/>
          </w:tcPr>
          <w:p w14:paraId="79729EFF" w14:textId="77777777" w:rsidR="00D25B3B" w:rsidRPr="00D25B3B" w:rsidRDefault="00D25B3B" w:rsidP="00D25B3B">
            <w:pPr>
              <w:rPr>
                <w:b/>
                <w:bCs/>
              </w:rPr>
            </w:pPr>
            <w:r w:rsidRPr="00D25B3B">
              <w:rPr>
                <w:b/>
                <w:bCs/>
              </w:rPr>
              <w:t>St. Dev.</w:t>
            </w:r>
          </w:p>
        </w:tc>
        <w:tc>
          <w:tcPr>
            <w:tcW w:w="0" w:type="auto"/>
            <w:tcBorders>
              <w:bottom w:val="single" w:sz="18" w:space="0" w:color="01324B"/>
              <w:right w:val="single" w:sz="6" w:space="0" w:color="D5D5D5"/>
            </w:tcBorders>
            <w:tcMar>
              <w:top w:w="90" w:type="dxa"/>
              <w:left w:w="90" w:type="dxa"/>
              <w:bottom w:w="90" w:type="dxa"/>
              <w:right w:w="90" w:type="dxa"/>
            </w:tcMar>
            <w:hideMark/>
          </w:tcPr>
          <w:p w14:paraId="3D4A9473" w14:textId="77777777" w:rsidR="00D25B3B" w:rsidRPr="00D25B3B" w:rsidRDefault="00D25B3B" w:rsidP="00D25B3B">
            <w:pPr>
              <w:rPr>
                <w:b/>
                <w:bCs/>
              </w:rPr>
            </w:pPr>
            <w:r w:rsidRPr="00D25B3B">
              <w:rPr>
                <w:b/>
                <w:bCs/>
              </w:rPr>
              <w:t>Obs.</w:t>
            </w:r>
          </w:p>
        </w:tc>
      </w:tr>
      <w:tr w:rsidR="00D25B3B" w:rsidRPr="00D25B3B" w14:paraId="07D2D2C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3D1F8CE" w14:textId="77777777" w:rsidR="00D25B3B" w:rsidRPr="00D25B3B" w:rsidRDefault="00D25B3B" w:rsidP="00D25B3B">
            <w:r w:rsidRPr="00D25B3B">
              <w:t>Success</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429722" w14:textId="77777777" w:rsidR="00D25B3B" w:rsidRPr="00D25B3B" w:rsidRDefault="00D25B3B" w:rsidP="00D25B3B">
            <w:r w:rsidRPr="00D25B3B">
              <w:t>0.74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ACB1D7" w14:textId="77777777" w:rsidR="00D25B3B" w:rsidRPr="00D25B3B" w:rsidRDefault="00D25B3B" w:rsidP="00D25B3B">
            <w:r w:rsidRPr="00D25B3B">
              <w:t>0.44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4E2F71AD" w14:textId="77777777" w:rsidR="00D25B3B" w:rsidRPr="00D25B3B" w:rsidRDefault="00D25B3B" w:rsidP="00D25B3B">
            <w:r w:rsidRPr="00D25B3B">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28DB55" w14:textId="77777777" w:rsidR="00D25B3B" w:rsidRPr="00D25B3B" w:rsidRDefault="00D25B3B" w:rsidP="00D25B3B">
            <w:r w:rsidRPr="00D25B3B">
              <w:t>0.65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3730B6A" w14:textId="77777777" w:rsidR="00D25B3B" w:rsidRPr="00D25B3B" w:rsidRDefault="00D25B3B" w:rsidP="00D25B3B">
            <w:r w:rsidRPr="00D25B3B">
              <w:t>0.48</w:t>
            </w:r>
          </w:p>
        </w:tc>
        <w:tc>
          <w:tcPr>
            <w:tcW w:w="0" w:type="auto"/>
            <w:tcBorders>
              <w:bottom w:val="single" w:sz="12" w:space="0" w:color="DADADA"/>
              <w:right w:val="single" w:sz="6" w:space="0" w:color="D5D5D5"/>
            </w:tcBorders>
            <w:tcMar>
              <w:top w:w="90" w:type="dxa"/>
              <w:left w:w="90" w:type="dxa"/>
              <w:bottom w:w="90" w:type="dxa"/>
              <w:right w:w="90" w:type="dxa"/>
            </w:tcMar>
            <w:hideMark/>
          </w:tcPr>
          <w:p w14:paraId="1F89E2E9" w14:textId="77777777" w:rsidR="00D25B3B" w:rsidRPr="00D25B3B" w:rsidRDefault="00D25B3B" w:rsidP="00D25B3B">
            <w:r w:rsidRPr="00D25B3B">
              <w:t>1322</w:t>
            </w:r>
          </w:p>
        </w:tc>
      </w:tr>
      <w:tr w:rsidR="00D25B3B" w:rsidRPr="00D25B3B" w14:paraId="266E1BB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DEDA0E5" w14:textId="77777777" w:rsidR="00D25B3B" w:rsidRPr="00D25B3B" w:rsidRDefault="00D25B3B" w:rsidP="00D25B3B">
            <w:r w:rsidRPr="00D25B3B">
              <w:t>CPIA rating</w:t>
            </w:r>
          </w:p>
        </w:tc>
        <w:tc>
          <w:tcPr>
            <w:tcW w:w="0" w:type="auto"/>
            <w:tcBorders>
              <w:bottom w:val="single" w:sz="12" w:space="0" w:color="DADADA"/>
              <w:right w:val="single" w:sz="6" w:space="0" w:color="D5D5D5"/>
            </w:tcBorders>
            <w:tcMar>
              <w:top w:w="90" w:type="dxa"/>
              <w:left w:w="90" w:type="dxa"/>
              <w:bottom w:w="90" w:type="dxa"/>
              <w:right w:w="90" w:type="dxa"/>
            </w:tcMar>
            <w:hideMark/>
          </w:tcPr>
          <w:p w14:paraId="6042414A" w14:textId="77777777" w:rsidR="00D25B3B" w:rsidRPr="00D25B3B" w:rsidRDefault="00D25B3B" w:rsidP="00D25B3B">
            <w:r w:rsidRPr="00D25B3B">
              <w:t>3.44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68CF9463" w14:textId="77777777" w:rsidR="00D25B3B" w:rsidRPr="00D25B3B" w:rsidRDefault="00D25B3B" w:rsidP="00D25B3B">
            <w:r w:rsidRPr="00D25B3B">
              <w:t>0.50</w:t>
            </w:r>
          </w:p>
        </w:tc>
        <w:tc>
          <w:tcPr>
            <w:tcW w:w="0" w:type="auto"/>
            <w:tcBorders>
              <w:bottom w:val="single" w:sz="12" w:space="0" w:color="DADADA"/>
              <w:right w:val="single" w:sz="6" w:space="0" w:color="D5D5D5"/>
            </w:tcBorders>
            <w:tcMar>
              <w:top w:w="90" w:type="dxa"/>
              <w:left w:w="90" w:type="dxa"/>
              <w:bottom w:w="90" w:type="dxa"/>
              <w:right w:w="90" w:type="dxa"/>
            </w:tcMar>
            <w:hideMark/>
          </w:tcPr>
          <w:p w14:paraId="7E7C985E" w14:textId="77777777" w:rsidR="00D25B3B" w:rsidRPr="00D25B3B" w:rsidRDefault="00D25B3B" w:rsidP="00D25B3B">
            <w:r w:rsidRPr="00D25B3B">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EE3866" w14:textId="77777777" w:rsidR="00D25B3B" w:rsidRPr="00D25B3B" w:rsidRDefault="00D25B3B" w:rsidP="00D25B3B">
            <w:r w:rsidRPr="00D25B3B">
              <w:t>3.48</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F66A69" w14:textId="77777777" w:rsidR="00D25B3B" w:rsidRPr="00D25B3B" w:rsidRDefault="00D25B3B" w:rsidP="00D25B3B">
            <w:r w:rsidRPr="00D25B3B">
              <w:t>0.51</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5D1150" w14:textId="77777777" w:rsidR="00D25B3B" w:rsidRPr="00D25B3B" w:rsidRDefault="00D25B3B" w:rsidP="00D25B3B">
            <w:r w:rsidRPr="00D25B3B">
              <w:t>1322</w:t>
            </w:r>
          </w:p>
        </w:tc>
      </w:tr>
      <w:tr w:rsidR="00D25B3B" w:rsidRPr="00D25B3B" w14:paraId="4F4A415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92A9D89" w14:textId="77777777" w:rsidR="00D25B3B" w:rsidRPr="00D25B3B" w:rsidRDefault="00D25B3B" w:rsidP="00D25B3B">
            <w:r w:rsidRPr="00D25B3B">
              <w:t>Real GDP per capita growth</w:t>
            </w:r>
          </w:p>
        </w:tc>
        <w:tc>
          <w:tcPr>
            <w:tcW w:w="0" w:type="auto"/>
            <w:tcBorders>
              <w:bottom w:val="single" w:sz="12" w:space="0" w:color="DADADA"/>
              <w:right w:val="single" w:sz="6" w:space="0" w:color="D5D5D5"/>
            </w:tcBorders>
            <w:tcMar>
              <w:top w:w="90" w:type="dxa"/>
              <w:left w:w="90" w:type="dxa"/>
              <w:bottom w:w="90" w:type="dxa"/>
              <w:right w:w="90" w:type="dxa"/>
            </w:tcMar>
            <w:hideMark/>
          </w:tcPr>
          <w:p w14:paraId="22EA9159" w14:textId="77777777" w:rsidR="00D25B3B" w:rsidRPr="00D25B3B" w:rsidRDefault="00D25B3B" w:rsidP="00D25B3B">
            <w:r w:rsidRPr="00D25B3B">
              <w:t>0.03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BD6D17C" w14:textId="77777777" w:rsidR="00D25B3B" w:rsidRPr="00D25B3B" w:rsidRDefault="00D25B3B" w:rsidP="00D25B3B">
            <w:r w:rsidRPr="00D25B3B">
              <w:t>0.03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B2F46D5" w14:textId="77777777" w:rsidR="00D25B3B" w:rsidRPr="00D25B3B" w:rsidRDefault="00D25B3B" w:rsidP="00D25B3B">
            <w:r w:rsidRPr="00D25B3B">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BD2979" w14:textId="77777777" w:rsidR="00D25B3B" w:rsidRPr="00D25B3B" w:rsidRDefault="00D25B3B" w:rsidP="00D25B3B">
            <w:r w:rsidRPr="00D25B3B">
              <w:t>0.04</w:t>
            </w:r>
          </w:p>
        </w:tc>
        <w:tc>
          <w:tcPr>
            <w:tcW w:w="0" w:type="auto"/>
            <w:tcBorders>
              <w:bottom w:val="single" w:sz="12" w:space="0" w:color="DADADA"/>
              <w:right w:val="single" w:sz="6" w:space="0" w:color="D5D5D5"/>
            </w:tcBorders>
            <w:tcMar>
              <w:top w:w="90" w:type="dxa"/>
              <w:left w:w="90" w:type="dxa"/>
              <w:bottom w:w="90" w:type="dxa"/>
              <w:right w:w="90" w:type="dxa"/>
            </w:tcMar>
            <w:hideMark/>
          </w:tcPr>
          <w:p w14:paraId="16ED0DD5" w14:textId="77777777" w:rsidR="00D25B3B" w:rsidRPr="00D25B3B" w:rsidRDefault="00D25B3B" w:rsidP="00D25B3B">
            <w:r w:rsidRPr="00D25B3B">
              <w:t>0.03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F38560F" w14:textId="77777777" w:rsidR="00D25B3B" w:rsidRPr="00D25B3B" w:rsidRDefault="00D25B3B" w:rsidP="00D25B3B">
            <w:r w:rsidRPr="00D25B3B">
              <w:t>1322</w:t>
            </w:r>
          </w:p>
        </w:tc>
      </w:tr>
      <w:tr w:rsidR="00D25B3B" w:rsidRPr="00D25B3B" w14:paraId="71D9173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EB94972" w14:textId="77777777" w:rsidR="00D25B3B" w:rsidRPr="00D25B3B" w:rsidRDefault="00D25B3B" w:rsidP="00D25B3B">
            <w:r w:rsidRPr="00D25B3B">
              <w:t>Freedom House rating</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438603" w14:textId="77777777" w:rsidR="00D25B3B" w:rsidRPr="00D25B3B" w:rsidRDefault="00D25B3B" w:rsidP="00D25B3B">
            <w:r w:rsidRPr="00D25B3B">
              <w:t>6.08</w:t>
            </w:r>
          </w:p>
        </w:tc>
        <w:tc>
          <w:tcPr>
            <w:tcW w:w="0" w:type="auto"/>
            <w:tcBorders>
              <w:bottom w:val="single" w:sz="12" w:space="0" w:color="DADADA"/>
              <w:right w:val="single" w:sz="6" w:space="0" w:color="D5D5D5"/>
            </w:tcBorders>
            <w:tcMar>
              <w:top w:w="90" w:type="dxa"/>
              <w:left w:w="90" w:type="dxa"/>
              <w:bottom w:w="90" w:type="dxa"/>
              <w:right w:w="90" w:type="dxa"/>
            </w:tcMar>
            <w:hideMark/>
          </w:tcPr>
          <w:p w14:paraId="1A78F4A3" w14:textId="77777777" w:rsidR="00D25B3B" w:rsidRPr="00D25B3B" w:rsidRDefault="00D25B3B" w:rsidP="00D25B3B">
            <w:r w:rsidRPr="00D25B3B">
              <w:t>2.99</w:t>
            </w:r>
          </w:p>
        </w:tc>
        <w:tc>
          <w:tcPr>
            <w:tcW w:w="0" w:type="auto"/>
            <w:tcBorders>
              <w:bottom w:val="single" w:sz="12" w:space="0" w:color="DADADA"/>
              <w:right w:val="single" w:sz="6" w:space="0" w:color="D5D5D5"/>
            </w:tcBorders>
            <w:tcMar>
              <w:top w:w="90" w:type="dxa"/>
              <w:left w:w="90" w:type="dxa"/>
              <w:bottom w:w="90" w:type="dxa"/>
              <w:right w:w="90" w:type="dxa"/>
            </w:tcMar>
            <w:hideMark/>
          </w:tcPr>
          <w:p w14:paraId="2D4DD8FF" w14:textId="77777777" w:rsidR="00D25B3B" w:rsidRPr="00D25B3B" w:rsidRDefault="00D25B3B" w:rsidP="00D25B3B">
            <w:r w:rsidRPr="00D25B3B">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E8A88ED" w14:textId="77777777" w:rsidR="00D25B3B" w:rsidRPr="00D25B3B" w:rsidRDefault="00D25B3B" w:rsidP="00D25B3B">
            <w:r w:rsidRPr="00D25B3B">
              <w:t>4.91</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B3C137" w14:textId="77777777" w:rsidR="00D25B3B" w:rsidRPr="00D25B3B" w:rsidRDefault="00D25B3B" w:rsidP="00D25B3B">
            <w:r w:rsidRPr="00D25B3B">
              <w:t>2.62</w:t>
            </w:r>
          </w:p>
        </w:tc>
        <w:tc>
          <w:tcPr>
            <w:tcW w:w="0" w:type="auto"/>
            <w:tcBorders>
              <w:bottom w:val="single" w:sz="12" w:space="0" w:color="DADADA"/>
              <w:right w:val="single" w:sz="6" w:space="0" w:color="D5D5D5"/>
            </w:tcBorders>
            <w:tcMar>
              <w:top w:w="90" w:type="dxa"/>
              <w:left w:w="90" w:type="dxa"/>
              <w:bottom w:w="90" w:type="dxa"/>
              <w:right w:w="90" w:type="dxa"/>
            </w:tcMar>
            <w:hideMark/>
          </w:tcPr>
          <w:p w14:paraId="62084201" w14:textId="77777777" w:rsidR="00D25B3B" w:rsidRPr="00D25B3B" w:rsidRDefault="00D25B3B" w:rsidP="00D25B3B">
            <w:r w:rsidRPr="00D25B3B">
              <w:t>1322</w:t>
            </w:r>
          </w:p>
        </w:tc>
      </w:tr>
      <w:tr w:rsidR="00D25B3B" w:rsidRPr="00D25B3B" w14:paraId="3234230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05BDC84" w14:textId="77777777" w:rsidR="00D25B3B" w:rsidRPr="00D25B3B" w:rsidRDefault="00D25B3B" w:rsidP="00D25B3B">
            <w:r w:rsidRPr="00D25B3B">
              <w:t>Dummy for PAR/PPER evaluations</w:t>
            </w:r>
          </w:p>
        </w:tc>
        <w:tc>
          <w:tcPr>
            <w:tcW w:w="0" w:type="auto"/>
            <w:tcBorders>
              <w:bottom w:val="single" w:sz="12" w:space="0" w:color="DADADA"/>
              <w:right w:val="single" w:sz="6" w:space="0" w:color="D5D5D5"/>
            </w:tcBorders>
            <w:tcMar>
              <w:top w:w="90" w:type="dxa"/>
              <w:left w:w="90" w:type="dxa"/>
              <w:bottom w:w="90" w:type="dxa"/>
              <w:right w:w="90" w:type="dxa"/>
            </w:tcMar>
            <w:hideMark/>
          </w:tcPr>
          <w:p w14:paraId="4F277777" w14:textId="77777777" w:rsidR="00D25B3B" w:rsidRPr="00D25B3B" w:rsidRDefault="00D25B3B" w:rsidP="00D25B3B">
            <w:r w:rsidRPr="00D25B3B">
              <w:t>0.27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381EDCF5" w14:textId="77777777" w:rsidR="00D25B3B" w:rsidRPr="00D25B3B" w:rsidRDefault="00D25B3B" w:rsidP="00D25B3B">
            <w:r w:rsidRPr="00D25B3B">
              <w:t>0.44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0F7CD9" w14:textId="77777777" w:rsidR="00D25B3B" w:rsidRPr="00D25B3B" w:rsidRDefault="00D25B3B" w:rsidP="00D25B3B">
            <w:r w:rsidRPr="00D25B3B">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353C24" w14:textId="77777777" w:rsidR="00D25B3B" w:rsidRPr="00D25B3B" w:rsidRDefault="00D25B3B" w:rsidP="00D25B3B">
            <w:r w:rsidRPr="00D25B3B">
              <w:t>0.48</w:t>
            </w:r>
          </w:p>
        </w:tc>
        <w:tc>
          <w:tcPr>
            <w:tcW w:w="0" w:type="auto"/>
            <w:tcBorders>
              <w:bottom w:val="single" w:sz="12" w:space="0" w:color="DADADA"/>
              <w:right w:val="single" w:sz="6" w:space="0" w:color="D5D5D5"/>
            </w:tcBorders>
            <w:tcMar>
              <w:top w:w="90" w:type="dxa"/>
              <w:left w:w="90" w:type="dxa"/>
              <w:bottom w:w="90" w:type="dxa"/>
              <w:right w:w="90" w:type="dxa"/>
            </w:tcMar>
            <w:hideMark/>
          </w:tcPr>
          <w:p w14:paraId="19510A78" w14:textId="77777777" w:rsidR="00D25B3B" w:rsidRPr="00D25B3B" w:rsidRDefault="00D25B3B" w:rsidP="00D25B3B">
            <w:r w:rsidRPr="00D25B3B">
              <w:t>0.50</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0B6BD1" w14:textId="77777777" w:rsidR="00D25B3B" w:rsidRPr="00D25B3B" w:rsidRDefault="00D25B3B" w:rsidP="00D25B3B">
            <w:r w:rsidRPr="00D25B3B">
              <w:t>1322</w:t>
            </w:r>
          </w:p>
        </w:tc>
      </w:tr>
      <w:tr w:rsidR="00D25B3B" w:rsidRPr="00D25B3B" w14:paraId="3991C03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53128FA" w14:textId="77777777" w:rsidR="00D25B3B" w:rsidRPr="00D25B3B" w:rsidRDefault="00D25B3B" w:rsidP="00D25B3B">
            <w:r w:rsidRPr="00D25B3B">
              <w:t>Dummy for ADB PVR evaluations</w:t>
            </w:r>
          </w:p>
        </w:tc>
        <w:tc>
          <w:tcPr>
            <w:tcW w:w="0" w:type="auto"/>
            <w:tcBorders>
              <w:bottom w:val="single" w:sz="12" w:space="0" w:color="DADADA"/>
              <w:right w:val="single" w:sz="6" w:space="0" w:color="D5D5D5"/>
            </w:tcBorders>
            <w:tcMar>
              <w:top w:w="90" w:type="dxa"/>
              <w:left w:w="90" w:type="dxa"/>
              <w:bottom w:w="90" w:type="dxa"/>
              <w:right w:w="90" w:type="dxa"/>
            </w:tcMar>
            <w:hideMark/>
          </w:tcPr>
          <w:p w14:paraId="19FDB958" w14:textId="77777777" w:rsidR="00D25B3B" w:rsidRPr="00D25B3B" w:rsidRDefault="00D25B3B" w:rsidP="00D25B3B">
            <w:r w:rsidRPr="00D25B3B">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BC1320" w14:textId="77777777" w:rsidR="00D25B3B" w:rsidRPr="00D25B3B" w:rsidRDefault="00D25B3B" w:rsidP="00D25B3B">
            <w:r w:rsidRPr="00D25B3B">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368846" w14:textId="77777777" w:rsidR="00D25B3B" w:rsidRPr="00D25B3B" w:rsidRDefault="00D25B3B" w:rsidP="00D25B3B">
            <w:r w:rsidRPr="00D25B3B">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168A25" w14:textId="77777777" w:rsidR="00D25B3B" w:rsidRPr="00D25B3B" w:rsidRDefault="00D25B3B" w:rsidP="00D25B3B">
            <w:r w:rsidRPr="00D25B3B">
              <w:t>0.19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BE876E" w14:textId="77777777" w:rsidR="00D25B3B" w:rsidRPr="00D25B3B" w:rsidRDefault="00D25B3B" w:rsidP="00D25B3B">
            <w:r w:rsidRPr="00D25B3B">
              <w:t>0.39</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5E6692" w14:textId="77777777" w:rsidR="00D25B3B" w:rsidRPr="00D25B3B" w:rsidRDefault="00D25B3B" w:rsidP="00D25B3B">
            <w:r w:rsidRPr="00D25B3B">
              <w:t>1322</w:t>
            </w:r>
          </w:p>
        </w:tc>
      </w:tr>
      <w:tr w:rsidR="00D25B3B" w:rsidRPr="00D25B3B" w14:paraId="20EB8B7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786C06A" w14:textId="77777777" w:rsidR="00D25B3B" w:rsidRPr="00D25B3B" w:rsidRDefault="00D25B3B" w:rsidP="00D25B3B">
            <w:proofErr w:type="gramStart"/>
            <w:r w:rsidRPr="00D25B3B">
              <w:t>Log(</w:t>
            </w:r>
            <w:proofErr w:type="gramEnd"/>
            <w:r w:rsidRPr="00D25B3B">
              <w:t>total commitment)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77906737" w14:textId="77777777" w:rsidR="00D25B3B" w:rsidRPr="00D25B3B" w:rsidRDefault="00D25B3B" w:rsidP="00D25B3B">
            <w:r w:rsidRPr="00D25B3B">
              <w:t>3.99</w:t>
            </w:r>
          </w:p>
        </w:tc>
        <w:tc>
          <w:tcPr>
            <w:tcW w:w="0" w:type="auto"/>
            <w:tcBorders>
              <w:bottom w:val="single" w:sz="12" w:space="0" w:color="DADADA"/>
              <w:right w:val="single" w:sz="6" w:space="0" w:color="D5D5D5"/>
            </w:tcBorders>
            <w:tcMar>
              <w:top w:w="90" w:type="dxa"/>
              <w:left w:w="90" w:type="dxa"/>
              <w:bottom w:w="90" w:type="dxa"/>
              <w:right w:w="90" w:type="dxa"/>
            </w:tcMar>
            <w:hideMark/>
          </w:tcPr>
          <w:p w14:paraId="79D49878" w14:textId="77777777" w:rsidR="00D25B3B" w:rsidRPr="00D25B3B" w:rsidRDefault="00D25B3B" w:rsidP="00D25B3B">
            <w:r w:rsidRPr="00D25B3B">
              <w:t>1.24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EA3E95" w14:textId="77777777" w:rsidR="00D25B3B" w:rsidRPr="00D25B3B" w:rsidRDefault="00D25B3B" w:rsidP="00D25B3B">
            <w:r w:rsidRPr="00D25B3B">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46FD83C" w14:textId="77777777" w:rsidR="00D25B3B" w:rsidRPr="00D25B3B" w:rsidRDefault="00D25B3B" w:rsidP="00D25B3B">
            <w:r w:rsidRPr="00D25B3B">
              <w:t>4.07</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C74440" w14:textId="77777777" w:rsidR="00D25B3B" w:rsidRPr="00D25B3B" w:rsidRDefault="00D25B3B" w:rsidP="00D25B3B">
            <w:r w:rsidRPr="00D25B3B">
              <w:t>1.01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92058B" w14:textId="77777777" w:rsidR="00D25B3B" w:rsidRPr="00D25B3B" w:rsidRDefault="00D25B3B" w:rsidP="00D25B3B">
            <w:r w:rsidRPr="00D25B3B">
              <w:t>1322</w:t>
            </w:r>
          </w:p>
        </w:tc>
      </w:tr>
      <w:tr w:rsidR="00D25B3B" w:rsidRPr="00D25B3B" w14:paraId="40EE391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752830B" w14:textId="77777777" w:rsidR="00D25B3B" w:rsidRPr="00D25B3B" w:rsidRDefault="00D25B3B" w:rsidP="00D25B3B">
            <w:r w:rsidRPr="00D25B3B">
              <w:t>Planned project length</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79E78F" w14:textId="77777777" w:rsidR="00D25B3B" w:rsidRPr="00D25B3B" w:rsidRDefault="00D25B3B" w:rsidP="00D25B3B">
            <w:r w:rsidRPr="00D25B3B">
              <w:t>57.38</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B51304" w14:textId="77777777" w:rsidR="00D25B3B" w:rsidRPr="00D25B3B" w:rsidRDefault="00D25B3B" w:rsidP="00D25B3B">
            <w:r w:rsidRPr="00D25B3B">
              <w:t>25.10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1BA777E4" w14:textId="77777777" w:rsidR="00D25B3B" w:rsidRPr="00D25B3B" w:rsidRDefault="00D25B3B" w:rsidP="00D25B3B">
            <w:r w:rsidRPr="00D25B3B">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AF2DFD" w14:textId="77777777" w:rsidR="00D25B3B" w:rsidRPr="00D25B3B" w:rsidRDefault="00D25B3B" w:rsidP="00D25B3B">
            <w:r w:rsidRPr="00D25B3B">
              <w:t>51.33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583F351" w14:textId="77777777" w:rsidR="00D25B3B" w:rsidRPr="00D25B3B" w:rsidRDefault="00D25B3B" w:rsidP="00D25B3B">
            <w:r w:rsidRPr="00D25B3B">
              <w:t>18.24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1A2AF2" w14:textId="77777777" w:rsidR="00D25B3B" w:rsidRPr="00D25B3B" w:rsidRDefault="00D25B3B" w:rsidP="00D25B3B">
            <w:r w:rsidRPr="00D25B3B">
              <w:t>1322</w:t>
            </w:r>
          </w:p>
        </w:tc>
      </w:tr>
      <w:tr w:rsidR="00D25B3B" w:rsidRPr="00D25B3B" w14:paraId="0C7C148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E110386" w14:textId="77777777" w:rsidR="00D25B3B" w:rsidRPr="00D25B3B" w:rsidRDefault="00D25B3B" w:rsidP="00D25B3B">
            <w:r w:rsidRPr="00D25B3B">
              <w:t>Effectiveness delay</w:t>
            </w:r>
          </w:p>
        </w:tc>
        <w:tc>
          <w:tcPr>
            <w:tcW w:w="0" w:type="auto"/>
            <w:tcBorders>
              <w:bottom w:val="single" w:sz="12" w:space="0" w:color="DADADA"/>
              <w:right w:val="single" w:sz="6" w:space="0" w:color="D5D5D5"/>
            </w:tcBorders>
            <w:tcMar>
              <w:top w:w="90" w:type="dxa"/>
              <w:left w:w="90" w:type="dxa"/>
              <w:bottom w:w="90" w:type="dxa"/>
              <w:right w:w="90" w:type="dxa"/>
            </w:tcMar>
            <w:hideMark/>
          </w:tcPr>
          <w:p w14:paraId="3DC0DFD5" w14:textId="77777777" w:rsidR="00D25B3B" w:rsidRPr="00D25B3B" w:rsidRDefault="00D25B3B" w:rsidP="00D25B3B">
            <w:r w:rsidRPr="00D25B3B">
              <w:t>6.54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57B20A" w14:textId="77777777" w:rsidR="00D25B3B" w:rsidRPr="00D25B3B" w:rsidRDefault="00D25B3B" w:rsidP="00D25B3B">
            <w:r w:rsidRPr="00D25B3B">
              <w:t>4.61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56044B" w14:textId="77777777" w:rsidR="00D25B3B" w:rsidRPr="00D25B3B" w:rsidRDefault="00D25B3B" w:rsidP="00D25B3B">
            <w:r w:rsidRPr="00D25B3B">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24EFA935" w14:textId="77777777" w:rsidR="00D25B3B" w:rsidRPr="00D25B3B" w:rsidRDefault="00D25B3B" w:rsidP="00D25B3B">
            <w:r w:rsidRPr="00D25B3B">
              <w:t>6.51</w:t>
            </w:r>
          </w:p>
        </w:tc>
        <w:tc>
          <w:tcPr>
            <w:tcW w:w="0" w:type="auto"/>
            <w:tcBorders>
              <w:bottom w:val="single" w:sz="12" w:space="0" w:color="DADADA"/>
              <w:right w:val="single" w:sz="6" w:space="0" w:color="D5D5D5"/>
            </w:tcBorders>
            <w:tcMar>
              <w:top w:w="90" w:type="dxa"/>
              <w:left w:w="90" w:type="dxa"/>
              <w:bottom w:w="90" w:type="dxa"/>
              <w:right w:w="90" w:type="dxa"/>
            </w:tcMar>
            <w:hideMark/>
          </w:tcPr>
          <w:p w14:paraId="193B28AD" w14:textId="77777777" w:rsidR="00D25B3B" w:rsidRPr="00D25B3B" w:rsidRDefault="00D25B3B" w:rsidP="00D25B3B">
            <w:r w:rsidRPr="00D25B3B">
              <w:t>4.35</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944732" w14:textId="77777777" w:rsidR="00D25B3B" w:rsidRPr="00D25B3B" w:rsidRDefault="00D25B3B" w:rsidP="00D25B3B">
            <w:r w:rsidRPr="00D25B3B">
              <w:t>1322</w:t>
            </w:r>
          </w:p>
        </w:tc>
      </w:tr>
      <w:tr w:rsidR="00D25B3B" w:rsidRPr="00D25B3B" w14:paraId="788E018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F2CE800" w14:textId="77777777" w:rsidR="00D25B3B" w:rsidRPr="00D25B3B" w:rsidRDefault="00D25B3B" w:rsidP="00D25B3B">
            <w:r w:rsidRPr="00D25B3B">
              <w:t>Implementation delay</w:t>
            </w:r>
          </w:p>
        </w:tc>
        <w:tc>
          <w:tcPr>
            <w:tcW w:w="0" w:type="auto"/>
            <w:tcBorders>
              <w:bottom w:val="single" w:sz="12" w:space="0" w:color="DADADA"/>
              <w:right w:val="single" w:sz="6" w:space="0" w:color="D5D5D5"/>
            </w:tcBorders>
            <w:tcMar>
              <w:top w:w="90" w:type="dxa"/>
              <w:left w:w="90" w:type="dxa"/>
              <w:bottom w:w="90" w:type="dxa"/>
              <w:right w:w="90" w:type="dxa"/>
            </w:tcMar>
            <w:hideMark/>
          </w:tcPr>
          <w:p w14:paraId="48CCF0C3" w14:textId="77777777" w:rsidR="00D25B3B" w:rsidRPr="00D25B3B" w:rsidRDefault="00D25B3B" w:rsidP="00D25B3B">
            <w:r w:rsidRPr="00D25B3B">
              <w:t>16.33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793D3B7C" w14:textId="77777777" w:rsidR="00D25B3B" w:rsidRPr="00D25B3B" w:rsidRDefault="00D25B3B" w:rsidP="00D25B3B">
            <w:r w:rsidRPr="00D25B3B">
              <w:t>15.92</w:t>
            </w:r>
          </w:p>
        </w:tc>
        <w:tc>
          <w:tcPr>
            <w:tcW w:w="0" w:type="auto"/>
            <w:tcBorders>
              <w:bottom w:val="single" w:sz="12" w:space="0" w:color="DADADA"/>
              <w:right w:val="single" w:sz="6" w:space="0" w:color="D5D5D5"/>
            </w:tcBorders>
            <w:tcMar>
              <w:top w:w="90" w:type="dxa"/>
              <w:left w:w="90" w:type="dxa"/>
              <w:bottom w:w="90" w:type="dxa"/>
              <w:right w:w="90" w:type="dxa"/>
            </w:tcMar>
            <w:hideMark/>
          </w:tcPr>
          <w:p w14:paraId="3D1FEB4C" w14:textId="77777777" w:rsidR="00D25B3B" w:rsidRPr="00D25B3B" w:rsidRDefault="00D25B3B" w:rsidP="00D25B3B">
            <w:r w:rsidRPr="00D25B3B">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92A824" w14:textId="77777777" w:rsidR="00D25B3B" w:rsidRPr="00D25B3B" w:rsidRDefault="00D25B3B" w:rsidP="00D25B3B">
            <w:r w:rsidRPr="00D25B3B">
              <w:t>23.23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71492546" w14:textId="77777777" w:rsidR="00D25B3B" w:rsidRPr="00D25B3B" w:rsidRDefault="00D25B3B" w:rsidP="00D25B3B">
            <w:r w:rsidRPr="00D25B3B">
              <w:t>23.87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E27D11D" w14:textId="77777777" w:rsidR="00D25B3B" w:rsidRPr="00D25B3B" w:rsidRDefault="00D25B3B" w:rsidP="00D25B3B">
            <w:r w:rsidRPr="00D25B3B">
              <w:t>1322</w:t>
            </w:r>
          </w:p>
        </w:tc>
      </w:tr>
      <w:tr w:rsidR="00D25B3B" w:rsidRPr="00D25B3B" w14:paraId="20D71F9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ADE6B04" w14:textId="77777777" w:rsidR="00D25B3B" w:rsidRPr="00D25B3B" w:rsidRDefault="00D25B3B" w:rsidP="00D25B3B">
            <w:proofErr w:type="gramStart"/>
            <w:r w:rsidRPr="00D25B3B">
              <w:t>Log(</w:t>
            </w:r>
            <w:proofErr w:type="gramEnd"/>
            <w:r w:rsidRPr="00D25B3B">
              <w:t>additional funding)</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BC6EC4" w14:textId="77777777" w:rsidR="00D25B3B" w:rsidRPr="00D25B3B" w:rsidRDefault="00D25B3B" w:rsidP="00D25B3B">
            <w:r w:rsidRPr="00D25B3B">
              <w:t>−0.15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F227D9" w14:textId="77777777" w:rsidR="00D25B3B" w:rsidRPr="00D25B3B" w:rsidRDefault="00D25B3B" w:rsidP="00D25B3B">
            <w:r w:rsidRPr="00D25B3B">
              <w:t>0.41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8EF9716" w14:textId="77777777" w:rsidR="00D25B3B" w:rsidRPr="00D25B3B" w:rsidRDefault="00D25B3B" w:rsidP="00D25B3B">
            <w:r w:rsidRPr="00D25B3B">
              <w:t>3797</w:t>
            </w:r>
          </w:p>
        </w:tc>
        <w:tc>
          <w:tcPr>
            <w:tcW w:w="0" w:type="auto"/>
            <w:tcBorders>
              <w:bottom w:val="single" w:sz="12" w:space="0" w:color="DADADA"/>
              <w:right w:val="single" w:sz="6" w:space="0" w:color="D5D5D5"/>
            </w:tcBorders>
            <w:tcMar>
              <w:top w:w="90" w:type="dxa"/>
              <w:left w:w="90" w:type="dxa"/>
              <w:bottom w:w="90" w:type="dxa"/>
              <w:right w:w="90" w:type="dxa"/>
            </w:tcMar>
            <w:hideMark/>
          </w:tcPr>
          <w:p w14:paraId="6A83E628" w14:textId="77777777" w:rsidR="00D25B3B" w:rsidRPr="00D25B3B" w:rsidRDefault="00D25B3B" w:rsidP="00D25B3B">
            <w:r w:rsidRPr="00D25B3B">
              <w:t>−0.24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61216B17" w14:textId="77777777" w:rsidR="00D25B3B" w:rsidRPr="00D25B3B" w:rsidRDefault="00D25B3B" w:rsidP="00D25B3B">
            <w:r w:rsidRPr="00D25B3B">
              <w:t>0.46</w:t>
            </w:r>
          </w:p>
        </w:tc>
        <w:tc>
          <w:tcPr>
            <w:tcW w:w="0" w:type="auto"/>
            <w:tcBorders>
              <w:bottom w:val="single" w:sz="12" w:space="0" w:color="DADADA"/>
              <w:right w:val="single" w:sz="6" w:space="0" w:color="D5D5D5"/>
            </w:tcBorders>
            <w:tcMar>
              <w:top w:w="90" w:type="dxa"/>
              <w:left w:w="90" w:type="dxa"/>
              <w:bottom w:w="90" w:type="dxa"/>
              <w:right w:w="90" w:type="dxa"/>
            </w:tcMar>
            <w:hideMark/>
          </w:tcPr>
          <w:p w14:paraId="5A163409" w14:textId="77777777" w:rsidR="00D25B3B" w:rsidRPr="00D25B3B" w:rsidRDefault="00D25B3B" w:rsidP="00D25B3B">
            <w:r w:rsidRPr="00D25B3B">
              <w:t>1322</w:t>
            </w:r>
          </w:p>
        </w:tc>
      </w:tr>
      <w:tr w:rsidR="00D25B3B" w:rsidRPr="00D25B3B" w14:paraId="3DA04BE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7E3303A" w14:textId="77777777" w:rsidR="00D25B3B" w:rsidRPr="00D25B3B" w:rsidRDefault="00D25B3B" w:rsidP="00D25B3B">
            <w:r w:rsidRPr="00D25B3B">
              <w:t>Project manager track record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61BE1B80" w14:textId="77777777" w:rsidR="00D25B3B" w:rsidRPr="00D25B3B" w:rsidRDefault="00D25B3B" w:rsidP="00D25B3B">
            <w:r w:rsidRPr="00D25B3B">
              <w:t>0.72</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31F635" w14:textId="77777777" w:rsidR="00D25B3B" w:rsidRPr="00D25B3B" w:rsidRDefault="00D25B3B" w:rsidP="00D25B3B">
            <w:r w:rsidRPr="00D25B3B">
              <w:t>0.28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BF40FE" w14:textId="77777777" w:rsidR="00D25B3B" w:rsidRPr="00D25B3B" w:rsidRDefault="00D25B3B" w:rsidP="00D25B3B">
            <w:r w:rsidRPr="00D25B3B">
              <w:t>2373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C2D4622" w14:textId="77777777" w:rsidR="00D25B3B" w:rsidRPr="00D25B3B" w:rsidRDefault="00D25B3B" w:rsidP="00D25B3B">
            <w:r w:rsidRPr="00D25B3B">
              <w:t>0.68</w:t>
            </w:r>
          </w:p>
        </w:tc>
        <w:tc>
          <w:tcPr>
            <w:tcW w:w="0" w:type="auto"/>
            <w:tcBorders>
              <w:bottom w:val="single" w:sz="12" w:space="0" w:color="DADADA"/>
              <w:right w:val="single" w:sz="6" w:space="0" w:color="D5D5D5"/>
            </w:tcBorders>
            <w:tcMar>
              <w:top w:w="90" w:type="dxa"/>
              <w:left w:w="90" w:type="dxa"/>
              <w:bottom w:w="90" w:type="dxa"/>
              <w:right w:w="90" w:type="dxa"/>
            </w:tcMar>
            <w:hideMark/>
          </w:tcPr>
          <w:p w14:paraId="4FE87BEA" w14:textId="77777777" w:rsidR="00D25B3B" w:rsidRPr="00D25B3B" w:rsidRDefault="00D25B3B" w:rsidP="00D25B3B">
            <w:r w:rsidRPr="00D25B3B">
              <w:t>0.28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24E699A0" w14:textId="77777777" w:rsidR="00D25B3B" w:rsidRPr="00D25B3B" w:rsidRDefault="00D25B3B" w:rsidP="00D25B3B">
            <w:r w:rsidRPr="00D25B3B">
              <w:t>367</w:t>
            </w:r>
          </w:p>
        </w:tc>
      </w:tr>
      <w:tr w:rsidR="00D25B3B" w:rsidRPr="00D25B3B" w14:paraId="05DC366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98C4F95" w14:textId="77777777" w:rsidR="00D25B3B" w:rsidRPr="00D25B3B" w:rsidRDefault="00D25B3B" w:rsidP="00D25B3B">
            <w:r w:rsidRPr="00D25B3B">
              <w:t>Project manager track record (alt. #1)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D5D43B" w14:textId="77777777" w:rsidR="00D25B3B" w:rsidRPr="00D25B3B" w:rsidRDefault="00D25B3B" w:rsidP="00D25B3B">
            <w:r w:rsidRPr="00D25B3B">
              <w:t>0.71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3BB1C0" w14:textId="77777777" w:rsidR="00D25B3B" w:rsidRPr="00D25B3B" w:rsidRDefault="00D25B3B" w:rsidP="00D25B3B">
            <w:r w:rsidRPr="00D25B3B">
              <w:t>0.32</w:t>
            </w:r>
          </w:p>
        </w:tc>
        <w:tc>
          <w:tcPr>
            <w:tcW w:w="0" w:type="auto"/>
            <w:tcBorders>
              <w:bottom w:val="single" w:sz="12" w:space="0" w:color="DADADA"/>
              <w:right w:val="single" w:sz="6" w:space="0" w:color="D5D5D5"/>
            </w:tcBorders>
            <w:tcMar>
              <w:top w:w="90" w:type="dxa"/>
              <w:left w:w="90" w:type="dxa"/>
              <w:bottom w:w="90" w:type="dxa"/>
              <w:right w:w="90" w:type="dxa"/>
            </w:tcMar>
            <w:hideMark/>
          </w:tcPr>
          <w:p w14:paraId="311EF62E" w14:textId="77777777" w:rsidR="00D25B3B" w:rsidRPr="00D25B3B" w:rsidRDefault="00D25B3B" w:rsidP="00D25B3B">
            <w:r w:rsidRPr="00D25B3B">
              <w:t>1591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D71E0D" w14:textId="77777777" w:rsidR="00D25B3B" w:rsidRPr="00D25B3B" w:rsidRDefault="00D25B3B" w:rsidP="00D25B3B">
            <w:r w:rsidRPr="00D25B3B">
              <w:t>0.66</w:t>
            </w:r>
          </w:p>
        </w:tc>
        <w:tc>
          <w:tcPr>
            <w:tcW w:w="0" w:type="auto"/>
            <w:tcBorders>
              <w:bottom w:val="single" w:sz="12" w:space="0" w:color="DADADA"/>
              <w:right w:val="single" w:sz="6" w:space="0" w:color="D5D5D5"/>
            </w:tcBorders>
            <w:tcMar>
              <w:top w:w="90" w:type="dxa"/>
              <w:left w:w="90" w:type="dxa"/>
              <w:bottom w:w="90" w:type="dxa"/>
              <w:right w:w="90" w:type="dxa"/>
            </w:tcMar>
            <w:hideMark/>
          </w:tcPr>
          <w:p w14:paraId="56A89C4F" w14:textId="77777777" w:rsidR="00D25B3B" w:rsidRPr="00D25B3B" w:rsidRDefault="00D25B3B" w:rsidP="00D25B3B">
            <w:r w:rsidRPr="00D25B3B">
              <w:t>0.32</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815666" w14:textId="77777777" w:rsidR="00D25B3B" w:rsidRPr="00D25B3B" w:rsidRDefault="00D25B3B" w:rsidP="00D25B3B">
            <w:r w:rsidRPr="00D25B3B">
              <w:t>329</w:t>
            </w:r>
          </w:p>
        </w:tc>
      </w:tr>
      <w:tr w:rsidR="00D25B3B" w:rsidRPr="00D25B3B" w14:paraId="0353E4C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C202C30" w14:textId="77777777" w:rsidR="00D25B3B" w:rsidRPr="00D25B3B" w:rsidRDefault="00D25B3B" w:rsidP="00D25B3B">
            <w:r w:rsidRPr="00D25B3B">
              <w:lastRenderedPageBreak/>
              <w:t>Project manager track record (alt. #2)</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4C29AC" w14:textId="77777777" w:rsidR="00D25B3B" w:rsidRPr="00D25B3B" w:rsidRDefault="00D25B3B" w:rsidP="00D25B3B">
            <w:r w:rsidRPr="00D25B3B">
              <w:t>0.72</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E76540" w14:textId="77777777" w:rsidR="00D25B3B" w:rsidRPr="00D25B3B" w:rsidRDefault="00D25B3B" w:rsidP="00D25B3B">
            <w:r w:rsidRPr="00D25B3B">
              <w:t>0.29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244A2C" w14:textId="77777777" w:rsidR="00D25B3B" w:rsidRPr="00D25B3B" w:rsidRDefault="00D25B3B" w:rsidP="00D25B3B">
            <w:r w:rsidRPr="00D25B3B">
              <w:t>1591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43E78D7" w14:textId="77777777" w:rsidR="00D25B3B" w:rsidRPr="00D25B3B" w:rsidRDefault="00D25B3B" w:rsidP="00D25B3B">
            <w:r w:rsidRPr="00D25B3B">
              <w:t>0.68</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AE9784" w14:textId="77777777" w:rsidR="00D25B3B" w:rsidRPr="00D25B3B" w:rsidRDefault="00D25B3B" w:rsidP="00D25B3B">
            <w:r w:rsidRPr="00D25B3B">
              <w:t>0.29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F75A66" w14:textId="77777777" w:rsidR="00D25B3B" w:rsidRPr="00D25B3B" w:rsidRDefault="00D25B3B" w:rsidP="00D25B3B">
            <w:r w:rsidRPr="00D25B3B">
              <w:t>329</w:t>
            </w:r>
          </w:p>
        </w:tc>
      </w:tr>
      <w:tr w:rsidR="00D25B3B" w:rsidRPr="00D25B3B" w14:paraId="0633413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47C8B72" w14:textId="77777777" w:rsidR="00D25B3B" w:rsidRPr="00D25B3B" w:rsidRDefault="00D25B3B" w:rsidP="00D25B3B">
            <w:r w:rsidRPr="00D25B3B">
              <w:t>Project manager turnover</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FE767F" w14:textId="77777777" w:rsidR="00D25B3B" w:rsidRPr="00D25B3B" w:rsidRDefault="00D25B3B" w:rsidP="00D25B3B">
            <w:r w:rsidRPr="00D25B3B">
              <w:t>0.43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14CE10" w14:textId="77777777" w:rsidR="00D25B3B" w:rsidRPr="00D25B3B" w:rsidRDefault="00D25B3B" w:rsidP="00D25B3B">
            <w:r w:rsidRPr="00D25B3B">
              <w:t>0.22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1A321342" w14:textId="77777777" w:rsidR="00D25B3B" w:rsidRPr="00D25B3B" w:rsidRDefault="00D25B3B" w:rsidP="00D25B3B">
            <w:r w:rsidRPr="00D25B3B">
              <w:t>2373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E197D7B" w14:textId="77777777" w:rsidR="00D25B3B" w:rsidRPr="00D25B3B" w:rsidRDefault="00D25B3B" w:rsidP="00D25B3B">
            <w:r w:rsidRPr="00D25B3B">
              <w:t>0.63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EF9B7F" w14:textId="77777777" w:rsidR="00D25B3B" w:rsidRPr="00D25B3B" w:rsidRDefault="00D25B3B" w:rsidP="00D25B3B">
            <w:r w:rsidRPr="00D25B3B">
              <w:t>0.27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3D2D1960" w14:textId="77777777" w:rsidR="00D25B3B" w:rsidRPr="00D25B3B" w:rsidRDefault="00D25B3B" w:rsidP="00D25B3B">
            <w:r w:rsidRPr="00D25B3B">
              <w:t>367</w:t>
            </w:r>
          </w:p>
        </w:tc>
      </w:tr>
      <w:tr w:rsidR="00D25B3B" w:rsidRPr="00D25B3B" w14:paraId="46D9746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75A5E9B" w14:textId="77777777" w:rsidR="00D25B3B" w:rsidRPr="00D25B3B" w:rsidRDefault="00D25B3B" w:rsidP="00D25B3B">
            <w:r w:rsidRPr="00D25B3B">
              <w:t>Negative rating in first half</w:t>
            </w:r>
          </w:p>
        </w:tc>
        <w:tc>
          <w:tcPr>
            <w:tcW w:w="0" w:type="auto"/>
            <w:tcBorders>
              <w:bottom w:val="single" w:sz="12" w:space="0" w:color="DADADA"/>
              <w:right w:val="single" w:sz="6" w:space="0" w:color="D5D5D5"/>
            </w:tcBorders>
            <w:tcMar>
              <w:top w:w="90" w:type="dxa"/>
              <w:left w:w="90" w:type="dxa"/>
              <w:bottom w:w="90" w:type="dxa"/>
              <w:right w:w="90" w:type="dxa"/>
            </w:tcMar>
            <w:hideMark/>
          </w:tcPr>
          <w:p w14:paraId="60EC48E8" w14:textId="77777777" w:rsidR="00D25B3B" w:rsidRPr="00D25B3B" w:rsidRDefault="00D25B3B" w:rsidP="00D25B3B">
            <w:r w:rsidRPr="00D25B3B">
              <w:t>0.13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B5DBFF" w14:textId="77777777" w:rsidR="00D25B3B" w:rsidRPr="00D25B3B" w:rsidRDefault="00D25B3B" w:rsidP="00D25B3B">
            <w:r w:rsidRPr="00D25B3B">
              <w:t>0.33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C5BF2B" w14:textId="77777777" w:rsidR="00D25B3B" w:rsidRPr="00D25B3B" w:rsidRDefault="00D25B3B" w:rsidP="00D25B3B">
            <w:r w:rsidRPr="00D25B3B">
              <w:t>2373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43C64B" w14:textId="77777777" w:rsidR="00D25B3B" w:rsidRPr="00D25B3B" w:rsidRDefault="00D25B3B" w:rsidP="00D25B3B">
            <w:r w:rsidRPr="00D25B3B">
              <w:t>0.09</w:t>
            </w:r>
          </w:p>
        </w:tc>
        <w:tc>
          <w:tcPr>
            <w:tcW w:w="0" w:type="auto"/>
            <w:tcBorders>
              <w:bottom w:val="single" w:sz="12" w:space="0" w:color="DADADA"/>
              <w:right w:val="single" w:sz="6" w:space="0" w:color="D5D5D5"/>
            </w:tcBorders>
            <w:tcMar>
              <w:top w:w="90" w:type="dxa"/>
              <w:left w:w="90" w:type="dxa"/>
              <w:bottom w:w="90" w:type="dxa"/>
              <w:right w:w="90" w:type="dxa"/>
            </w:tcMar>
            <w:hideMark/>
          </w:tcPr>
          <w:p w14:paraId="4E1ACD6A" w14:textId="77777777" w:rsidR="00D25B3B" w:rsidRPr="00D25B3B" w:rsidRDefault="00D25B3B" w:rsidP="00D25B3B">
            <w:r w:rsidRPr="00D25B3B">
              <w:t>0.28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472EC0" w14:textId="77777777" w:rsidR="00D25B3B" w:rsidRPr="00D25B3B" w:rsidRDefault="00D25B3B" w:rsidP="00D25B3B">
            <w:r w:rsidRPr="00D25B3B">
              <w:t>367</w:t>
            </w:r>
          </w:p>
        </w:tc>
      </w:tr>
    </w:tbl>
    <w:p w14:paraId="4717F6E5" w14:textId="77777777" w:rsidR="00D25B3B" w:rsidRDefault="00D25B3B"/>
    <w:p w14:paraId="1B282681" w14:textId="77777777" w:rsidR="00D25B3B" w:rsidRDefault="00D25B3B"/>
    <w:p w14:paraId="1EFBDF02" w14:textId="77777777" w:rsidR="00D25B3B" w:rsidRPr="00D25B3B" w:rsidRDefault="00D25B3B" w:rsidP="00D25B3B">
      <w:pPr>
        <w:rPr>
          <w:b/>
          <w:bCs/>
        </w:rPr>
      </w:pPr>
      <w:r w:rsidRPr="00D25B3B">
        <w:rPr>
          <w:b/>
          <w:bCs/>
        </w:rPr>
        <w:t>What Influences World Bank Project Evaluations?</w:t>
      </w:r>
    </w:p>
    <w:p w14:paraId="3FA709B9" w14:textId="77777777" w:rsidR="00D25B3B" w:rsidRPr="00D25B3B" w:rsidRDefault="00D25B3B" w:rsidP="00D25B3B">
      <w:pPr>
        <w:numPr>
          <w:ilvl w:val="0"/>
          <w:numId w:val="13"/>
        </w:numPr>
      </w:pPr>
      <w:r w:rsidRPr="00D25B3B">
        <w:t>Chapter</w:t>
      </w:r>
    </w:p>
    <w:p w14:paraId="062CC851" w14:textId="77777777" w:rsidR="00D25B3B" w:rsidRPr="00D25B3B" w:rsidRDefault="00D25B3B" w:rsidP="00D25B3B">
      <w:pPr>
        <w:numPr>
          <w:ilvl w:val="0"/>
          <w:numId w:val="13"/>
        </w:numPr>
      </w:pPr>
      <w:r w:rsidRPr="00D25B3B">
        <w:t>First Online: 07 September 2019</w:t>
      </w:r>
    </w:p>
    <w:p w14:paraId="7F0D7130" w14:textId="77777777" w:rsidR="00D25B3B" w:rsidRPr="00D25B3B" w:rsidRDefault="00D25B3B" w:rsidP="00D25B3B">
      <w:pPr>
        <w:numPr>
          <w:ilvl w:val="0"/>
          <w:numId w:val="14"/>
        </w:numPr>
      </w:pPr>
      <w:r w:rsidRPr="00D25B3B">
        <w:t>pp 109–150</w:t>
      </w:r>
    </w:p>
    <w:p w14:paraId="41BC2D42" w14:textId="77777777" w:rsidR="00D25B3B" w:rsidRPr="00D25B3B" w:rsidRDefault="00D25B3B" w:rsidP="00D25B3B">
      <w:pPr>
        <w:numPr>
          <w:ilvl w:val="0"/>
          <w:numId w:val="14"/>
        </w:numPr>
      </w:pPr>
      <w:hyperlink r:id="rId71" w:anchor="citeas" w:history="1">
        <w:r w:rsidRPr="00D25B3B">
          <w:rPr>
            <w:rStyle w:val="Hyperlink"/>
          </w:rPr>
          <w:t>Cite this chapter</w:t>
        </w:r>
      </w:hyperlink>
    </w:p>
    <w:p w14:paraId="6B210954" w14:textId="149104C5" w:rsidR="00D25B3B" w:rsidRPr="00D25B3B" w:rsidRDefault="00D25B3B" w:rsidP="00D25B3B">
      <w:hyperlink r:id="rId72" w:history="1">
        <w:r w:rsidRPr="00D25B3B">
          <w:rPr>
            <w:rStyle w:val="Hyperlink"/>
            <w:b/>
            <w:bCs/>
          </w:rPr>
          <mc:AlternateContent>
            <mc:Choice Requires="wps">
              <w:drawing>
                <wp:inline distT="0" distB="0" distL="0" distR="0" wp14:anchorId="0A2F1011" wp14:editId="785FF6EE">
                  <wp:extent cx="685800" cy="1038225"/>
                  <wp:effectExtent l="0" t="0" r="0" b="0"/>
                  <wp:docPr id="84537649" name="Rectangle 22">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 cy="1038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D4705" id="Rectangle 22" o:spid="_x0000_s1026" href="https://link.springer.com/book/10.1007/978-3-030-22121-8" style="width:54pt;height:8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" o:button="t" filled="f" stroked="f">
                  <v:fill o:detectmouseclick="t"/>
                  <o:lock v:ext="edit" aspectratio="t"/>
                  <w10:anchorlock/>
                </v:rect>
              </w:pict>
            </mc:Fallback>
          </mc:AlternateContent>
        </w:r>
        <w:r w:rsidRPr="00D25B3B">
          <w:rPr>
            <w:rStyle w:val="Hyperlink"/>
            <w:b/>
            <w:bCs/>
          </w:rPr>
          <w:t>Lessons on Foreign Aid and Economic Development</w:t>
        </w:r>
      </w:hyperlink>
    </w:p>
    <w:p w14:paraId="6D6FB8E0" w14:textId="77777777" w:rsidR="00D25B3B" w:rsidRPr="00D25B3B" w:rsidRDefault="00D25B3B" w:rsidP="00D25B3B">
      <w:pPr>
        <w:numPr>
          <w:ilvl w:val="0"/>
          <w:numId w:val="15"/>
        </w:numPr>
      </w:pPr>
      <w:hyperlink r:id="rId73" w:anchor="auth-Christopher-Kilby" w:history="1">
        <w:r w:rsidRPr="00D25B3B">
          <w:rPr>
            <w:rStyle w:val="Hyperlink"/>
          </w:rPr>
          <w:t>Christopher Kilby</w:t>
        </w:r>
      </w:hyperlink>
      <w:r w:rsidRPr="00D25B3B">
        <w:t> &amp; </w:t>
      </w:r>
    </w:p>
    <w:p w14:paraId="72144FCD" w14:textId="77777777" w:rsidR="00D25B3B" w:rsidRPr="00D25B3B" w:rsidRDefault="00D25B3B" w:rsidP="00D25B3B">
      <w:pPr>
        <w:numPr>
          <w:ilvl w:val="0"/>
          <w:numId w:val="15"/>
        </w:numPr>
      </w:pPr>
      <w:hyperlink r:id="rId74" w:anchor="auth-Katharina-Michaelowa" w:history="1">
        <w:r w:rsidRPr="00D25B3B">
          <w:rPr>
            <w:rStyle w:val="Hyperlink"/>
          </w:rPr>
          <w:t>Katharina Michaelowa</w:t>
        </w:r>
      </w:hyperlink>
      <w:r w:rsidRPr="00D25B3B">
        <w:t> </w:t>
      </w:r>
    </w:p>
    <w:p w14:paraId="10465101" w14:textId="77777777" w:rsidR="00D25B3B" w:rsidRPr="00D25B3B" w:rsidRDefault="00D25B3B" w:rsidP="00D25B3B">
      <w:pPr>
        <w:numPr>
          <w:ilvl w:val="0"/>
          <w:numId w:val="16"/>
        </w:numPr>
        <w:rPr>
          <w:b/>
          <w:bCs/>
        </w:rPr>
      </w:pPr>
      <w:r w:rsidRPr="00D25B3B">
        <w:rPr>
          <w:b/>
          <w:bCs/>
        </w:rPr>
        <w:t>1207 </w:t>
      </w:r>
      <w:r w:rsidRPr="00D25B3B">
        <w:t>Accesses</w:t>
      </w:r>
    </w:p>
    <w:p w14:paraId="749E4BA2" w14:textId="77777777" w:rsidR="00D25B3B" w:rsidRPr="00D25B3B" w:rsidRDefault="00D25B3B" w:rsidP="00D25B3B">
      <w:pPr>
        <w:numPr>
          <w:ilvl w:val="0"/>
          <w:numId w:val="16"/>
        </w:numPr>
        <w:rPr>
          <w:b/>
          <w:bCs/>
        </w:rPr>
      </w:pPr>
      <w:r w:rsidRPr="00D25B3B">
        <w:rPr>
          <w:b/>
          <w:bCs/>
        </w:rPr>
        <w:t>18 </w:t>
      </w:r>
      <w:r w:rsidRPr="00D25B3B">
        <w:t>Citations</w:t>
      </w:r>
    </w:p>
    <w:p w14:paraId="77C86F7F" w14:textId="77777777" w:rsidR="00D25B3B" w:rsidRPr="00D25B3B" w:rsidRDefault="00D25B3B" w:rsidP="00D25B3B">
      <w:pPr>
        <w:rPr>
          <w:b/>
          <w:bCs/>
        </w:rPr>
      </w:pPr>
      <w:r w:rsidRPr="00D25B3B">
        <w:rPr>
          <w:b/>
          <w:bCs/>
        </w:rPr>
        <w:t>Abstract</w:t>
      </w:r>
    </w:p>
    <w:p w14:paraId="5F6A5FD5" w14:textId="77777777" w:rsidR="00D25B3B" w:rsidRPr="00D25B3B" w:rsidRDefault="00D25B3B" w:rsidP="00D25B3B">
      <w:r w:rsidRPr="00D25B3B">
        <w:t xml:space="preserve">In 2011, the World Bank’s Independent Evaluation Group made its project ratings database public. With broad geographic and sectoral coverage, this database is a valuable resource for research on development effectiveness, what works and what does not. This chapter first provides an overview for scholars interested in evaluation but unfamiliar with the World Bank evaluation system. </w:t>
      </w:r>
      <w:proofErr w:type="gramStart"/>
      <w:r w:rsidRPr="00D25B3B">
        <w:t>Next</w:t>
      </w:r>
      <w:proofErr w:type="gramEnd"/>
      <w:r w:rsidRPr="00D25B3B">
        <w:t xml:space="preserve"> we examine whether geopolitical or institutional factors influence ratings. We focus on how projects are selected for performance assessments and what factors influence project ratings. We </w:t>
      </w:r>
      <w:r w:rsidRPr="00D25B3B">
        <w:lastRenderedPageBreak/>
        <w:t>find evidence that bureaucratic factors influence selection and that one geopolitical variable—nonpermanent United Nations Security Council membership—impacts ratings. Nonetheless if researchers control for potential biases, World Bank project ratings can provide a valuable way to measure project quality in many applications.</w:t>
      </w:r>
    </w:p>
    <w:p w14:paraId="0EEB6299" w14:textId="77777777" w:rsidR="00D25B3B" w:rsidRPr="00D25B3B" w:rsidRDefault="00D25B3B" w:rsidP="00D25B3B">
      <w:r w:rsidRPr="00D25B3B">
        <w:t> This is a preview of subscription content, </w:t>
      </w:r>
      <w:hyperlink r:id="rId75" w:history="1">
        <w:r w:rsidRPr="00D25B3B">
          <w:rPr>
            <w:rStyle w:val="Hyperlink"/>
          </w:rPr>
          <w:t>log in via an institution</w:t>
        </w:r>
      </w:hyperlink>
      <w:r w:rsidRPr="00D25B3B">
        <w:t>  to check access.</w:t>
      </w:r>
    </w:p>
    <w:p w14:paraId="7732307D" w14:textId="77777777" w:rsidR="00D25B3B" w:rsidRPr="00D25B3B" w:rsidRDefault="00D25B3B" w:rsidP="00D25B3B">
      <w:pPr>
        <w:rPr>
          <w:b/>
          <w:bCs/>
        </w:rPr>
      </w:pPr>
      <w:r w:rsidRPr="00D25B3B">
        <w:rPr>
          <w:b/>
          <w:bCs/>
        </w:rPr>
        <w:t>Access this chapter</w:t>
      </w:r>
    </w:p>
    <w:p w14:paraId="5B7B325B" w14:textId="77777777" w:rsidR="00D25B3B" w:rsidRPr="00D25B3B" w:rsidRDefault="00D25B3B" w:rsidP="00D25B3B">
      <w:hyperlink r:id="rId76" w:history="1">
        <w:r w:rsidRPr="00D25B3B">
          <w:rPr>
            <w:rStyle w:val="Hyperlink"/>
            <w:b/>
            <w:bCs/>
          </w:rPr>
          <w:t>Log in via an institution </w:t>
        </w:r>
      </w:hyperlink>
    </w:p>
    <w:p w14:paraId="2047AC25" w14:textId="77777777" w:rsidR="00D25B3B" w:rsidRPr="00D25B3B" w:rsidRDefault="00D25B3B" w:rsidP="00D25B3B">
      <w:pPr>
        <w:rPr>
          <w:b/>
          <w:bCs/>
        </w:rPr>
      </w:pPr>
      <w:r w:rsidRPr="00D25B3B">
        <w:rPr>
          <w:b/>
          <w:bCs/>
        </w:rPr>
        <w:t>Subscribe and save</w:t>
      </w:r>
    </w:p>
    <w:p w14:paraId="78A3CE2C" w14:textId="77777777" w:rsidR="00D25B3B" w:rsidRPr="00D25B3B" w:rsidRDefault="00D25B3B" w:rsidP="00D25B3B">
      <w:r w:rsidRPr="00D25B3B">
        <w:t>Springer+</w:t>
      </w:r>
    </w:p>
    <w:p w14:paraId="3F2959CE" w14:textId="77777777" w:rsidR="00D25B3B" w:rsidRPr="00D25B3B" w:rsidRDefault="00D25B3B" w:rsidP="00D25B3B">
      <w:r w:rsidRPr="00D25B3B">
        <w:t>from €37.37 /Month</w:t>
      </w:r>
    </w:p>
    <w:p w14:paraId="30671C5D" w14:textId="77777777" w:rsidR="00D25B3B" w:rsidRPr="00D25B3B" w:rsidRDefault="00D25B3B" w:rsidP="00D25B3B">
      <w:pPr>
        <w:numPr>
          <w:ilvl w:val="0"/>
          <w:numId w:val="17"/>
        </w:numPr>
      </w:pPr>
      <w:r w:rsidRPr="00D25B3B">
        <w:t>Starting from 10 chapters or articles per month</w:t>
      </w:r>
    </w:p>
    <w:p w14:paraId="7EB7DE2B" w14:textId="77777777" w:rsidR="00D25B3B" w:rsidRPr="00D25B3B" w:rsidRDefault="00D25B3B" w:rsidP="00D25B3B">
      <w:pPr>
        <w:numPr>
          <w:ilvl w:val="0"/>
          <w:numId w:val="17"/>
        </w:numPr>
      </w:pPr>
      <w:r w:rsidRPr="00D25B3B">
        <w:t>Access and download chapters and articles from more than 300k books and 2,500 journals</w:t>
      </w:r>
    </w:p>
    <w:p w14:paraId="6ED31546" w14:textId="77777777" w:rsidR="00D25B3B" w:rsidRPr="00D25B3B" w:rsidRDefault="00D25B3B" w:rsidP="00D25B3B">
      <w:pPr>
        <w:numPr>
          <w:ilvl w:val="0"/>
          <w:numId w:val="17"/>
        </w:numPr>
      </w:pPr>
      <w:r w:rsidRPr="00D25B3B">
        <w:t>Cancel anytime</w:t>
      </w:r>
    </w:p>
    <w:p w14:paraId="32E40FCC" w14:textId="77777777" w:rsidR="00D25B3B" w:rsidRPr="00D25B3B" w:rsidRDefault="00D25B3B" w:rsidP="00D25B3B">
      <w:hyperlink r:id="rId77" w:history="1">
        <w:r w:rsidRPr="00D25B3B">
          <w:rPr>
            <w:rStyle w:val="Hyperlink"/>
            <w:b/>
            <w:bCs/>
          </w:rPr>
          <w:t>View plans </w:t>
        </w:r>
      </w:hyperlink>
    </w:p>
    <w:p w14:paraId="723ED834" w14:textId="77777777" w:rsidR="00D25B3B" w:rsidRPr="00D25B3B" w:rsidRDefault="00D25B3B" w:rsidP="00D25B3B">
      <w:pPr>
        <w:rPr>
          <w:b/>
          <w:bCs/>
        </w:rPr>
      </w:pPr>
      <w:r w:rsidRPr="00D25B3B">
        <w:rPr>
          <w:b/>
          <w:bCs/>
        </w:rPr>
        <w:t>Buy Now</w:t>
      </w:r>
    </w:p>
    <w:p w14:paraId="6FF92D96" w14:textId="77777777" w:rsidR="00D25B3B" w:rsidRPr="00D25B3B" w:rsidRDefault="00D25B3B" w:rsidP="00D25B3B">
      <w:pPr>
        <w:rPr>
          <w:vanish/>
        </w:rPr>
      </w:pPr>
      <w:r w:rsidRPr="00D25B3B">
        <w:rPr>
          <w:vanish/>
        </w:rPr>
        <w:t>Top of Form</w:t>
      </w:r>
    </w:p>
    <w:p w14:paraId="4556C682" w14:textId="77777777" w:rsidR="00D25B3B" w:rsidRPr="00D25B3B" w:rsidRDefault="00D25B3B" w:rsidP="00D25B3B">
      <w:pPr>
        <w:numPr>
          <w:ilvl w:val="0"/>
          <w:numId w:val="18"/>
        </w:numPr>
      </w:pPr>
      <w:r w:rsidRPr="00D25B3B">
        <w:t>Available as PDF</w:t>
      </w:r>
    </w:p>
    <w:p w14:paraId="2D0A3C2C" w14:textId="77777777" w:rsidR="00D25B3B" w:rsidRPr="00D25B3B" w:rsidRDefault="00D25B3B" w:rsidP="00D25B3B">
      <w:pPr>
        <w:numPr>
          <w:ilvl w:val="0"/>
          <w:numId w:val="18"/>
        </w:numPr>
      </w:pPr>
      <w:r w:rsidRPr="00D25B3B">
        <w:t>Read on any device</w:t>
      </w:r>
    </w:p>
    <w:p w14:paraId="7CB340BE" w14:textId="77777777" w:rsidR="00D25B3B" w:rsidRPr="00D25B3B" w:rsidRDefault="00D25B3B" w:rsidP="00D25B3B">
      <w:pPr>
        <w:numPr>
          <w:ilvl w:val="0"/>
          <w:numId w:val="18"/>
        </w:numPr>
      </w:pPr>
      <w:r w:rsidRPr="00D25B3B">
        <w:t>Instant download</w:t>
      </w:r>
    </w:p>
    <w:p w14:paraId="03C7B449" w14:textId="77777777" w:rsidR="00D25B3B" w:rsidRPr="00D25B3B" w:rsidRDefault="00D25B3B" w:rsidP="00D25B3B">
      <w:pPr>
        <w:numPr>
          <w:ilvl w:val="0"/>
          <w:numId w:val="18"/>
        </w:numPr>
      </w:pPr>
      <w:r w:rsidRPr="00D25B3B">
        <w:t>Own it forever</w:t>
      </w:r>
    </w:p>
    <w:p w14:paraId="1F5C005B" w14:textId="77777777" w:rsidR="00D25B3B" w:rsidRPr="00D25B3B" w:rsidRDefault="00D25B3B" w:rsidP="00D25B3B">
      <w:r w:rsidRPr="00D25B3B">
        <w:t>Buy Chapter </w:t>
      </w:r>
    </w:p>
    <w:p w14:paraId="27866080" w14:textId="77777777" w:rsidR="00D25B3B" w:rsidRPr="00D25B3B" w:rsidRDefault="00D25B3B" w:rsidP="00D25B3B">
      <w:pPr>
        <w:rPr>
          <w:vanish/>
        </w:rPr>
      </w:pPr>
      <w:r w:rsidRPr="00D25B3B">
        <w:rPr>
          <w:vanish/>
        </w:rPr>
        <w:t>Bottom of Form</w:t>
      </w:r>
    </w:p>
    <w:p w14:paraId="6930E63D" w14:textId="77777777" w:rsidR="00D25B3B" w:rsidRPr="00D25B3B" w:rsidRDefault="00D25B3B" w:rsidP="00D25B3B">
      <w:pPr>
        <w:rPr>
          <w:vanish/>
        </w:rPr>
      </w:pPr>
      <w:r w:rsidRPr="00D25B3B">
        <w:rPr>
          <w:vanish/>
        </w:rPr>
        <w:t>Top of Form</w:t>
      </w:r>
    </w:p>
    <w:p w14:paraId="13FDA6E7" w14:textId="77777777" w:rsidR="00D25B3B" w:rsidRPr="00D25B3B" w:rsidRDefault="00D25B3B" w:rsidP="00D25B3B">
      <w:pPr>
        <w:numPr>
          <w:ilvl w:val="0"/>
          <w:numId w:val="19"/>
        </w:numPr>
      </w:pPr>
      <w:r w:rsidRPr="00D25B3B">
        <w:t>Available as EPUB and PDF</w:t>
      </w:r>
    </w:p>
    <w:p w14:paraId="04F89F3F" w14:textId="77777777" w:rsidR="00D25B3B" w:rsidRPr="00D25B3B" w:rsidRDefault="00D25B3B" w:rsidP="00D25B3B">
      <w:pPr>
        <w:numPr>
          <w:ilvl w:val="0"/>
          <w:numId w:val="19"/>
        </w:numPr>
      </w:pPr>
      <w:r w:rsidRPr="00D25B3B">
        <w:t>Read on any device</w:t>
      </w:r>
    </w:p>
    <w:p w14:paraId="5101F79F" w14:textId="77777777" w:rsidR="00D25B3B" w:rsidRPr="00D25B3B" w:rsidRDefault="00D25B3B" w:rsidP="00D25B3B">
      <w:pPr>
        <w:numPr>
          <w:ilvl w:val="0"/>
          <w:numId w:val="19"/>
        </w:numPr>
      </w:pPr>
      <w:r w:rsidRPr="00D25B3B">
        <w:t>Instant download</w:t>
      </w:r>
    </w:p>
    <w:p w14:paraId="53857064" w14:textId="77777777" w:rsidR="00D25B3B" w:rsidRPr="00D25B3B" w:rsidRDefault="00D25B3B" w:rsidP="00D25B3B">
      <w:pPr>
        <w:numPr>
          <w:ilvl w:val="0"/>
          <w:numId w:val="19"/>
        </w:numPr>
      </w:pPr>
      <w:r w:rsidRPr="00D25B3B">
        <w:t>Own it forever</w:t>
      </w:r>
    </w:p>
    <w:p w14:paraId="4135A02B" w14:textId="77777777" w:rsidR="00D25B3B" w:rsidRPr="00D25B3B" w:rsidRDefault="00D25B3B" w:rsidP="00D25B3B">
      <w:r w:rsidRPr="00D25B3B">
        <w:t>Buy eBook </w:t>
      </w:r>
    </w:p>
    <w:p w14:paraId="414E646B" w14:textId="77777777" w:rsidR="00D25B3B" w:rsidRPr="00D25B3B" w:rsidRDefault="00D25B3B" w:rsidP="00D25B3B">
      <w:pPr>
        <w:rPr>
          <w:vanish/>
        </w:rPr>
      </w:pPr>
      <w:r w:rsidRPr="00D25B3B">
        <w:rPr>
          <w:vanish/>
        </w:rPr>
        <w:t>Bottom of Form</w:t>
      </w:r>
    </w:p>
    <w:p w14:paraId="776F2BB1" w14:textId="77777777" w:rsidR="00D25B3B" w:rsidRPr="00D25B3B" w:rsidRDefault="00D25B3B" w:rsidP="00D25B3B">
      <w:pPr>
        <w:rPr>
          <w:vanish/>
        </w:rPr>
      </w:pPr>
      <w:r w:rsidRPr="00D25B3B">
        <w:rPr>
          <w:vanish/>
        </w:rPr>
        <w:t>Top of Form</w:t>
      </w:r>
    </w:p>
    <w:p w14:paraId="7EEC28CC" w14:textId="77777777" w:rsidR="00D25B3B" w:rsidRPr="00D25B3B" w:rsidRDefault="00D25B3B" w:rsidP="00D25B3B">
      <w:pPr>
        <w:numPr>
          <w:ilvl w:val="0"/>
          <w:numId w:val="20"/>
        </w:numPr>
      </w:pPr>
      <w:r w:rsidRPr="00D25B3B">
        <w:t>Compact, lightweight edition</w:t>
      </w:r>
    </w:p>
    <w:p w14:paraId="44E611EB" w14:textId="77777777" w:rsidR="00D25B3B" w:rsidRPr="00D25B3B" w:rsidRDefault="00D25B3B" w:rsidP="00D25B3B">
      <w:pPr>
        <w:numPr>
          <w:ilvl w:val="0"/>
          <w:numId w:val="20"/>
        </w:numPr>
      </w:pPr>
      <w:r w:rsidRPr="00D25B3B">
        <w:t>Dispatched in 3 to 5 business days</w:t>
      </w:r>
    </w:p>
    <w:p w14:paraId="494A4F4B" w14:textId="77777777" w:rsidR="00D25B3B" w:rsidRPr="00D25B3B" w:rsidRDefault="00D25B3B" w:rsidP="00D25B3B">
      <w:pPr>
        <w:numPr>
          <w:ilvl w:val="0"/>
          <w:numId w:val="20"/>
        </w:numPr>
      </w:pPr>
      <w:r w:rsidRPr="00D25B3B">
        <w:t>Free shipping worldwide - </w:t>
      </w:r>
      <w:hyperlink r:id="rId78" w:tgtFrame="_blank" w:history="1">
        <w:r w:rsidRPr="00D25B3B">
          <w:rPr>
            <w:rStyle w:val="Hyperlink"/>
          </w:rPr>
          <w:t>see info</w:t>
        </w:r>
      </w:hyperlink>
    </w:p>
    <w:p w14:paraId="42D0D1CE" w14:textId="77777777" w:rsidR="00D25B3B" w:rsidRPr="00D25B3B" w:rsidRDefault="00D25B3B" w:rsidP="00D25B3B">
      <w:r w:rsidRPr="00D25B3B">
        <w:lastRenderedPageBreak/>
        <w:t>Buy Softcover Book </w:t>
      </w:r>
    </w:p>
    <w:p w14:paraId="600D9258" w14:textId="77777777" w:rsidR="00D25B3B" w:rsidRPr="00D25B3B" w:rsidRDefault="00D25B3B" w:rsidP="00D25B3B">
      <w:pPr>
        <w:rPr>
          <w:vanish/>
        </w:rPr>
      </w:pPr>
      <w:r w:rsidRPr="00D25B3B">
        <w:rPr>
          <w:vanish/>
        </w:rPr>
        <w:t>Bottom of Form</w:t>
      </w:r>
    </w:p>
    <w:p w14:paraId="03B410E4" w14:textId="77777777" w:rsidR="00D25B3B" w:rsidRPr="00D25B3B" w:rsidRDefault="00D25B3B" w:rsidP="00D25B3B">
      <w:pPr>
        <w:rPr>
          <w:vanish/>
        </w:rPr>
      </w:pPr>
      <w:r w:rsidRPr="00D25B3B">
        <w:rPr>
          <w:vanish/>
        </w:rPr>
        <w:t>Top of Form</w:t>
      </w:r>
    </w:p>
    <w:p w14:paraId="2DF8A2EB" w14:textId="77777777" w:rsidR="00D25B3B" w:rsidRPr="00D25B3B" w:rsidRDefault="00D25B3B" w:rsidP="00D25B3B">
      <w:pPr>
        <w:numPr>
          <w:ilvl w:val="0"/>
          <w:numId w:val="21"/>
        </w:numPr>
      </w:pPr>
      <w:r w:rsidRPr="00D25B3B">
        <w:t>Durable hardcover edition</w:t>
      </w:r>
    </w:p>
    <w:p w14:paraId="368ECBAB" w14:textId="77777777" w:rsidR="00D25B3B" w:rsidRPr="00D25B3B" w:rsidRDefault="00D25B3B" w:rsidP="00D25B3B">
      <w:pPr>
        <w:numPr>
          <w:ilvl w:val="0"/>
          <w:numId w:val="21"/>
        </w:numPr>
      </w:pPr>
      <w:r w:rsidRPr="00D25B3B">
        <w:t>Dispatched in 3 to 5 business days</w:t>
      </w:r>
    </w:p>
    <w:p w14:paraId="1F281EBD" w14:textId="77777777" w:rsidR="00D25B3B" w:rsidRPr="00D25B3B" w:rsidRDefault="00D25B3B" w:rsidP="00D25B3B">
      <w:pPr>
        <w:numPr>
          <w:ilvl w:val="0"/>
          <w:numId w:val="21"/>
        </w:numPr>
      </w:pPr>
      <w:r w:rsidRPr="00D25B3B">
        <w:t>Free shipping worldwide - </w:t>
      </w:r>
      <w:hyperlink r:id="rId79" w:tgtFrame="_blank" w:history="1">
        <w:r w:rsidRPr="00D25B3B">
          <w:rPr>
            <w:rStyle w:val="Hyperlink"/>
          </w:rPr>
          <w:t>see info</w:t>
        </w:r>
      </w:hyperlink>
    </w:p>
    <w:p w14:paraId="612FF44D" w14:textId="77777777" w:rsidR="00D25B3B" w:rsidRPr="00D25B3B" w:rsidRDefault="00D25B3B" w:rsidP="00D25B3B">
      <w:r w:rsidRPr="00D25B3B">
        <w:t>Buy Hardcover Book </w:t>
      </w:r>
    </w:p>
    <w:p w14:paraId="07BC1E4B" w14:textId="77777777" w:rsidR="00D25B3B" w:rsidRPr="00D25B3B" w:rsidRDefault="00D25B3B" w:rsidP="00D25B3B">
      <w:pPr>
        <w:rPr>
          <w:vanish/>
        </w:rPr>
      </w:pPr>
      <w:r w:rsidRPr="00D25B3B">
        <w:rPr>
          <w:vanish/>
        </w:rPr>
        <w:t>Bottom of Form</w:t>
      </w:r>
    </w:p>
    <w:p w14:paraId="56E2E16F" w14:textId="77777777" w:rsidR="00D25B3B" w:rsidRPr="00D25B3B" w:rsidRDefault="00D25B3B" w:rsidP="00D25B3B">
      <w:r w:rsidRPr="00D25B3B">
        <w:t>Tax calculation will be finalised at checkout</w:t>
      </w:r>
    </w:p>
    <w:p w14:paraId="58EF5662" w14:textId="77777777" w:rsidR="00D25B3B" w:rsidRPr="00D25B3B" w:rsidRDefault="00D25B3B" w:rsidP="00D25B3B">
      <w:pPr>
        <w:rPr>
          <w:b/>
          <w:bCs/>
        </w:rPr>
      </w:pPr>
      <w:r w:rsidRPr="00D25B3B">
        <w:rPr>
          <w:b/>
          <w:bCs/>
        </w:rPr>
        <w:t>Purchases are for personal use only</w:t>
      </w:r>
    </w:p>
    <w:p w14:paraId="70D1DF7D" w14:textId="77777777" w:rsidR="00D25B3B" w:rsidRPr="00D25B3B" w:rsidRDefault="00D25B3B" w:rsidP="00D25B3B">
      <w:hyperlink r:id="rId80" w:history="1">
        <w:r w:rsidRPr="00D25B3B">
          <w:rPr>
            <w:rStyle w:val="Hyperlink"/>
          </w:rPr>
          <w:t>Institutional subscriptions </w:t>
        </w:r>
      </w:hyperlink>
    </w:p>
    <w:p w14:paraId="3E77C236" w14:textId="77777777" w:rsidR="00D25B3B" w:rsidRPr="00D25B3B" w:rsidRDefault="00D25B3B" w:rsidP="00D25B3B">
      <w:pPr>
        <w:rPr>
          <w:b/>
          <w:bCs/>
        </w:rPr>
      </w:pPr>
      <w:r w:rsidRPr="00D25B3B">
        <w:rPr>
          <w:b/>
          <w:bCs/>
        </w:rPr>
        <w:t>Similar content being viewed by others</w:t>
      </w:r>
    </w:p>
    <w:p w14:paraId="13625894" w14:textId="405B1941" w:rsidR="00D25B3B" w:rsidRPr="00D25B3B" w:rsidRDefault="00D25B3B" w:rsidP="00D25B3B">
      <w:r w:rsidRPr="00D25B3B">
        <mc:AlternateContent>
          <mc:Choice Requires="wps">
            <w:drawing>
              <wp:inline distT="0" distB="0" distL="0" distR="0" wp14:anchorId="4A8808AF" wp14:editId="189FAA75">
                <wp:extent cx="304800" cy="304800"/>
                <wp:effectExtent l="0" t="0" r="0" b="0"/>
                <wp:docPr id="2009623449"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01F270"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ECD9C4" w14:textId="77777777" w:rsidR="00D25B3B" w:rsidRPr="00D25B3B" w:rsidRDefault="00D25B3B" w:rsidP="00D25B3B">
      <w:pPr>
        <w:rPr>
          <w:b/>
          <w:bCs/>
        </w:rPr>
      </w:pPr>
      <w:hyperlink r:id="rId81" w:history="1">
        <w:r w:rsidRPr="00D25B3B">
          <w:rPr>
            <w:rStyle w:val="Hyperlink"/>
            <w:b/>
            <w:bCs/>
          </w:rPr>
          <w:t>Quantitative Risk Analysis for International Project Management and Programs in an Emerging Economy</w:t>
        </w:r>
      </w:hyperlink>
    </w:p>
    <w:p w14:paraId="1F6B104B" w14:textId="77777777" w:rsidR="00D25B3B" w:rsidRPr="00D25B3B" w:rsidRDefault="00D25B3B" w:rsidP="00D25B3B">
      <w:r w:rsidRPr="00D25B3B">
        <w:rPr>
          <w:b/>
          <w:bCs/>
        </w:rPr>
        <w:t>Chapter</w:t>
      </w:r>
      <w:r w:rsidRPr="00D25B3B">
        <w:t> © 2017</w:t>
      </w:r>
    </w:p>
    <w:p w14:paraId="695CC9C9" w14:textId="624DAF7F" w:rsidR="00D25B3B" w:rsidRPr="00D25B3B" w:rsidRDefault="00D25B3B" w:rsidP="00D25B3B">
      <w:r w:rsidRPr="00D25B3B">
        <mc:AlternateContent>
          <mc:Choice Requires="wps">
            <w:drawing>
              <wp:inline distT="0" distB="0" distL="0" distR="0" wp14:anchorId="5FC1F75E" wp14:editId="20792358">
                <wp:extent cx="304800" cy="304800"/>
                <wp:effectExtent l="0" t="0" r="0" b="0"/>
                <wp:docPr id="48589764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95FD5"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B61B3B" w14:textId="77777777" w:rsidR="00D25B3B" w:rsidRPr="00D25B3B" w:rsidRDefault="00D25B3B" w:rsidP="00D25B3B">
      <w:pPr>
        <w:rPr>
          <w:b/>
          <w:bCs/>
        </w:rPr>
      </w:pPr>
      <w:hyperlink r:id="rId82" w:history="1">
        <w:r w:rsidRPr="00D25B3B">
          <w:rPr>
            <w:rStyle w:val="Hyperlink"/>
            <w:b/>
            <w:bCs/>
          </w:rPr>
          <w:t>A View of the Global Scene</w:t>
        </w:r>
      </w:hyperlink>
    </w:p>
    <w:p w14:paraId="103F7FE7" w14:textId="77777777" w:rsidR="00D25B3B" w:rsidRPr="00D25B3B" w:rsidRDefault="00D25B3B" w:rsidP="00D25B3B">
      <w:r w:rsidRPr="00D25B3B">
        <w:rPr>
          <w:b/>
          <w:bCs/>
        </w:rPr>
        <w:t>Chapter</w:t>
      </w:r>
      <w:r w:rsidRPr="00D25B3B">
        <w:t> © 2018</w:t>
      </w:r>
    </w:p>
    <w:p w14:paraId="6F1A6FBF" w14:textId="0EDAF4FB" w:rsidR="00D25B3B" w:rsidRPr="00D25B3B" w:rsidRDefault="00D25B3B" w:rsidP="00D25B3B">
      <w:r w:rsidRPr="00D25B3B">
        <mc:AlternateContent>
          <mc:Choice Requires="wps">
            <w:drawing>
              <wp:inline distT="0" distB="0" distL="0" distR="0" wp14:anchorId="2F3BAA2A" wp14:editId="71741F20">
                <wp:extent cx="304800" cy="304800"/>
                <wp:effectExtent l="0" t="0" r="0" b="0"/>
                <wp:docPr id="1911678067"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74575"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3DE061" w14:textId="77777777" w:rsidR="00D25B3B" w:rsidRPr="00D25B3B" w:rsidRDefault="00D25B3B" w:rsidP="00D25B3B">
      <w:pPr>
        <w:rPr>
          <w:b/>
          <w:bCs/>
        </w:rPr>
      </w:pPr>
      <w:hyperlink r:id="rId83" w:history="1">
        <w:r w:rsidRPr="00D25B3B">
          <w:rPr>
            <w:rStyle w:val="Hyperlink"/>
            <w:b/>
            <w:bCs/>
          </w:rPr>
          <w:t>The Independent Evaluation Group (IEG) of the World Bank Group: Influences on Evaluation Structures and Practices Globally and in the Americas</w:t>
        </w:r>
      </w:hyperlink>
    </w:p>
    <w:p w14:paraId="34D5DBF4" w14:textId="77777777" w:rsidR="00D25B3B" w:rsidRPr="00D25B3B" w:rsidRDefault="00D25B3B" w:rsidP="00D25B3B">
      <w:r w:rsidRPr="00D25B3B">
        <w:rPr>
          <w:b/>
          <w:bCs/>
        </w:rPr>
        <w:t>Chapter</w:t>
      </w:r>
      <w:r w:rsidRPr="00D25B3B">
        <w:t> © 2022</w:t>
      </w:r>
    </w:p>
    <w:p w14:paraId="0B63FD01" w14:textId="77777777" w:rsidR="00D25B3B" w:rsidRPr="00D25B3B" w:rsidRDefault="00D25B3B" w:rsidP="00D25B3B">
      <w:pPr>
        <w:rPr>
          <w:b/>
          <w:bCs/>
        </w:rPr>
      </w:pPr>
      <w:r w:rsidRPr="00D25B3B">
        <w:rPr>
          <w:b/>
          <w:bCs/>
        </w:rPr>
        <w:t>Explore related subjects</w:t>
      </w:r>
    </w:p>
    <w:p w14:paraId="15EDCF48" w14:textId="77777777" w:rsidR="00D25B3B" w:rsidRPr="00D25B3B" w:rsidRDefault="00D25B3B" w:rsidP="00D25B3B">
      <w:r w:rsidRPr="00D25B3B">
        <w:t>Discover the latest articles, books and news in related subjects, suggested using machine learning.</w:t>
      </w:r>
    </w:p>
    <w:p w14:paraId="5F35AE4F" w14:textId="77777777" w:rsidR="00D25B3B" w:rsidRPr="00D25B3B" w:rsidRDefault="00D25B3B" w:rsidP="00D25B3B">
      <w:pPr>
        <w:numPr>
          <w:ilvl w:val="0"/>
          <w:numId w:val="22"/>
        </w:numPr>
        <w:rPr>
          <w:b/>
          <w:bCs/>
        </w:rPr>
      </w:pPr>
      <w:hyperlink r:id="rId84" w:history="1">
        <w:r w:rsidRPr="00D25B3B">
          <w:rPr>
            <w:rStyle w:val="Hyperlink"/>
            <w:b/>
            <w:bCs/>
          </w:rPr>
          <w:t>Performance Assessment</w:t>
        </w:r>
      </w:hyperlink>
    </w:p>
    <w:p w14:paraId="296CEC89" w14:textId="77777777" w:rsidR="00D25B3B" w:rsidRPr="00D25B3B" w:rsidRDefault="00D25B3B" w:rsidP="00D25B3B">
      <w:pPr>
        <w:numPr>
          <w:ilvl w:val="0"/>
          <w:numId w:val="22"/>
        </w:numPr>
        <w:rPr>
          <w:b/>
          <w:bCs/>
        </w:rPr>
      </w:pPr>
      <w:hyperlink r:id="rId85" w:history="1">
        <w:r w:rsidRPr="00D25B3B">
          <w:rPr>
            <w:rStyle w:val="Hyperlink"/>
            <w:b/>
            <w:bCs/>
          </w:rPr>
          <w:t>Political Psychology</w:t>
        </w:r>
      </w:hyperlink>
    </w:p>
    <w:p w14:paraId="52BB0375" w14:textId="77777777" w:rsidR="00D25B3B" w:rsidRPr="00D25B3B" w:rsidRDefault="00D25B3B" w:rsidP="00D25B3B">
      <w:pPr>
        <w:numPr>
          <w:ilvl w:val="0"/>
          <w:numId w:val="22"/>
        </w:numPr>
        <w:rPr>
          <w:b/>
          <w:bCs/>
        </w:rPr>
      </w:pPr>
      <w:hyperlink r:id="rId86" w:history="1">
        <w:r w:rsidRPr="00D25B3B">
          <w:rPr>
            <w:rStyle w:val="Hyperlink"/>
            <w:b/>
            <w:bCs/>
          </w:rPr>
          <w:t>Politics and International Studies</w:t>
        </w:r>
      </w:hyperlink>
    </w:p>
    <w:p w14:paraId="6B80887A" w14:textId="77777777" w:rsidR="00D25B3B" w:rsidRPr="00D25B3B" w:rsidRDefault="00D25B3B" w:rsidP="00D25B3B">
      <w:pPr>
        <w:numPr>
          <w:ilvl w:val="0"/>
          <w:numId w:val="22"/>
        </w:numPr>
        <w:rPr>
          <w:b/>
          <w:bCs/>
        </w:rPr>
      </w:pPr>
      <w:hyperlink r:id="rId87" w:history="1">
        <w:r w:rsidRPr="00D25B3B">
          <w:rPr>
            <w:rStyle w:val="Hyperlink"/>
            <w:b/>
            <w:bCs/>
          </w:rPr>
          <w:t>Psychometrics</w:t>
        </w:r>
      </w:hyperlink>
    </w:p>
    <w:p w14:paraId="3D009C84" w14:textId="77777777" w:rsidR="00D25B3B" w:rsidRPr="00D25B3B" w:rsidRDefault="00D25B3B" w:rsidP="00D25B3B">
      <w:pPr>
        <w:numPr>
          <w:ilvl w:val="0"/>
          <w:numId w:val="22"/>
        </w:numPr>
        <w:rPr>
          <w:b/>
          <w:bCs/>
        </w:rPr>
      </w:pPr>
      <w:hyperlink r:id="rId88" w:history="1">
        <w:r w:rsidRPr="00D25B3B">
          <w:rPr>
            <w:rStyle w:val="Hyperlink"/>
            <w:b/>
            <w:bCs/>
          </w:rPr>
          <w:t>Social Influence</w:t>
        </w:r>
      </w:hyperlink>
    </w:p>
    <w:p w14:paraId="5B8158E1" w14:textId="77777777" w:rsidR="00D25B3B" w:rsidRPr="00D25B3B" w:rsidRDefault="00D25B3B" w:rsidP="00D25B3B">
      <w:pPr>
        <w:numPr>
          <w:ilvl w:val="0"/>
          <w:numId w:val="22"/>
        </w:numPr>
        <w:rPr>
          <w:b/>
          <w:bCs/>
        </w:rPr>
      </w:pPr>
      <w:hyperlink r:id="rId89" w:history="1">
        <w:r w:rsidRPr="00D25B3B">
          <w:rPr>
            <w:rStyle w:val="Hyperlink"/>
            <w:b/>
            <w:bCs/>
          </w:rPr>
          <w:t>Social Perception</w:t>
        </w:r>
      </w:hyperlink>
    </w:p>
    <w:p w14:paraId="0C3BA348" w14:textId="77777777" w:rsidR="00D25B3B" w:rsidRPr="00D25B3B" w:rsidRDefault="00D25B3B" w:rsidP="00D25B3B">
      <w:pPr>
        <w:numPr>
          <w:ilvl w:val="0"/>
          <w:numId w:val="22"/>
        </w:numPr>
        <w:rPr>
          <w:b/>
          <w:bCs/>
        </w:rPr>
      </w:pPr>
      <w:hyperlink r:id="rId90" w:history="1">
        <w:r w:rsidRPr="00D25B3B">
          <w:rPr>
            <w:rStyle w:val="Hyperlink"/>
            <w:b/>
            <w:bCs/>
          </w:rPr>
          <w:t>Evaluation Practices in European Policy Making</w:t>
        </w:r>
      </w:hyperlink>
    </w:p>
    <w:p w14:paraId="66F3B814" w14:textId="77777777" w:rsidR="00D25B3B" w:rsidRPr="00D25B3B" w:rsidRDefault="00D25B3B" w:rsidP="00D25B3B">
      <w:pPr>
        <w:rPr>
          <w:b/>
          <w:bCs/>
        </w:rPr>
      </w:pPr>
      <w:r w:rsidRPr="00D25B3B">
        <w:rPr>
          <w:b/>
          <w:bCs/>
        </w:rPr>
        <w:t>Notes</w:t>
      </w:r>
    </w:p>
    <w:p w14:paraId="2EE9B693" w14:textId="77777777" w:rsidR="00D25B3B" w:rsidRPr="00D25B3B" w:rsidRDefault="00D25B3B" w:rsidP="00D25B3B">
      <w:pPr>
        <w:numPr>
          <w:ilvl w:val="0"/>
          <w:numId w:val="23"/>
        </w:numPr>
      </w:pPr>
      <w:r w:rsidRPr="00D25B3B">
        <w:t>1.</w:t>
      </w:r>
    </w:p>
    <w:p w14:paraId="570E010A" w14:textId="77777777" w:rsidR="00D25B3B" w:rsidRPr="00D25B3B" w:rsidRDefault="00D25B3B" w:rsidP="00D25B3B">
      <w:r w:rsidRPr="00D25B3B">
        <w:t>In response NGO and donor pressure, the World Bank has gradually increased the amount of information it makes public. The “Access to Information” policy adopted in 2010 under World Bank President Robert Zoellick marked a major step forward, providing access to new information on projects and putting in place procedures to request information and to appeal when requests are initially denied.</w:t>
      </w:r>
    </w:p>
    <w:p w14:paraId="4F4ABC17" w14:textId="77777777" w:rsidR="00D25B3B" w:rsidRPr="00D25B3B" w:rsidRDefault="00D25B3B" w:rsidP="00D25B3B">
      <w:pPr>
        <w:numPr>
          <w:ilvl w:val="0"/>
          <w:numId w:val="23"/>
        </w:numPr>
      </w:pPr>
      <w:r w:rsidRPr="00D25B3B">
        <w:t>2.</w:t>
      </w:r>
    </w:p>
    <w:p w14:paraId="011EA7EF" w14:textId="77777777" w:rsidR="00D25B3B" w:rsidRPr="00D25B3B" w:rsidRDefault="00D25B3B" w:rsidP="00D25B3B">
      <w:r w:rsidRPr="00D25B3B">
        <w:t>Outsider papers: Buntaine and Parks (</w:t>
      </w:r>
      <w:hyperlink r:id="rId91" w:anchor="ref-CR5" w:tooltip="Buntaine, Mark, and Bradley C. Parks. 2013. When do environmentally-focused assistance projects achieve their objectives? Evidence from World Bank post-project evaluations. Global Environmental Politics 13(2):67–90." w:history="1">
        <w:r w:rsidRPr="00D25B3B">
          <w:rPr>
            <w:rStyle w:val="Hyperlink"/>
          </w:rPr>
          <w:t>2013</w:t>
        </w:r>
      </w:hyperlink>
      <w:r w:rsidRPr="00D25B3B">
        <w:t>), Dreher et al. (</w:t>
      </w:r>
      <w:hyperlink r:id="rId92" w:anchor="ref-CR14" w:tooltip="Dreher, Axel, Stephan Klasen, James Raymond Vreeland, and Eric Werker. 2013. The costs of favoritism: Is politically-driven aid less effective? Economic Development and Cultural Change 62(1):157–191." w:history="1">
        <w:r w:rsidRPr="00D25B3B">
          <w:rPr>
            <w:rStyle w:val="Hyperlink"/>
          </w:rPr>
          <w:t>2013</w:t>
        </w:r>
      </w:hyperlink>
      <w:r w:rsidRPr="00D25B3B">
        <w:t>), Girod and Tobin (</w:t>
      </w:r>
      <w:hyperlink r:id="rId93" w:anchor="ref-CR17" w:tooltip="Girod, Desha M., and Jennifer Tobin. 2016. Take the money and run: The determinants of compliance with aid agreements. International Organization 70(1) 209–239." w:history="1">
        <w:r w:rsidRPr="00D25B3B">
          <w:rPr>
            <w:rStyle w:val="Hyperlink"/>
          </w:rPr>
          <w:t>2016</w:t>
        </w:r>
      </w:hyperlink>
      <w:r w:rsidRPr="00D25B3B">
        <w:t>), Kilby (</w:t>
      </w:r>
      <w:hyperlink r:id="rId94" w:anchor="ref-CR32" w:tooltip="Kilby, Christopher. 2015. Assessing the impact of World Bank preparation on project outcomes. Journal of Development Economics 115:111–123." w:history="1">
        <w:r w:rsidRPr="00D25B3B">
          <w:rPr>
            <w:rStyle w:val="Hyperlink"/>
          </w:rPr>
          <w:t>2015</w:t>
        </w:r>
      </w:hyperlink>
      <w:r w:rsidRPr="00D25B3B">
        <w:t>), Malik and Stone (</w:t>
      </w:r>
      <w:hyperlink r:id="rId95" w:anchor="ref-CR35" w:tooltip="Malik, Rabia, and Randall W. Stone. 2018. Corporate influence in World Bank lending. Journal of Politics 80(1):103–1118." w:history="1">
        <w:r w:rsidRPr="00D25B3B">
          <w:rPr>
            <w:rStyle w:val="Hyperlink"/>
          </w:rPr>
          <w:t>2018</w:t>
        </w:r>
      </w:hyperlink>
      <w:r w:rsidRPr="00D25B3B">
        <w:t>), Michaelowa and Borrmann (</w:t>
      </w:r>
      <w:hyperlink r:id="rId96" w:anchor="ref-CR36" w:tooltip="Michaelowa, Katharina, and Axel Borrmann. 2006. Evaluation bias and incentive structures in bi- and multilateral aid agencies. Review of Development Economics 10(2):313–329." w:history="1">
        <w:r w:rsidRPr="00D25B3B">
          <w:rPr>
            <w:rStyle w:val="Hyperlink"/>
          </w:rPr>
          <w:t>2006</w:t>
        </w:r>
      </w:hyperlink>
      <w:r w:rsidRPr="00D25B3B">
        <w:t>), Sud and Olmstead-Rumsey (</w:t>
      </w:r>
      <w:hyperlink r:id="rId97" w:anchor="ref-CR45" w:tooltip="Sud, Inder, and Jane Olmstead-Rumsey. 2012. Development outcomes of World Bank projects: Real or illusory improvements. George Washington University Institute for Global and International Studies Working Paper #1." w:history="1">
        <w:r w:rsidRPr="00D25B3B">
          <w:rPr>
            <w:rStyle w:val="Hyperlink"/>
          </w:rPr>
          <w:t>2012</w:t>
        </w:r>
      </w:hyperlink>
      <w:r w:rsidRPr="00D25B3B">
        <w:t>), and Winters (</w:t>
      </w:r>
      <w:hyperlink r:id="rId98" w:anchor="ref-CR49" w:tooltip="Winters, Matthew S. 2014. Targeting, accountability and capture in development projects. International Studies Quarterly 58(2):393–404." w:history="1">
        <w:r w:rsidRPr="00D25B3B">
          <w:rPr>
            <w:rStyle w:val="Hyperlink"/>
          </w:rPr>
          <w:t>2014</w:t>
        </w:r>
      </w:hyperlink>
      <w:r w:rsidRPr="00D25B3B">
        <w:t>). Insider papers: Blum (</w:t>
      </w:r>
      <w:hyperlink r:id="rId99" w:anchor="ref-CR3" w:tooltip="Blum, Jürgen René. 2014. What factors predict how public sector projects perform? A review of the World Bank’s public sector management portfolio. World Bank Policy Research Working Paper 6798." w:history="1">
        <w:r w:rsidRPr="00D25B3B">
          <w:rPr>
            <w:rStyle w:val="Hyperlink"/>
          </w:rPr>
          <w:t>2014</w:t>
        </w:r>
      </w:hyperlink>
      <w:r w:rsidRPr="00D25B3B">
        <w:t>), Bulman et al. (</w:t>
      </w:r>
      <w:hyperlink r:id="rId100" w:anchor="ref-CR4" w:tooltip="Bulman, David, Walter Kolkma, and Aart Kraay. 2017. Good countries or good projects? Comparing macro and micro correlates of World Bank and Asian Development Bank project performance. Review of International Organizations 12(3):335–363." w:history="1">
        <w:r w:rsidRPr="00D25B3B">
          <w:rPr>
            <w:rStyle w:val="Hyperlink"/>
          </w:rPr>
          <w:t>2017</w:t>
        </w:r>
      </w:hyperlink>
      <w:r w:rsidRPr="00D25B3B">
        <w:t>), Chauvet et al. (</w:t>
      </w:r>
      <w:hyperlink r:id="rId101" w:anchor="ref-CR6" w:tooltip="Chauvet, Lisa, Paul Collier, and Marguerite Duponchel. 2010. What explains aid project success in post-conflict situations? World Bank Policy Research Working Paper 5418." w:history="1">
        <w:r w:rsidRPr="00D25B3B">
          <w:rPr>
            <w:rStyle w:val="Hyperlink"/>
          </w:rPr>
          <w:t>2010</w:t>
        </w:r>
      </w:hyperlink>
      <w:r w:rsidRPr="00D25B3B">
        <w:t>), Chauvet et al. (</w:t>
      </w:r>
      <w:hyperlink r:id="rId102" w:anchor="ref-CR7" w:tooltip="Chauvet, Lisa, Paul Collier, and Andreas Fuster. 2017. Supervision and Project Performance: A Principal-Agent Approach.〈hal-01516966〉." w:history="1">
        <w:r w:rsidRPr="00D25B3B">
          <w:rPr>
            <w:rStyle w:val="Hyperlink"/>
          </w:rPr>
          <w:t>2017</w:t>
        </w:r>
      </w:hyperlink>
      <w:r w:rsidRPr="00D25B3B">
        <w:t>), Cruz and Keefer (</w:t>
      </w:r>
      <w:hyperlink r:id="rId103" w:anchor="ref-CR8" w:tooltip="Cruz, Cesi, and Philip Keefer. 2013. The organization of programmatic parties and the politics of bureaucratic reform. World Bank Policy Research Working Paper 6686." w:history="1">
        <w:r w:rsidRPr="00D25B3B">
          <w:rPr>
            <w:rStyle w:val="Hyperlink"/>
          </w:rPr>
          <w:t>2013</w:t>
        </w:r>
      </w:hyperlink>
      <w:r w:rsidRPr="00D25B3B">
        <w:t>), Deininger et al. (</w:t>
      </w:r>
      <w:hyperlink r:id="rId104" w:anchor="ref-CR9" w:tooltip="Deininger, Klaus, Lyn Squire, and Swati Basu. 1998. Does economic analysis improve the quality of foreign assistance? World Bank Economic Review 12(3):385–418." w:history="1">
        <w:r w:rsidRPr="00D25B3B">
          <w:rPr>
            <w:rStyle w:val="Hyperlink"/>
          </w:rPr>
          <w:t>1998</w:t>
        </w:r>
      </w:hyperlink>
      <w:r w:rsidRPr="00D25B3B">
        <w:t>), Denizer et al. (</w:t>
      </w:r>
      <w:hyperlink r:id="rId105" w:anchor="ref-CR10" w:tooltip="Denizer, Cevdet, Daniel Kaufmann, and Aart Kraay. 2013. Good countries or good projects? Macro and micro correlates of World Bank project performance. Journal of Development Economics 105:288–302." w:history="1">
        <w:r w:rsidRPr="00D25B3B">
          <w:rPr>
            <w:rStyle w:val="Hyperlink"/>
          </w:rPr>
          <w:t>2013</w:t>
        </w:r>
      </w:hyperlink>
      <w:r w:rsidRPr="00D25B3B">
        <w:t>), Dollar and Levin (</w:t>
      </w:r>
      <w:hyperlink r:id="rId106" w:anchor="ref-CR11" w:tooltip="Dollar, David, and Victoria Levin. 2005. Sowing and reaping: Institutional quality and project outcomes in developing countries. World Bank Policy Research Working Paper # 3524." w:history="1">
        <w:r w:rsidRPr="00D25B3B">
          <w:rPr>
            <w:rStyle w:val="Hyperlink"/>
          </w:rPr>
          <w:t>2005</w:t>
        </w:r>
      </w:hyperlink>
      <w:r w:rsidRPr="00D25B3B">
        <w:t>), Dollar and Svensson (</w:t>
      </w:r>
      <w:hyperlink r:id="rId107" w:anchor="ref-CR12" w:tooltip="Dollar, David, and Jakob Svensson. 2000. What explains the success or failure of structural adjustment programmes? The Economic Journal 110(466):894–917." w:history="1">
        <w:r w:rsidRPr="00D25B3B">
          <w:rPr>
            <w:rStyle w:val="Hyperlink"/>
          </w:rPr>
          <w:t>2000</w:t>
        </w:r>
      </w:hyperlink>
      <w:r w:rsidRPr="00D25B3B">
        <w:t>), Geli et al. (</w:t>
      </w:r>
      <w:hyperlink r:id="rId108" w:anchor="ref-CR16" w:tooltip="Geli, Patricia, Aart Kraay, and Hoveida Nobakht. 2014. Predicting World Bank project outcome ratings. World Bank Policy Research Working Paper 7001." w:history="1">
        <w:r w:rsidRPr="00D25B3B">
          <w:rPr>
            <w:rStyle w:val="Hyperlink"/>
          </w:rPr>
          <w:t>2014</w:t>
        </w:r>
      </w:hyperlink>
      <w:r w:rsidRPr="00D25B3B">
        <w:t>), Guillaumont and Laajaj (</w:t>
      </w:r>
      <w:hyperlink r:id="rId109" w:anchor="ref-CR19" w:tooltip="Guillaumont, Patrick, and Rachid Laajaj. 2006. When instability increases the effectiveness of aid projects. World Bank Policy Research Working Paper # 4034." w:history="1">
        <w:r w:rsidRPr="00D25B3B">
          <w:rPr>
            <w:rStyle w:val="Hyperlink"/>
          </w:rPr>
          <w:t>2006</w:t>
        </w:r>
      </w:hyperlink>
      <w:r w:rsidRPr="00D25B3B">
        <w:t>), Isham and Kaufmann (</w:t>
      </w:r>
      <w:hyperlink r:id="rId110" w:anchor="ref-CR25" w:tooltip="Isham, Jonathan, and Daniel Kaufmann. 1999. The forgotten rationale for policy reform: The productivity of investment projects. Quarterly Journal of Economics 114(1):149–184." w:history="1">
        <w:r w:rsidRPr="00D25B3B">
          <w:rPr>
            <w:rStyle w:val="Hyperlink"/>
          </w:rPr>
          <w:t>1999</w:t>
        </w:r>
      </w:hyperlink>
      <w:r w:rsidRPr="00D25B3B">
        <w:t>), Isham et al. (</w:t>
      </w:r>
      <w:hyperlink r:id="rId111" w:anchor="ref-CR24" w:tooltip="Isham, Jonathan, Daniel Kaufmann, and Lant Pritchett. 1997. Civil liberties, democracy, and the performance of government projects. World Bank Economic Review 11(2):219–242." w:history="1">
        <w:r w:rsidRPr="00D25B3B">
          <w:rPr>
            <w:rStyle w:val="Hyperlink"/>
          </w:rPr>
          <w:t>1997</w:t>
        </w:r>
      </w:hyperlink>
      <w:r w:rsidRPr="00D25B3B">
        <w:t>), Kaufmann and Wang (</w:t>
      </w:r>
      <w:hyperlink r:id="rId112" w:anchor="ref-CR26" w:tooltip="Kaufmann, Daniel, and Yan Wang. 1995. Macroeconomic policies and project performance in the social sectors: A model of human capital production and evidence from LDCs. World Development 23(5)751–765." w:history="1">
        <w:r w:rsidRPr="00D25B3B">
          <w:rPr>
            <w:rStyle w:val="Hyperlink"/>
          </w:rPr>
          <w:t>1995</w:t>
        </w:r>
      </w:hyperlink>
      <w:r w:rsidRPr="00D25B3B">
        <w:t>), Limodio (</w:t>
      </w:r>
      <w:hyperlink r:id="rId113" w:anchor="ref-CR33" w:tooltip="Limodio, Nicola. 2011. The success of infrastructure projects in low income countries and the role of selectivity. World Bank Policy Research Working Paper # 5694." w:history="1">
        <w:r w:rsidRPr="00D25B3B">
          <w:rPr>
            <w:rStyle w:val="Hyperlink"/>
          </w:rPr>
          <w:t>2011</w:t>
        </w:r>
      </w:hyperlink>
      <w:r w:rsidRPr="00D25B3B">
        <w:t>), Malesa and Silarszky (</w:t>
      </w:r>
      <w:hyperlink r:id="rId114" w:anchor="ref-CR34" w:tooltip="Malesa, Thaddeus, and Peter Silarszky. 2005. Does World Bank effort matter for success of adjustment operations? In Stefan Koeberle, Harold Bedoya, Peter Silarsky, and Gero Verheyen (Eds.), Conditionality Revisited: Concepts, Experiences, and Lessons. (Washington: The World Bank). Chapter 13, pages 127–141." w:history="1">
        <w:r w:rsidRPr="00D25B3B">
          <w:rPr>
            <w:rStyle w:val="Hyperlink"/>
          </w:rPr>
          <w:t>2005</w:t>
        </w:r>
      </w:hyperlink>
      <w:r w:rsidRPr="00D25B3B">
        <w:t>), Moll et al. (</w:t>
      </w:r>
      <w:hyperlink r:id="rId115" w:anchor="ref-CR37" w:tooltip="Moll, Peter, Patricia Geli, and Pablo Saavedra. 2015. Correlates of success in World Bank development policy lending. World Bank Policy Research Working Paper 7181." w:history="1">
        <w:r w:rsidRPr="00D25B3B">
          <w:rPr>
            <w:rStyle w:val="Hyperlink"/>
          </w:rPr>
          <w:t>2015</w:t>
        </w:r>
      </w:hyperlink>
      <w:r w:rsidRPr="00D25B3B">
        <w:t>), Pohl and Mihaljek (</w:t>
      </w:r>
      <w:hyperlink r:id="rId116" w:anchor="ref-CR40" w:tooltip="Pohl, Gerhard, and Dubravko Mihaljek. 1992. Project evaluation and uncertainty in practice: A statistical analysis of rate-of-return divergences of 1,015 World Bank projects. The World Bank Economic Review 6(2):255–277." w:history="1">
        <w:r w:rsidRPr="00D25B3B">
          <w:rPr>
            <w:rStyle w:val="Hyperlink"/>
          </w:rPr>
          <w:t>1992</w:t>
        </w:r>
      </w:hyperlink>
      <w:r w:rsidRPr="00D25B3B">
        <w:t>), Ralston (</w:t>
      </w:r>
      <w:hyperlink r:id="rId117" w:anchor="ref-CR41" w:tooltip="Ralston, Laura. 2014. Success in difficult environments: A portfolio analysis of fragile and conflict-affected states. World Bank Policy Research Working Paper 7098." w:history="1">
        <w:r w:rsidRPr="00D25B3B">
          <w:rPr>
            <w:rStyle w:val="Hyperlink"/>
          </w:rPr>
          <w:t>2014</w:t>
        </w:r>
      </w:hyperlink>
      <w:r w:rsidRPr="00D25B3B">
        <w:t>) and Smets et al. (</w:t>
      </w:r>
      <w:hyperlink r:id="rId118" w:anchor="ref-CR42" w:tooltip="Smets, Lodewijk, Stephen Knack, and Nadia Molenaers. 2013. Political ideology, quality at entry and the success of economic reform programs. Review of International Organizations 8(4):447–476." w:history="1">
        <w:r w:rsidRPr="00D25B3B">
          <w:rPr>
            <w:rStyle w:val="Hyperlink"/>
          </w:rPr>
          <w:t>2013</w:t>
        </w:r>
      </w:hyperlink>
      <w:r w:rsidRPr="00D25B3B">
        <w:t>).</w:t>
      </w:r>
    </w:p>
    <w:p w14:paraId="101D2CAE" w14:textId="77777777" w:rsidR="00D25B3B" w:rsidRPr="00D25B3B" w:rsidRDefault="00D25B3B" w:rsidP="00D25B3B">
      <w:pPr>
        <w:numPr>
          <w:ilvl w:val="0"/>
          <w:numId w:val="23"/>
        </w:numPr>
      </w:pPr>
      <w:r w:rsidRPr="00D25B3B">
        <w:t>3.</w:t>
      </w:r>
    </w:p>
    <w:p w14:paraId="4A47D32C" w14:textId="77777777" w:rsidR="00D25B3B" w:rsidRPr="00D25B3B" w:rsidRDefault="00D25B3B" w:rsidP="00D25B3B">
      <w:r w:rsidRPr="00D25B3B">
        <w:t>The influence of geopolitics has been demonstrated at every stage of the project cycle (preparation: Kilby (</w:t>
      </w:r>
      <w:hyperlink r:id="rId119" w:anchor="ref-CR31" w:tooltip="Kilby, Christopher. 2013b. The political economy of project preparation: An empirical analysis of World Bank projects. Journal of Development Economics 105:211–225." w:history="1">
        <w:r w:rsidRPr="00D25B3B">
          <w:rPr>
            <w:rStyle w:val="Hyperlink"/>
          </w:rPr>
          <w:t>2013b</w:t>
        </w:r>
      </w:hyperlink>
      <w:r w:rsidRPr="00D25B3B">
        <w:t>); approval (number of loans): Dreher et al. (</w:t>
      </w:r>
      <w:hyperlink r:id="rId120" w:anchor="ref-CR13" w:tooltip="Dreher, Axel, Jan-Egbert Sturm, and James Vreeland. 2009. Development aid and international politics: Does membership on the UN Security Council influence World Bank decisions? Journal of Development Economics 88: 1–18." w:history="1">
        <w:r w:rsidRPr="00D25B3B">
          <w:rPr>
            <w:rStyle w:val="Hyperlink"/>
          </w:rPr>
          <w:t>2009</w:t>
        </w:r>
      </w:hyperlink>
      <w:r w:rsidRPr="00D25B3B">
        <w:t>), Kaja and Werker (</w:t>
      </w:r>
      <w:hyperlink r:id="rId121" w:anchor="ref-CR27" w:tooltip="Kaja, Ashwin, and Eric Werker. 2010. Corporate governance at the World Bank and the dilemma of global governance. World Bank Economic Review 24(2):171–198." w:history="1">
        <w:r w:rsidRPr="00D25B3B">
          <w:rPr>
            <w:rStyle w:val="Hyperlink"/>
          </w:rPr>
          <w:t>2010</w:t>
        </w:r>
      </w:hyperlink>
      <w:r w:rsidRPr="00D25B3B">
        <w:t>); disbursement (speed): Kilby (</w:t>
      </w:r>
      <w:hyperlink r:id="rId122" w:anchor="ref-CR30" w:tooltip="Kilby, Christopher. 2013a. An empirical assessment of informal influence in the World Bank. Economic Development and Cultural Change 61(2):431–464." w:history="1">
        <w:r w:rsidRPr="00D25B3B">
          <w:rPr>
            <w:rStyle w:val="Hyperlink"/>
          </w:rPr>
          <w:t>2013a</w:t>
        </w:r>
      </w:hyperlink>
      <w:r w:rsidRPr="00D25B3B">
        <w:t>); disbursement (enforcement of conditionality): Kilby (</w:t>
      </w:r>
      <w:hyperlink r:id="rId123" w:anchor="ref-CR29" w:tooltip="Kilby, Christopher. 2009. The political economy of conditionality: an empirical analysis of World Bank loan disbursements. Journal of Development Economics 89(1):51–61." w:history="1">
        <w:r w:rsidRPr="00D25B3B">
          <w:rPr>
            <w:rStyle w:val="Hyperlink"/>
          </w:rPr>
          <w:t>2009</w:t>
        </w:r>
      </w:hyperlink>
      <w:r w:rsidRPr="00D25B3B">
        <w:t>); disbursement (electioneering): Kersting and Kilby (</w:t>
      </w:r>
      <w:hyperlink r:id="rId124" w:anchor="ref-CR28" w:tooltip="Kersting, Erasmus, and Christopher Kilby. 2016. With a little help from my friends: Global electioneering and World Bank lending. Journal of Development Economics 121:153–165." w:history="1">
        <w:r w:rsidRPr="00D25B3B">
          <w:rPr>
            <w:rStyle w:val="Hyperlink"/>
          </w:rPr>
          <w:t>2016</w:t>
        </w:r>
      </w:hyperlink>
      <w:r w:rsidRPr="00D25B3B">
        <w:t>)) </w:t>
      </w:r>
      <w:r w:rsidRPr="00D25B3B">
        <w:rPr>
          <w:i/>
          <w:iCs/>
        </w:rPr>
        <w:t>except</w:t>
      </w:r>
      <w:r w:rsidRPr="00D25B3B">
        <w:t> at the evaluation stage. Most of the literature focuses on US informal influence over the World Bank, which is headquartered just two blocks from the White House and depends on the US for funding and leadership.</w:t>
      </w:r>
    </w:p>
    <w:p w14:paraId="407D1AA9" w14:textId="77777777" w:rsidR="00D25B3B" w:rsidRPr="00D25B3B" w:rsidRDefault="00D25B3B" w:rsidP="00D25B3B">
      <w:pPr>
        <w:numPr>
          <w:ilvl w:val="0"/>
          <w:numId w:val="23"/>
        </w:numPr>
      </w:pPr>
      <w:r w:rsidRPr="00D25B3B">
        <w:t>4.</w:t>
      </w:r>
    </w:p>
    <w:p w14:paraId="1A74951F" w14:textId="77777777" w:rsidR="00D25B3B" w:rsidRPr="00D25B3B" w:rsidRDefault="00D25B3B" w:rsidP="00D25B3B">
      <w:r w:rsidRPr="00D25B3B">
        <w:t>For a detailed history of OED, see Grasso et al. (</w:t>
      </w:r>
      <w:hyperlink r:id="rId125" w:anchor="ref-CR18" w:tooltip="Grasso, Patrick G., Sulaiman S. Wasty, Rachel V. Weaving (Eds). 2003. World Bank Operations Evaluation Department: The First 30 Years. Washington, DC: The World Bank." w:history="1">
        <w:r w:rsidRPr="00D25B3B">
          <w:rPr>
            <w:rStyle w:val="Hyperlink"/>
          </w:rPr>
          <w:t>2003</w:t>
        </w:r>
      </w:hyperlink>
      <w:r w:rsidRPr="00D25B3B">
        <w:t>). In the text below we use IEG to refer to the evaluation department even before 2005.</w:t>
      </w:r>
    </w:p>
    <w:p w14:paraId="058983EE" w14:textId="77777777" w:rsidR="00D25B3B" w:rsidRPr="00D25B3B" w:rsidRDefault="00D25B3B" w:rsidP="00D25B3B">
      <w:pPr>
        <w:numPr>
          <w:ilvl w:val="0"/>
          <w:numId w:val="23"/>
        </w:numPr>
      </w:pPr>
      <w:r w:rsidRPr="00D25B3B">
        <w:t>5.</w:t>
      </w:r>
    </w:p>
    <w:p w14:paraId="079707BF" w14:textId="77777777" w:rsidR="00D25B3B" w:rsidRPr="00D25B3B" w:rsidRDefault="00D25B3B" w:rsidP="00D25B3B">
      <w:r w:rsidRPr="00D25B3B">
        <w:t>This reduction was driven by an expanding World Bank project portfolio but also increasing demands on IEG to generate other products at the country and sector levels (Grasso et al. </w:t>
      </w:r>
      <w:hyperlink r:id="rId126" w:anchor="ref-CR18" w:tooltip="Grasso, Patrick G., Sulaiman S. Wasty, Rachel V. Weaving (Eds). 2003. World Bank Operations Evaluation Department: The First 30 Years. Washington, DC: The World Bank." w:history="1">
        <w:r w:rsidRPr="00D25B3B">
          <w:rPr>
            <w:rStyle w:val="Hyperlink"/>
          </w:rPr>
          <w:t>2003</w:t>
        </w:r>
      </w:hyperlink>
      <w:r w:rsidRPr="00D25B3B">
        <w:t>). More than 70% of IEG’s budget was devoted to PPARs in 1976 (Grasso et al. </w:t>
      </w:r>
      <w:hyperlink r:id="rId127" w:anchor="ref-CR18" w:tooltip="Grasso, Patrick G., Sulaiman S. Wasty, Rachel V. Weaving (Eds). 2003. World Bank Operations Evaluation Department: The First 30 Years. Washington, DC: The World Bank." w:history="1">
        <w:r w:rsidRPr="00D25B3B">
          <w:rPr>
            <w:rStyle w:val="Hyperlink"/>
          </w:rPr>
          <w:t>2003</w:t>
        </w:r>
      </w:hyperlink>
      <w:r w:rsidRPr="00D25B3B">
        <w:t xml:space="preserve">, 169); the figure was less than 10% of IEG’s USD 34 million budget in </w:t>
      </w:r>
      <w:r w:rsidRPr="00D25B3B">
        <w:lastRenderedPageBreak/>
        <w:t>2011 when the time devoted to a PPAR averaged six staff weeks (IEG </w:t>
      </w:r>
      <w:hyperlink r:id="rId128" w:anchor="ref-CR20" w:tooltip="IEG (World Bank Independent Evaluation Group). 2011. IEG Work Program and Budget (FY12) and Indicative Plan (FY13–14). Washington, DC: The World Bank." w:history="1">
        <w:r w:rsidRPr="00D25B3B">
          <w:rPr>
            <w:rStyle w:val="Hyperlink"/>
          </w:rPr>
          <w:t>2011</w:t>
        </w:r>
      </w:hyperlink>
      <w:r w:rsidRPr="00D25B3B">
        <w:t>, 38). PPAR coverage differs across activities, depending on “novelty” and importance. For example, IEG kept PPAR coverage of structural adjustment programs at 100% in the 1980s while it reduced coverage of investment projects.</w:t>
      </w:r>
    </w:p>
    <w:p w14:paraId="4810EC66" w14:textId="77777777" w:rsidR="00D25B3B" w:rsidRPr="00D25B3B" w:rsidRDefault="00D25B3B" w:rsidP="00D25B3B">
      <w:pPr>
        <w:numPr>
          <w:ilvl w:val="0"/>
          <w:numId w:val="23"/>
        </w:numPr>
      </w:pPr>
      <w:r w:rsidRPr="00D25B3B">
        <w:t>6.</w:t>
      </w:r>
    </w:p>
    <w:p w14:paraId="4C49DFDE" w14:textId="77777777" w:rsidR="00D25B3B" w:rsidRPr="00D25B3B" w:rsidRDefault="00D25B3B" w:rsidP="00D25B3B">
      <w:r w:rsidRPr="00D25B3B">
        <w:t>Calculated from 1590 IBRD/IDA-funded projects with overall outcome ratings measured as “Satisfactory” or “Unsatisfactory.” For our estimation sample, it is 17.6%.</w:t>
      </w:r>
    </w:p>
    <w:p w14:paraId="491E272F" w14:textId="77777777" w:rsidR="00D25B3B" w:rsidRPr="00D25B3B" w:rsidRDefault="00D25B3B" w:rsidP="00D25B3B">
      <w:pPr>
        <w:numPr>
          <w:ilvl w:val="0"/>
          <w:numId w:val="23"/>
        </w:numPr>
      </w:pPr>
      <w:r w:rsidRPr="00D25B3B">
        <w:t>7.</w:t>
      </w:r>
    </w:p>
    <w:p w14:paraId="24D20041" w14:textId="77777777" w:rsidR="00D25B3B" w:rsidRPr="00D25B3B" w:rsidRDefault="00D25B3B" w:rsidP="00D25B3B">
      <w:r w:rsidRPr="00D25B3B">
        <w:t>PPAR is the report (also called a Project Performance Audit Report or just Project Audit Report in early IEG documents); PAR is the database name for its associated ratings.</w:t>
      </w:r>
    </w:p>
    <w:p w14:paraId="276090B6" w14:textId="77777777" w:rsidR="00D25B3B" w:rsidRPr="00D25B3B" w:rsidRDefault="00D25B3B" w:rsidP="00D25B3B">
      <w:pPr>
        <w:numPr>
          <w:ilvl w:val="0"/>
          <w:numId w:val="23"/>
        </w:numPr>
      </w:pPr>
      <w:r w:rsidRPr="00D25B3B">
        <w:t>8.</w:t>
      </w:r>
    </w:p>
    <w:p w14:paraId="3E9C5A74" w14:textId="77777777" w:rsidR="00D25B3B" w:rsidRPr="00D25B3B" w:rsidRDefault="00D25B3B" w:rsidP="00D25B3B">
      <w:r w:rsidRPr="00D25B3B">
        <w:t>In a few cases, a second PPAR rating is available. To allow such variation, we take the project’s last PCR/EVM/ES entry as its ICR rating and the project’s first PPAR entry as its PPAR rating.</w:t>
      </w:r>
    </w:p>
    <w:p w14:paraId="0F46E0CC" w14:textId="77777777" w:rsidR="00D25B3B" w:rsidRPr="00D25B3B" w:rsidRDefault="00D25B3B" w:rsidP="00D25B3B">
      <w:pPr>
        <w:numPr>
          <w:ilvl w:val="0"/>
          <w:numId w:val="23"/>
        </w:numPr>
      </w:pPr>
      <w:r w:rsidRPr="00D25B3B">
        <w:t>9.</w:t>
      </w:r>
    </w:p>
    <w:p w14:paraId="2D2A9E9E" w14:textId="77777777" w:rsidR="00D25B3B" w:rsidRPr="00D25B3B" w:rsidRDefault="00D25B3B" w:rsidP="00D25B3B">
      <w:r w:rsidRPr="00D25B3B">
        <w:t>Despite some selection based on ICR ratings, the overall share of projects initially rated satisfactory does not vary much between those projects that get reevaluated and others: ICR ratings average 72% satisfactory for projects with no subsequent PPAR versus 78% for projects with a subsequent PPAR. Starting in the mid-1980s, IEG began “group audits” for sequences of projects in the same sector in a given country and “cluster audits” of similar projects in several neighboring countries (Grasso et al. </w:t>
      </w:r>
      <w:hyperlink r:id="rId129" w:anchor="ref-CR18" w:tooltip="Grasso, Patrick G., Sulaiman S. Wasty, Rachel V. Weaving (Eds). 2003. World Bank Operations Evaluation Department: The First 30 Years. Washington, DC: The World Bank." w:history="1">
        <w:r w:rsidRPr="00D25B3B">
          <w:rPr>
            <w:rStyle w:val="Hyperlink"/>
          </w:rPr>
          <w:t>2003</w:t>
        </w:r>
      </w:hyperlink>
      <w:r w:rsidRPr="00D25B3B">
        <w:t>, 48–49). Selection of projects for a PPAR is ultimately the decision of IEG division chiefs but with input from staff (Grasso et al. </w:t>
      </w:r>
      <w:hyperlink r:id="rId130" w:anchor="ref-CR18" w:tooltip="Grasso, Patrick G., Sulaiman S. Wasty, Rachel V. Weaving (Eds). 2003. World Bank Operations Evaluation Department: The First 30 Years. Washington, DC: The World Bank." w:history="1">
        <w:r w:rsidRPr="00D25B3B">
          <w:rPr>
            <w:rStyle w:val="Hyperlink"/>
          </w:rPr>
          <w:t>2003</w:t>
        </w:r>
      </w:hyperlink>
      <w:r w:rsidRPr="00D25B3B">
        <w:t>, 49).</w:t>
      </w:r>
    </w:p>
    <w:p w14:paraId="5713E931" w14:textId="77777777" w:rsidR="00D25B3B" w:rsidRPr="00D25B3B" w:rsidRDefault="00D25B3B" w:rsidP="00D25B3B">
      <w:pPr>
        <w:numPr>
          <w:ilvl w:val="0"/>
          <w:numId w:val="23"/>
        </w:numPr>
      </w:pPr>
      <w:r w:rsidRPr="00D25B3B">
        <w:t>10.</w:t>
      </w:r>
    </w:p>
    <w:p w14:paraId="31E5D5D1" w14:textId="77777777" w:rsidR="00D25B3B" w:rsidRPr="00D25B3B" w:rsidRDefault="00D25B3B" w:rsidP="00D25B3B">
      <w:r w:rsidRPr="00D25B3B">
        <w:t>This pattern is apparent in IEG (</w:t>
      </w:r>
      <w:hyperlink r:id="rId131" w:anchor="ref-CR56" w:tooltip="IEG (World Bank Independent Evaluation Group). 2010. Cost-Benefit Analysis in World Bank Projects. Washington, DC: The World Bank." w:history="1">
        <w:r w:rsidRPr="00D25B3B">
          <w:rPr>
            <w:rStyle w:val="Hyperlink"/>
          </w:rPr>
          <w:t>2010</w:t>
        </w:r>
      </w:hyperlink>
      <w:r w:rsidRPr="00D25B3B">
        <w:t>); Appendix B reports that only 12% of projects with an economic rate of return above 10% were rating “moderately unsatisfactory” or lower. Denizer et al. (</w:t>
      </w:r>
      <w:hyperlink r:id="rId132" w:anchor="ref-CR10" w:tooltip="Denizer, Cevdet, Daniel Kaufmann, and Aart Kraay. 2013. Good countries or good projects? Macro and micro correlates of World Bank project performance. Journal of Development Economics 105:288–302." w:history="1">
        <w:r w:rsidRPr="00D25B3B">
          <w:rPr>
            <w:rStyle w:val="Hyperlink"/>
          </w:rPr>
          <w:t>2013</w:t>
        </w:r>
      </w:hyperlink>
      <w:r w:rsidRPr="00D25B3B">
        <w:t>) argue that World Bank procedures promote applying relatively uniform standards to goal setting and evaluation.</w:t>
      </w:r>
    </w:p>
    <w:p w14:paraId="594884AC" w14:textId="77777777" w:rsidR="00D25B3B" w:rsidRPr="00D25B3B" w:rsidRDefault="00D25B3B" w:rsidP="00D25B3B">
      <w:pPr>
        <w:numPr>
          <w:ilvl w:val="0"/>
          <w:numId w:val="23"/>
        </w:numPr>
      </w:pPr>
      <w:r w:rsidRPr="00D25B3B">
        <w:t>11.</w:t>
      </w:r>
    </w:p>
    <w:p w14:paraId="4E169AD7" w14:textId="77777777" w:rsidR="00D25B3B" w:rsidRPr="00D25B3B" w:rsidRDefault="00D25B3B" w:rsidP="00D25B3B">
      <w:r w:rsidRPr="00D25B3B">
        <w:t xml:space="preserve">The Vocational Training and Technological Development Project in Uruguay </w:t>
      </w:r>
      <w:proofErr w:type="gramStart"/>
      <w:r w:rsidRPr="00D25B3B">
        <w:t>was</w:t>
      </w:r>
      <w:proofErr w:type="gramEnd"/>
      <w:r w:rsidRPr="00D25B3B">
        <w:t xml:space="preserve"> approved in 1978 and completed in 1986. Its PCR (equivalent to an ICR) was issued in </w:t>
      </w:r>
      <w:proofErr w:type="gramStart"/>
      <w:r w:rsidRPr="00D25B3B">
        <w:t>1988</w:t>
      </w:r>
      <w:proofErr w:type="gramEnd"/>
      <w:r w:rsidRPr="00D25B3B">
        <w:t xml:space="preserve"> and the project was included with two subsequent Uruguayan education projects in a 2006 PPAR. The longest interval in our estimation sample is 12.75 years.</w:t>
      </w:r>
    </w:p>
    <w:p w14:paraId="543F1A92" w14:textId="77777777" w:rsidR="00D25B3B" w:rsidRPr="00D25B3B" w:rsidRDefault="00D25B3B" w:rsidP="00D25B3B">
      <w:pPr>
        <w:numPr>
          <w:ilvl w:val="0"/>
          <w:numId w:val="23"/>
        </w:numPr>
      </w:pPr>
      <w:r w:rsidRPr="00D25B3B">
        <w:t>12.</w:t>
      </w:r>
    </w:p>
    <w:p w14:paraId="13EB4588" w14:textId="77777777" w:rsidR="00D25B3B" w:rsidRPr="00D25B3B" w:rsidRDefault="00D25B3B" w:rsidP="00D25B3B">
      <w:r w:rsidRPr="00D25B3B">
        <w:lastRenderedPageBreak/>
        <w:t>Countries with ICRs (# ICRs in parentheses) but no PPARs as of 9/30/2013 are: Angola (15), Cape Verde (22), Sao Tome and Principe (13), Tonga (5), the Bahamas (5), Grenada (9), St. Kitts and Nevis (5), St. Vincent and the Grenadines (6), Turkmenistan (3), West Bank and Gaza (40), Kosovo (20), Namibia (2), Montenegro (5), South Sudan (1).</w:t>
      </w:r>
    </w:p>
    <w:p w14:paraId="43D73ADD" w14:textId="77777777" w:rsidR="00D25B3B" w:rsidRPr="00D25B3B" w:rsidRDefault="00D25B3B" w:rsidP="00D25B3B">
      <w:pPr>
        <w:numPr>
          <w:ilvl w:val="0"/>
          <w:numId w:val="23"/>
        </w:numPr>
      </w:pPr>
      <w:r w:rsidRPr="00D25B3B">
        <w:t>13.</w:t>
      </w:r>
    </w:p>
    <w:p w14:paraId="32F9FC90" w14:textId="77777777" w:rsidR="00D25B3B" w:rsidRPr="00D25B3B" w:rsidRDefault="00D25B3B" w:rsidP="00D25B3B">
      <w:r w:rsidRPr="00D25B3B">
        <w:t>The hazard model explores how the time until PPAR depends on institutional, country, and project characteristics. This is a form of a duration model that allows for censoring. Specifically, the model treats cases without a PPAR as not yet having a PPAR, since in principle a project could be audited at any point in the future. Estimation results are reported in terms of a hazard ratio relative to the baseline so that a ratio greater than one indicates a higher likelihood (“greater risk”) of a PPAR/shorter time until a PPAR; a ratio less than one indicates a lower likelihood of a PPAR/longer time until a PPAR. Hazard ratios have the advantage of not depending on values of the other variables (just as slope terms in a linear model do not depend on where you evaluate them).</w:t>
      </w:r>
    </w:p>
    <w:p w14:paraId="3B5AF6B5" w14:textId="77777777" w:rsidR="00D25B3B" w:rsidRPr="00D25B3B" w:rsidRDefault="00D25B3B" w:rsidP="00D25B3B">
      <w:pPr>
        <w:numPr>
          <w:ilvl w:val="0"/>
          <w:numId w:val="23"/>
        </w:numPr>
      </w:pPr>
      <w:r w:rsidRPr="00D25B3B">
        <w:t>14.</w:t>
      </w:r>
    </w:p>
    <w:p w14:paraId="2BB741CA" w14:textId="77777777" w:rsidR="00D25B3B" w:rsidRPr="00D25B3B" w:rsidRDefault="00D25B3B" w:rsidP="00D25B3B">
      <w:r w:rsidRPr="00D25B3B">
        <w:t>The hazard model sample includes all years with available data whereas the PPAR rating sample below excludes FY2002 (which proves to be an outlier in that setting perhaps due to the 9/11 attacks). Hazard model results are largely unchanged if we also exclude FY2002 here.</w:t>
      </w:r>
    </w:p>
    <w:p w14:paraId="3063B987" w14:textId="77777777" w:rsidR="00D25B3B" w:rsidRPr="00D25B3B" w:rsidRDefault="00D25B3B" w:rsidP="00D25B3B">
      <w:pPr>
        <w:numPr>
          <w:ilvl w:val="0"/>
          <w:numId w:val="23"/>
        </w:numPr>
      </w:pPr>
      <w:r w:rsidRPr="00D25B3B">
        <w:t>15.</w:t>
      </w:r>
    </w:p>
    <w:p w14:paraId="7CD12D08" w14:textId="77777777" w:rsidR="00D25B3B" w:rsidRPr="00D25B3B" w:rsidRDefault="00D25B3B" w:rsidP="00D25B3B">
      <w:r w:rsidRPr="00D25B3B">
        <w:t xml:space="preserve">Tourism data are </w:t>
      </w:r>
      <w:proofErr w:type="gramStart"/>
      <w:r w:rsidRPr="00D25B3B">
        <w:t>sparse</w:t>
      </w:r>
      <w:proofErr w:type="gramEnd"/>
      <w:r w:rsidRPr="00D25B3B">
        <w:t xml:space="preserve"> so we average across available years for each country, resulting in a purely cross-sectional variable. The specification also includes log population so that the tourism coefficient would be the same if we measured tourist arrivals per capita.</w:t>
      </w:r>
    </w:p>
    <w:p w14:paraId="7FB9868F" w14:textId="77777777" w:rsidR="00D25B3B" w:rsidRPr="00D25B3B" w:rsidRDefault="00D25B3B" w:rsidP="00D25B3B">
      <w:pPr>
        <w:numPr>
          <w:ilvl w:val="0"/>
          <w:numId w:val="23"/>
        </w:numPr>
      </w:pPr>
      <w:r w:rsidRPr="00D25B3B">
        <w:t>16.</w:t>
      </w:r>
    </w:p>
    <w:p w14:paraId="0B6C297E" w14:textId="77777777" w:rsidR="00D25B3B" w:rsidRPr="00D25B3B" w:rsidRDefault="00D25B3B" w:rsidP="00D25B3B">
      <w:r w:rsidRPr="00D25B3B">
        <w:t>We add one before taking logs; we disregard the few negative values reported by the OECD since this is defined as a gross measure.</w:t>
      </w:r>
    </w:p>
    <w:p w14:paraId="4F807EE5" w14:textId="77777777" w:rsidR="00D25B3B" w:rsidRPr="00D25B3B" w:rsidRDefault="00D25B3B" w:rsidP="00D25B3B">
      <w:pPr>
        <w:numPr>
          <w:ilvl w:val="0"/>
          <w:numId w:val="23"/>
        </w:numPr>
      </w:pPr>
      <w:r w:rsidRPr="00D25B3B">
        <w:t>17.</w:t>
      </w:r>
    </w:p>
    <w:p w14:paraId="0F90F2E8" w14:textId="77777777" w:rsidR="00D25B3B" w:rsidRPr="00D25B3B" w:rsidRDefault="00D25B3B" w:rsidP="00D25B3B">
      <w:r w:rsidRPr="00D25B3B">
        <w:t>Results are similar if we use current year membership only. However, the three-year period has a few advantages. It allows for the delay between the decision to carry out a PPAR and the release of the PPAR. It also simplifies treatment of cases where the country held the WBEB seat for only part of the calendar year (since WBEB membership follows the World Bank’s fiscal year).</w:t>
      </w:r>
    </w:p>
    <w:p w14:paraId="46C36E58" w14:textId="77777777" w:rsidR="00D25B3B" w:rsidRPr="00D25B3B" w:rsidRDefault="00D25B3B" w:rsidP="00D25B3B">
      <w:pPr>
        <w:numPr>
          <w:ilvl w:val="0"/>
          <w:numId w:val="23"/>
        </w:numPr>
      </w:pPr>
      <w:r w:rsidRPr="00D25B3B">
        <w:t>18.</w:t>
      </w:r>
    </w:p>
    <w:p w14:paraId="526D0B6C" w14:textId="77777777" w:rsidR="00D25B3B" w:rsidRPr="00D25B3B" w:rsidRDefault="00D25B3B" w:rsidP="00D25B3B">
      <w:r w:rsidRPr="00D25B3B">
        <w:lastRenderedPageBreak/>
        <w:t>The Weibull distribution is a generalization of the exponential distribution and is commonly used in hazard models because it is more flexible than the exponential and results in constant hazard ratios. We select logit (which estimates the probability of a PPAR by the end date) rather than probit because logit odds ratios can easily be compared to hazard ratios.</w:t>
      </w:r>
    </w:p>
    <w:p w14:paraId="3C5C05D3" w14:textId="77777777" w:rsidR="00D25B3B" w:rsidRPr="00D25B3B" w:rsidRDefault="00D25B3B" w:rsidP="00D25B3B">
      <w:pPr>
        <w:numPr>
          <w:ilvl w:val="0"/>
          <w:numId w:val="23"/>
        </w:numPr>
      </w:pPr>
      <w:r w:rsidRPr="00D25B3B">
        <w:t>19.</w:t>
      </w:r>
    </w:p>
    <w:p w14:paraId="31585675" w14:textId="77777777" w:rsidR="00D25B3B" w:rsidRPr="00D25B3B" w:rsidRDefault="00D25B3B" w:rsidP="00D25B3B">
      <w:r w:rsidRPr="00D25B3B">
        <w:t xml:space="preserve">Results comparable for Gompertz, loglogistic, and lognormal distributions. A likelihood ratio test rejects the shape assumption of the exponential model in favor of Weibull though results are again similar. Estimates are similar with gamma </w:t>
      </w:r>
      <w:proofErr w:type="gramStart"/>
      <w:r w:rsidRPr="00D25B3B">
        <w:t>distribution</w:t>
      </w:r>
      <w:proofErr w:type="gramEnd"/>
      <w:r w:rsidRPr="00D25B3B">
        <w:t xml:space="preserve"> but standard errors are </w:t>
      </w:r>
      <w:proofErr w:type="gramStart"/>
      <w:r w:rsidRPr="00D25B3B">
        <w:t>larger</w:t>
      </w:r>
      <w:proofErr w:type="gramEnd"/>
      <w:r w:rsidRPr="00D25B3B">
        <w:t xml:space="preserve"> and a few variables (notably </w:t>
      </w:r>
      <w:r w:rsidRPr="00D25B3B">
        <w:rPr>
          <w:i/>
          <w:iCs/>
        </w:rPr>
        <w:t>June ICR</w:t>
      </w:r>
      <w:r w:rsidRPr="00D25B3B">
        <w:t>) fail to reach statistical significance.</w:t>
      </w:r>
    </w:p>
    <w:p w14:paraId="24F98213" w14:textId="77777777" w:rsidR="00D25B3B" w:rsidRPr="00D25B3B" w:rsidRDefault="00D25B3B" w:rsidP="00D25B3B">
      <w:pPr>
        <w:numPr>
          <w:ilvl w:val="0"/>
          <w:numId w:val="23"/>
        </w:numPr>
      </w:pPr>
      <w:r w:rsidRPr="00D25B3B">
        <w:t>20.</w:t>
      </w:r>
    </w:p>
    <w:p w14:paraId="12FFD5E4" w14:textId="77777777" w:rsidR="00D25B3B" w:rsidRPr="00D25B3B" w:rsidRDefault="00D25B3B" w:rsidP="00D25B3B">
      <w:r w:rsidRPr="00D25B3B">
        <w:t>However, if we omit GDP per capita in this multivariate model, the </w:t>
      </w:r>
      <w:r w:rsidRPr="00D25B3B">
        <w:rPr>
          <w:i/>
          <w:iCs/>
        </w:rPr>
        <w:t>IDA</w:t>
      </w:r>
      <w:r w:rsidRPr="00D25B3B">
        <w:t> hazard ratio becomes significantly greater than one. The two variables are strongly correlated as only low-income countries qualify for IDA’s concessional credits. (This may also explain why, in the specifications of Table </w:t>
      </w:r>
      <w:hyperlink r:id="rId133" w:anchor="Tab5" w:history="1">
        <w:r w:rsidRPr="00D25B3B">
          <w:rPr>
            <w:rStyle w:val="Hyperlink"/>
          </w:rPr>
          <w:t>6.5</w:t>
        </w:r>
      </w:hyperlink>
      <w:r w:rsidRPr="00D25B3B">
        <w:t> below, </w:t>
      </w:r>
      <w:r w:rsidRPr="00D25B3B">
        <w:rPr>
          <w:i/>
          <w:iCs/>
        </w:rPr>
        <w:t>IDA</w:t>
      </w:r>
      <w:r w:rsidRPr="00D25B3B">
        <w:t> is significant while </w:t>
      </w:r>
      <w:r w:rsidRPr="00D25B3B">
        <w:rPr>
          <w:i/>
          <w:iCs/>
        </w:rPr>
        <w:t>log GDP PC</w:t>
      </w:r>
      <w:r w:rsidRPr="00D25B3B">
        <w:t> is not).</w:t>
      </w:r>
    </w:p>
    <w:p w14:paraId="7BBD4E23" w14:textId="77777777" w:rsidR="00D25B3B" w:rsidRPr="00D25B3B" w:rsidRDefault="00D25B3B" w:rsidP="00D25B3B">
      <w:pPr>
        <w:numPr>
          <w:ilvl w:val="0"/>
          <w:numId w:val="23"/>
        </w:numPr>
      </w:pPr>
      <w:r w:rsidRPr="00D25B3B">
        <w:t>21.</w:t>
      </w:r>
    </w:p>
    <w:p w14:paraId="286B8B67" w14:textId="77777777" w:rsidR="00D25B3B" w:rsidRPr="00D25B3B" w:rsidRDefault="00D25B3B" w:rsidP="00D25B3B">
      <w:r w:rsidRPr="00D25B3B">
        <w:t>The impact of a single year is trivial but years in office range from 1 to 45 so there is a sizeable effect some cases. Because years in office might be related to conflict, we explored the impact of a conflict dummy derived from PRIO data. The magnitude of the </w:t>
      </w:r>
      <w:r w:rsidRPr="00D25B3B">
        <w:rPr>
          <w:i/>
          <w:iCs/>
        </w:rPr>
        <w:t>Years in office</w:t>
      </w:r>
      <w:r w:rsidRPr="00D25B3B">
        <w:t> hazard rate is unchanged and so is not driven by omitted information about conflict.</w:t>
      </w:r>
    </w:p>
    <w:p w14:paraId="40CFBD78" w14:textId="77777777" w:rsidR="00D25B3B" w:rsidRPr="00D25B3B" w:rsidRDefault="00D25B3B" w:rsidP="00D25B3B">
      <w:pPr>
        <w:numPr>
          <w:ilvl w:val="0"/>
          <w:numId w:val="23"/>
        </w:numPr>
      </w:pPr>
      <w:r w:rsidRPr="00D25B3B">
        <w:t>22.</w:t>
      </w:r>
    </w:p>
    <w:p w14:paraId="7CA47045" w14:textId="77777777" w:rsidR="00D25B3B" w:rsidRPr="00D25B3B" w:rsidRDefault="00D25B3B" w:rsidP="00D25B3B">
      <w:r w:rsidRPr="00D25B3B">
        <w:t>Again, controlling for conflict does not change results.</w:t>
      </w:r>
    </w:p>
    <w:p w14:paraId="4B73F270" w14:textId="77777777" w:rsidR="00D25B3B" w:rsidRPr="00D25B3B" w:rsidRDefault="00D25B3B" w:rsidP="00D25B3B">
      <w:pPr>
        <w:numPr>
          <w:ilvl w:val="0"/>
          <w:numId w:val="23"/>
        </w:numPr>
      </w:pPr>
      <w:r w:rsidRPr="00D25B3B">
        <w:t>23.</w:t>
      </w:r>
    </w:p>
    <w:p w14:paraId="3A2897C4" w14:textId="77777777" w:rsidR="00D25B3B" w:rsidRPr="00D25B3B" w:rsidRDefault="00D25B3B" w:rsidP="00D25B3B">
      <w:r w:rsidRPr="00D25B3B">
        <w:t>IEG states: “Each PPAR is subject to internal IEG peer review, Panel review, and management approval. Once cleared internally, the PPAR is commented on by the responsible Bank department. The PPAR is also sent to the borrower for review. IEG incorporates both Bank and borrower comments as appropriate, and the borrowers’ comments are attached to the document that is sent to the Bank’s Board of Executive Directors. After an assessment report has been sent to the Board, it is disclosed to the public.” (IEG </w:t>
      </w:r>
      <w:hyperlink r:id="rId134" w:anchor="ref-CR22" w:tooltip="IEG (World Bank Independent Evaluation Group). 2015a. Project Performance Assessment Report. Brazil: First Programmatical Reform Loan for Environmental Sustainability. Report No.: 92270-BR." w:history="1">
        <w:r w:rsidRPr="00D25B3B">
          <w:rPr>
            <w:rStyle w:val="Hyperlink"/>
          </w:rPr>
          <w:t>2015a</w:t>
        </w:r>
      </w:hyperlink>
      <w:r w:rsidRPr="00D25B3B">
        <w:t>, vi)</w:t>
      </w:r>
    </w:p>
    <w:p w14:paraId="42531551" w14:textId="77777777" w:rsidR="00D25B3B" w:rsidRPr="00D25B3B" w:rsidRDefault="00D25B3B" w:rsidP="00D25B3B">
      <w:pPr>
        <w:numPr>
          <w:ilvl w:val="0"/>
          <w:numId w:val="23"/>
        </w:numPr>
      </w:pPr>
      <w:r w:rsidRPr="00D25B3B">
        <w:t>24.</w:t>
      </w:r>
    </w:p>
    <w:p w14:paraId="08659979" w14:textId="77777777" w:rsidR="00D25B3B" w:rsidRPr="00D25B3B" w:rsidRDefault="00D25B3B" w:rsidP="00D25B3B">
      <w:r w:rsidRPr="00D25B3B">
        <w:t>We do not interact </w:t>
      </w:r>
      <w:r w:rsidRPr="00D25B3B">
        <w:rPr>
          <w:i/>
          <w:iCs/>
        </w:rPr>
        <w:t>UNSC</w:t>
      </w:r>
      <w:r w:rsidRPr="00D25B3B">
        <w:t> with </w:t>
      </w:r>
      <w:r w:rsidRPr="00D25B3B">
        <w:rPr>
          <w:i/>
          <w:iCs/>
        </w:rPr>
        <w:t>Downgrade</w:t>
      </w:r>
      <w:r w:rsidRPr="00D25B3B">
        <w:t> or </w:t>
      </w:r>
      <w:r w:rsidRPr="00D25B3B">
        <w:rPr>
          <w:i/>
          <w:iCs/>
        </w:rPr>
        <w:t>Upgrade</w:t>
      </w:r>
      <w:r w:rsidRPr="00D25B3B">
        <w:t xml:space="preserve"> because, in combination, these are rare events, for example, only seven cases where a UNSC member has a </w:t>
      </w:r>
      <w:r w:rsidRPr="00D25B3B">
        <w:lastRenderedPageBreak/>
        <w:t>downgrade. Looking at UNSC membership, timing is critical (since nonpermanent membership lasts only two years) whereas it is less critical when considering other geopolitical variables (bilateral aid, UN voting alignment, etc.) that vary less over time. This explains why results differ between </w:t>
      </w:r>
      <w:r w:rsidRPr="00D25B3B">
        <w:rPr>
          <w:i/>
          <w:iCs/>
        </w:rPr>
        <w:t>UNSC@ICR</w:t>
      </w:r>
      <w:r w:rsidRPr="00D25B3B">
        <w:t> and </w:t>
      </w:r>
      <w:r w:rsidRPr="00D25B3B">
        <w:rPr>
          <w:i/>
          <w:iCs/>
        </w:rPr>
        <w:t>UNSC@PPAR</w:t>
      </w:r>
      <w:r w:rsidRPr="00D25B3B">
        <w:t> while results for the other geopolitical variables do not depend on whether measured at the time of the ICR or the PPAR.</w:t>
      </w:r>
    </w:p>
    <w:p w14:paraId="3CBD70A7" w14:textId="77777777" w:rsidR="00D25B3B" w:rsidRPr="00D25B3B" w:rsidRDefault="00D25B3B" w:rsidP="00D25B3B">
      <w:pPr>
        <w:numPr>
          <w:ilvl w:val="0"/>
          <w:numId w:val="23"/>
        </w:numPr>
      </w:pPr>
      <w:r w:rsidRPr="00D25B3B">
        <w:t>25.</w:t>
      </w:r>
    </w:p>
    <w:p w14:paraId="4A978B43" w14:textId="77777777" w:rsidR="00D25B3B" w:rsidRPr="00D25B3B" w:rsidRDefault="00D25B3B" w:rsidP="00D25B3B">
      <w:r w:rsidRPr="00D25B3B">
        <w:t>We do not present ordered probit results because of the challenges involved in presenting useful marginal effects in this setting. However, the sign and significance of estimated coefficients for the ordered probit latent variable model match the linear model.</w:t>
      </w:r>
    </w:p>
    <w:p w14:paraId="32C665F4" w14:textId="77777777" w:rsidR="00D25B3B" w:rsidRPr="00D25B3B" w:rsidRDefault="00D25B3B" w:rsidP="00D25B3B">
      <w:pPr>
        <w:numPr>
          <w:ilvl w:val="0"/>
          <w:numId w:val="23"/>
        </w:numPr>
      </w:pPr>
      <w:r w:rsidRPr="00D25B3B">
        <w:t>26.</w:t>
      </w:r>
    </w:p>
    <w:p w14:paraId="0042089A" w14:textId="77777777" w:rsidR="00D25B3B" w:rsidRPr="00D25B3B" w:rsidRDefault="00D25B3B" w:rsidP="00D25B3B">
      <w:r w:rsidRPr="00D25B3B">
        <w:t>Project characteristics include an IDA dummy and a Program Loan dummy. Country characteristics include GDP per capita, GDP growth rate, inflation, openness, the ratio of short-term debt to total debt, the average number of years of schooling, the combined Freedom House rating, and government years in office, all at approval. Sample size falls from 1500 observations (on 120 countries) in the parsimonious specifications to 1329 observations (on 93 countries) in the full specification. This is less than the 1371 observations in Table </w:t>
      </w:r>
      <w:hyperlink r:id="rId135" w:anchor="Tab5" w:history="1">
        <w:r w:rsidRPr="00D25B3B">
          <w:rPr>
            <w:rStyle w:val="Hyperlink"/>
          </w:rPr>
          <w:t>6.5</w:t>
        </w:r>
      </w:hyperlink>
      <w:r w:rsidRPr="00D25B3B">
        <w:t> because we exclude FY2002 PPARs. The full specification probit sample is slightly smaller still, at 1219 observations (on 69 countries) due to lack of variation in PPAR ratings (all Satisfactory or all Unsatisfactory) in some countries.</w:t>
      </w:r>
    </w:p>
    <w:p w14:paraId="0050AFF3" w14:textId="77777777" w:rsidR="00D25B3B" w:rsidRPr="00D25B3B" w:rsidRDefault="00D25B3B" w:rsidP="00D25B3B">
      <w:pPr>
        <w:rPr>
          <w:b/>
          <w:bCs/>
        </w:rPr>
      </w:pPr>
      <w:r w:rsidRPr="00D25B3B">
        <w:rPr>
          <w:b/>
          <w:bCs/>
        </w:rPr>
        <w:t>References</w:t>
      </w:r>
    </w:p>
    <w:p w14:paraId="327AB301" w14:textId="77777777" w:rsidR="00D25B3B" w:rsidRPr="00D25B3B" w:rsidRDefault="00D25B3B" w:rsidP="00D25B3B">
      <w:pPr>
        <w:numPr>
          <w:ilvl w:val="0"/>
          <w:numId w:val="24"/>
        </w:numPr>
      </w:pPr>
      <w:r w:rsidRPr="00D25B3B">
        <w:t>Azevedo, João Pedro. 2011. wbopendata: Stata module to access World Bank databases, Statistical Software Components S457234, Boston College Department of Economics. </w:t>
      </w:r>
      <w:hyperlink r:id="rId136" w:history="1">
        <w:r w:rsidRPr="00D25B3B">
          <w:rPr>
            <w:rStyle w:val="Hyperlink"/>
          </w:rPr>
          <w:t>http://ideas.repec.org/c/boc/bocode/s457234.html</w:t>
        </w:r>
      </w:hyperlink>
    </w:p>
    <w:p w14:paraId="2831F848" w14:textId="77777777" w:rsidR="00D25B3B" w:rsidRPr="00D25B3B" w:rsidRDefault="00D25B3B" w:rsidP="00D25B3B">
      <w:pPr>
        <w:numPr>
          <w:ilvl w:val="0"/>
          <w:numId w:val="24"/>
        </w:numPr>
      </w:pPr>
      <w:r w:rsidRPr="00D25B3B">
        <w:t>Beck, Thorsten, George Clarke, Alberto Groff, Philip Keefer, and Patrick Walsh. 2001. New tools in comparative political economy: The Database of Political Institutions. World Bank Economic Review 15:165–176.</w:t>
      </w:r>
    </w:p>
    <w:p w14:paraId="200EA88E" w14:textId="77777777" w:rsidR="00D25B3B" w:rsidRPr="00D25B3B" w:rsidRDefault="00D25B3B" w:rsidP="00D25B3B">
      <w:pPr>
        <w:rPr>
          <w:b/>
          <w:bCs/>
        </w:rPr>
      </w:pPr>
      <w:hyperlink r:id="rId137" w:history="1">
        <w:r w:rsidRPr="00D25B3B">
          <w:rPr>
            <w:rStyle w:val="Hyperlink"/>
            <w:b/>
            <w:bCs/>
          </w:rPr>
          <w:t>Article</w:t>
        </w:r>
      </w:hyperlink>
      <w:r w:rsidRPr="00D25B3B">
        <w:rPr>
          <w:b/>
          <w:bCs/>
        </w:rPr>
        <w:t> </w:t>
      </w:r>
      <w:hyperlink r:id="rId138" w:history="1">
        <w:r w:rsidRPr="00D25B3B">
          <w:rPr>
            <w:rStyle w:val="Hyperlink"/>
            <w:b/>
            <w:bCs/>
          </w:rPr>
          <w:t>Google Scholar</w:t>
        </w:r>
      </w:hyperlink>
      <w:r w:rsidRPr="00D25B3B">
        <w:rPr>
          <w:b/>
          <w:bCs/>
        </w:rPr>
        <w:t> </w:t>
      </w:r>
    </w:p>
    <w:p w14:paraId="6D6508DE" w14:textId="77777777" w:rsidR="00D25B3B" w:rsidRPr="00D25B3B" w:rsidRDefault="00D25B3B" w:rsidP="00D25B3B">
      <w:pPr>
        <w:numPr>
          <w:ilvl w:val="0"/>
          <w:numId w:val="24"/>
        </w:numPr>
      </w:pPr>
      <w:r w:rsidRPr="00D25B3B">
        <w:t>Blum, Jürgen René. 2014. What factors predict how public sector projects perform? A review of the World Bank’s public sector management portfolio. World Bank Policy Research Working Paper 6798.</w:t>
      </w:r>
    </w:p>
    <w:p w14:paraId="58121476" w14:textId="77777777" w:rsidR="00D25B3B" w:rsidRPr="00D25B3B" w:rsidRDefault="00D25B3B" w:rsidP="00D25B3B">
      <w:pPr>
        <w:rPr>
          <w:b/>
          <w:bCs/>
        </w:rPr>
      </w:pPr>
      <w:hyperlink r:id="rId139" w:history="1">
        <w:r w:rsidRPr="00D25B3B">
          <w:rPr>
            <w:rStyle w:val="Hyperlink"/>
            <w:b/>
            <w:bCs/>
          </w:rPr>
          <w:t>Google Scholar</w:t>
        </w:r>
      </w:hyperlink>
      <w:r w:rsidRPr="00D25B3B">
        <w:rPr>
          <w:b/>
          <w:bCs/>
        </w:rPr>
        <w:t> </w:t>
      </w:r>
    </w:p>
    <w:p w14:paraId="48A7D300" w14:textId="77777777" w:rsidR="00D25B3B" w:rsidRPr="00D25B3B" w:rsidRDefault="00D25B3B" w:rsidP="00D25B3B">
      <w:pPr>
        <w:numPr>
          <w:ilvl w:val="0"/>
          <w:numId w:val="24"/>
        </w:numPr>
      </w:pPr>
      <w:r w:rsidRPr="00D25B3B">
        <w:t xml:space="preserve">Bulman, David, Walter Kolkma, and Aart Kraay. 2017. Good countries or good projects? Comparing macro and micro correlates of World Bank and Asian </w:t>
      </w:r>
      <w:r w:rsidRPr="00D25B3B">
        <w:lastRenderedPageBreak/>
        <w:t>Development Bank project performance. Review of International Organizations 12(3):335–363.</w:t>
      </w:r>
    </w:p>
    <w:p w14:paraId="6956828F" w14:textId="77777777" w:rsidR="00D25B3B" w:rsidRPr="00D25B3B" w:rsidRDefault="00D25B3B" w:rsidP="00D25B3B">
      <w:pPr>
        <w:rPr>
          <w:b/>
          <w:bCs/>
        </w:rPr>
      </w:pPr>
      <w:hyperlink r:id="rId140" w:history="1">
        <w:r w:rsidRPr="00D25B3B">
          <w:rPr>
            <w:rStyle w:val="Hyperlink"/>
            <w:b/>
            <w:bCs/>
          </w:rPr>
          <w:t>Article</w:t>
        </w:r>
      </w:hyperlink>
      <w:r w:rsidRPr="00D25B3B">
        <w:rPr>
          <w:b/>
          <w:bCs/>
        </w:rPr>
        <w:t> </w:t>
      </w:r>
      <w:hyperlink r:id="rId141" w:history="1">
        <w:r w:rsidRPr="00D25B3B">
          <w:rPr>
            <w:rStyle w:val="Hyperlink"/>
            <w:b/>
            <w:bCs/>
          </w:rPr>
          <w:t>Google Scholar</w:t>
        </w:r>
      </w:hyperlink>
      <w:r w:rsidRPr="00D25B3B">
        <w:rPr>
          <w:b/>
          <w:bCs/>
        </w:rPr>
        <w:t> </w:t>
      </w:r>
    </w:p>
    <w:p w14:paraId="36DBA6CE" w14:textId="77777777" w:rsidR="00D25B3B" w:rsidRPr="00D25B3B" w:rsidRDefault="00D25B3B" w:rsidP="00D25B3B">
      <w:pPr>
        <w:numPr>
          <w:ilvl w:val="0"/>
          <w:numId w:val="24"/>
        </w:numPr>
      </w:pPr>
      <w:r w:rsidRPr="00D25B3B">
        <w:t xml:space="preserve">Buntaine, Mark, and Bradley C. Parks. 2013. When do </w:t>
      </w:r>
      <w:proofErr w:type="gramStart"/>
      <w:r w:rsidRPr="00D25B3B">
        <w:t>environmentally-focused</w:t>
      </w:r>
      <w:proofErr w:type="gramEnd"/>
      <w:r w:rsidRPr="00D25B3B">
        <w:t xml:space="preserve"> assistance projects achieve their objectives? Evidence from World Bank post-project evaluations. Global Environmental Politics 13(2):67–90.</w:t>
      </w:r>
    </w:p>
    <w:p w14:paraId="239AF42B" w14:textId="77777777" w:rsidR="00D25B3B" w:rsidRPr="00D25B3B" w:rsidRDefault="00D25B3B" w:rsidP="00D25B3B">
      <w:pPr>
        <w:rPr>
          <w:b/>
          <w:bCs/>
        </w:rPr>
      </w:pPr>
      <w:hyperlink r:id="rId142" w:history="1">
        <w:r w:rsidRPr="00D25B3B">
          <w:rPr>
            <w:rStyle w:val="Hyperlink"/>
            <w:b/>
            <w:bCs/>
          </w:rPr>
          <w:t>Article</w:t>
        </w:r>
      </w:hyperlink>
      <w:r w:rsidRPr="00D25B3B">
        <w:rPr>
          <w:b/>
          <w:bCs/>
        </w:rPr>
        <w:t> </w:t>
      </w:r>
      <w:hyperlink r:id="rId143" w:history="1">
        <w:r w:rsidRPr="00D25B3B">
          <w:rPr>
            <w:rStyle w:val="Hyperlink"/>
            <w:b/>
            <w:bCs/>
          </w:rPr>
          <w:t>Google Scholar</w:t>
        </w:r>
      </w:hyperlink>
      <w:r w:rsidRPr="00D25B3B">
        <w:rPr>
          <w:b/>
          <w:bCs/>
        </w:rPr>
        <w:t> </w:t>
      </w:r>
    </w:p>
    <w:p w14:paraId="0A95EC77" w14:textId="77777777" w:rsidR="00D25B3B" w:rsidRPr="00D25B3B" w:rsidRDefault="00D25B3B" w:rsidP="00D25B3B">
      <w:pPr>
        <w:numPr>
          <w:ilvl w:val="0"/>
          <w:numId w:val="24"/>
        </w:numPr>
      </w:pPr>
      <w:r w:rsidRPr="00D25B3B">
        <w:t>Chauvet, Lisa, Paul Collier, and Marguerite Duponchel. 2010. What explains aid project success in post-conflict situations? World Bank Policy Research Working Paper 5418.</w:t>
      </w:r>
    </w:p>
    <w:p w14:paraId="349D58B7" w14:textId="77777777" w:rsidR="00D25B3B" w:rsidRPr="00D25B3B" w:rsidRDefault="00D25B3B" w:rsidP="00D25B3B">
      <w:pPr>
        <w:rPr>
          <w:b/>
          <w:bCs/>
        </w:rPr>
      </w:pPr>
      <w:hyperlink r:id="rId144" w:history="1">
        <w:r w:rsidRPr="00D25B3B">
          <w:rPr>
            <w:rStyle w:val="Hyperlink"/>
            <w:b/>
            <w:bCs/>
          </w:rPr>
          <w:t>Google Scholar</w:t>
        </w:r>
      </w:hyperlink>
      <w:r w:rsidRPr="00D25B3B">
        <w:rPr>
          <w:b/>
          <w:bCs/>
        </w:rPr>
        <w:t> </w:t>
      </w:r>
    </w:p>
    <w:p w14:paraId="136122E6" w14:textId="77777777" w:rsidR="00D25B3B" w:rsidRPr="00D25B3B" w:rsidRDefault="00D25B3B" w:rsidP="00D25B3B">
      <w:pPr>
        <w:numPr>
          <w:ilvl w:val="0"/>
          <w:numId w:val="24"/>
        </w:numPr>
      </w:pPr>
      <w:r w:rsidRPr="00D25B3B">
        <w:t xml:space="preserve">Chauvet, Lisa, Paul Collier, and Andreas Fuster. 2017. Supervision and Project Performance: A Principal-Agent </w:t>
      </w:r>
      <w:proofErr w:type="gramStart"/>
      <w:r w:rsidRPr="00D25B3B">
        <w:t>Approach.</w:t>
      </w:r>
      <w:r w:rsidRPr="00D25B3B">
        <w:t>〈</w:t>
      </w:r>
      <w:proofErr w:type="gramEnd"/>
      <w:r w:rsidRPr="00D25B3B">
        <w:t>hal-01516966</w:t>
      </w:r>
      <w:r w:rsidRPr="00D25B3B">
        <w:t>〉</w:t>
      </w:r>
      <w:r w:rsidRPr="00D25B3B">
        <w:t>.</w:t>
      </w:r>
    </w:p>
    <w:p w14:paraId="108490CC" w14:textId="77777777" w:rsidR="00D25B3B" w:rsidRPr="00D25B3B" w:rsidRDefault="00D25B3B" w:rsidP="00D25B3B">
      <w:pPr>
        <w:rPr>
          <w:b/>
          <w:bCs/>
        </w:rPr>
      </w:pPr>
      <w:hyperlink r:id="rId145" w:history="1">
        <w:r w:rsidRPr="00D25B3B">
          <w:rPr>
            <w:rStyle w:val="Hyperlink"/>
            <w:b/>
            <w:bCs/>
          </w:rPr>
          <w:t>Google Scholar</w:t>
        </w:r>
      </w:hyperlink>
      <w:r w:rsidRPr="00D25B3B">
        <w:rPr>
          <w:b/>
          <w:bCs/>
        </w:rPr>
        <w:t> </w:t>
      </w:r>
    </w:p>
    <w:p w14:paraId="48B3A146" w14:textId="77777777" w:rsidR="00D25B3B" w:rsidRPr="00D25B3B" w:rsidRDefault="00D25B3B" w:rsidP="00D25B3B">
      <w:pPr>
        <w:numPr>
          <w:ilvl w:val="0"/>
          <w:numId w:val="24"/>
        </w:numPr>
      </w:pPr>
      <w:r w:rsidRPr="00D25B3B">
        <w:t>Cruz, Cesi, and Philip Keefer. 2013. The organization of programmatic parties and the politics of bureaucratic reform. World Bank Policy Research Working Paper 6686.</w:t>
      </w:r>
    </w:p>
    <w:p w14:paraId="2E3ED8FE" w14:textId="77777777" w:rsidR="00D25B3B" w:rsidRPr="00D25B3B" w:rsidRDefault="00D25B3B" w:rsidP="00D25B3B">
      <w:pPr>
        <w:rPr>
          <w:b/>
          <w:bCs/>
        </w:rPr>
      </w:pPr>
      <w:hyperlink r:id="rId146" w:history="1">
        <w:r w:rsidRPr="00D25B3B">
          <w:rPr>
            <w:rStyle w:val="Hyperlink"/>
            <w:b/>
            <w:bCs/>
          </w:rPr>
          <w:t>Google Scholar</w:t>
        </w:r>
      </w:hyperlink>
      <w:r w:rsidRPr="00D25B3B">
        <w:rPr>
          <w:b/>
          <w:bCs/>
        </w:rPr>
        <w:t> </w:t>
      </w:r>
    </w:p>
    <w:p w14:paraId="3C174497" w14:textId="77777777" w:rsidR="00D25B3B" w:rsidRPr="00D25B3B" w:rsidRDefault="00D25B3B" w:rsidP="00D25B3B">
      <w:pPr>
        <w:numPr>
          <w:ilvl w:val="0"/>
          <w:numId w:val="24"/>
        </w:numPr>
      </w:pPr>
      <w:r w:rsidRPr="00D25B3B">
        <w:t>Deininger, Klaus, Lyn Squire, and Swati Basu. 1998. Does economic analysis improve the quality of foreign assistance? World Bank Economic Review 12(3):385–418.</w:t>
      </w:r>
    </w:p>
    <w:p w14:paraId="63AF3729" w14:textId="77777777" w:rsidR="00D25B3B" w:rsidRPr="00D25B3B" w:rsidRDefault="00D25B3B" w:rsidP="00D25B3B">
      <w:pPr>
        <w:rPr>
          <w:b/>
          <w:bCs/>
        </w:rPr>
      </w:pPr>
      <w:hyperlink r:id="rId147" w:history="1">
        <w:r w:rsidRPr="00D25B3B">
          <w:rPr>
            <w:rStyle w:val="Hyperlink"/>
            <w:b/>
            <w:bCs/>
          </w:rPr>
          <w:t>Article</w:t>
        </w:r>
      </w:hyperlink>
      <w:r w:rsidRPr="00D25B3B">
        <w:rPr>
          <w:b/>
          <w:bCs/>
        </w:rPr>
        <w:t> </w:t>
      </w:r>
      <w:hyperlink r:id="rId148" w:history="1">
        <w:r w:rsidRPr="00D25B3B">
          <w:rPr>
            <w:rStyle w:val="Hyperlink"/>
            <w:b/>
            <w:bCs/>
          </w:rPr>
          <w:t>Google Scholar</w:t>
        </w:r>
      </w:hyperlink>
      <w:r w:rsidRPr="00D25B3B">
        <w:rPr>
          <w:b/>
          <w:bCs/>
        </w:rPr>
        <w:t> </w:t>
      </w:r>
    </w:p>
    <w:p w14:paraId="53E405B9" w14:textId="77777777" w:rsidR="00D25B3B" w:rsidRPr="00D25B3B" w:rsidRDefault="00D25B3B" w:rsidP="00D25B3B">
      <w:pPr>
        <w:numPr>
          <w:ilvl w:val="0"/>
          <w:numId w:val="24"/>
        </w:numPr>
      </w:pPr>
      <w:r w:rsidRPr="00D25B3B">
        <w:t>Denizer, Cevdet, Daniel Kaufmann, and Aart Kraay. 2013. Good countries or good projects? Macro and micro correlates of World Bank project performance. Journal of Development Economics 105:288–302.</w:t>
      </w:r>
    </w:p>
    <w:p w14:paraId="6DBC5E46" w14:textId="77777777" w:rsidR="00D25B3B" w:rsidRPr="00D25B3B" w:rsidRDefault="00D25B3B" w:rsidP="00D25B3B">
      <w:pPr>
        <w:rPr>
          <w:b/>
          <w:bCs/>
        </w:rPr>
      </w:pPr>
      <w:hyperlink r:id="rId149" w:history="1">
        <w:r w:rsidRPr="00D25B3B">
          <w:rPr>
            <w:rStyle w:val="Hyperlink"/>
            <w:b/>
            <w:bCs/>
          </w:rPr>
          <w:t>Article</w:t>
        </w:r>
      </w:hyperlink>
      <w:r w:rsidRPr="00D25B3B">
        <w:rPr>
          <w:b/>
          <w:bCs/>
        </w:rPr>
        <w:t> </w:t>
      </w:r>
      <w:hyperlink r:id="rId150" w:history="1">
        <w:r w:rsidRPr="00D25B3B">
          <w:rPr>
            <w:rStyle w:val="Hyperlink"/>
            <w:b/>
            <w:bCs/>
          </w:rPr>
          <w:t>Google Scholar</w:t>
        </w:r>
      </w:hyperlink>
      <w:r w:rsidRPr="00D25B3B">
        <w:rPr>
          <w:b/>
          <w:bCs/>
        </w:rPr>
        <w:t> </w:t>
      </w:r>
    </w:p>
    <w:p w14:paraId="6E799BFD" w14:textId="77777777" w:rsidR="00D25B3B" w:rsidRPr="00D25B3B" w:rsidRDefault="00D25B3B" w:rsidP="00D25B3B">
      <w:pPr>
        <w:numPr>
          <w:ilvl w:val="0"/>
          <w:numId w:val="24"/>
        </w:numPr>
      </w:pPr>
      <w:r w:rsidRPr="00D25B3B">
        <w:t>Dollar, David, and Victoria Levin. 2005. Sowing and reaping: Institutional quality and project outcomes in developing countries. World Bank Policy Research Working Paper # 3524.</w:t>
      </w:r>
    </w:p>
    <w:p w14:paraId="4A621CCA" w14:textId="77777777" w:rsidR="00D25B3B" w:rsidRPr="00D25B3B" w:rsidRDefault="00D25B3B" w:rsidP="00D25B3B">
      <w:pPr>
        <w:rPr>
          <w:b/>
          <w:bCs/>
        </w:rPr>
      </w:pPr>
      <w:hyperlink r:id="rId151" w:history="1">
        <w:r w:rsidRPr="00D25B3B">
          <w:rPr>
            <w:rStyle w:val="Hyperlink"/>
            <w:b/>
            <w:bCs/>
          </w:rPr>
          <w:t>Google Scholar</w:t>
        </w:r>
      </w:hyperlink>
      <w:r w:rsidRPr="00D25B3B">
        <w:rPr>
          <w:b/>
          <w:bCs/>
        </w:rPr>
        <w:t> </w:t>
      </w:r>
    </w:p>
    <w:p w14:paraId="30F7502B" w14:textId="77777777" w:rsidR="00D25B3B" w:rsidRPr="00D25B3B" w:rsidRDefault="00D25B3B" w:rsidP="00D25B3B">
      <w:pPr>
        <w:numPr>
          <w:ilvl w:val="0"/>
          <w:numId w:val="24"/>
        </w:numPr>
      </w:pPr>
      <w:r w:rsidRPr="00D25B3B">
        <w:t>Dollar, David, and Jakob Svensson. 2000. What explains the success or failure of structural adjustment programmes? The Economic Journal 110(466):894–917.</w:t>
      </w:r>
    </w:p>
    <w:p w14:paraId="1ACB52D9" w14:textId="77777777" w:rsidR="00D25B3B" w:rsidRPr="00D25B3B" w:rsidRDefault="00D25B3B" w:rsidP="00D25B3B">
      <w:pPr>
        <w:rPr>
          <w:b/>
          <w:bCs/>
        </w:rPr>
      </w:pPr>
      <w:hyperlink r:id="rId152" w:history="1">
        <w:r w:rsidRPr="00D25B3B">
          <w:rPr>
            <w:rStyle w:val="Hyperlink"/>
            <w:b/>
            <w:bCs/>
          </w:rPr>
          <w:t>Article</w:t>
        </w:r>
      </w:hyperlink>
      <w:r w:rsidRPr="00D25B3B">
        <w:rPr>
          <w:b/>
          <w:bCs/>
        </w:rPr>
        <w:t> </w:t>
      </w:r>
      <w:hyperlink r:id="rId153" w:history="1">
        <w:r w:rsidRPr="00D25B3B">
          <w:rPr>
            <w:rStyle w:val="Hyperlink"/>
            <w:b/>
            <w:bCs/>
          </w:rPr>
          <w:t>Google Scholar</w:t>
        </w:r>
      </w:hyperlink>
      <w:r w:rsidRPr="00D25B3B">
        <w:rPr>
          <w:b/>
          <w:bCs/>
        </w:rPr>
        <w:t> </w:t>
      </w:r>
    </w:p>
    <w:p w14:paraId="0535FE6A" w14:textId="77777777" w:rsidR="00D25B3B" w:rsidRPr="00D25B3B" w:rsidRDefault="00D25B3B" w:rsidP="00D25B3B">
      <w:pPr>
        <w:numPr>
          <w:ilvl w:val="0"/>
          <w:numId w:val="24"/>
        </w:numPr>
      </w:pPr>
      <w:r w:rsidRPr="00D25B3B">
        <w:lastRenderedPageBreak/>
        <w:t>Dreher, Axel, Jan-Egbert Sturm, and James Vreeland. 2009. Development aid and international politics: Does membership on the UN Security Council influence World Bank decisions? Journal of Development Economics 88: 1–18.</w:t>
      </w:r>
    </w:p>
    <w:p w14:paraId="036DE91A" w14:textId="77777777" w:rsidR="00D25B3B" w:rsidRPr="00D25B3B" w:rsidRDefault="00D25B3B" w:rsidP="00D25B3B">
      <w:pPr>
        <w:rPr>
          <w:b/>
          <w:bCs/>
        </w:rPr>
      </w:pPr>
      <w:hyperlink r:id="rId154" w:history="1">
        <w:r w:rsidRPr="00D25B3B">
          <w:rPr>
            <w:rStyle w:val="Hyperlink"/>
            <w:b/>
            <w:bCs/>
          </w:rPr>
          <w:t>Article</w:t>
        </w:r>
      </w:hyperlink>
      <w:r w:rsidRPr="00D25B3B">
        <w:rPr>
          <w:b/>
          <w:bCs/>
        </w:rPr>
        <w:t> </w:t>
      </w:r>
      <w:hyperlink r:id="rId155" w:history="1">
        <w:r w:rsidRPr="00D25B3B">
          <w:rPr>
            <w:rStyle w:val="Hyperlink"/>
            <w:b/>
            <w:bCs/>
          </w:rPr>
          <w:t>Google Scholar</w:t>
        </w:r>
      </w:hyperlink>
      <w:r w:rsidRPr="00D25B3B">
        <w:rPr>
          <w:b/>
          <w:bCs/>
        </w:rPr>
        <w:t> </w:t>
      </w:r>
    </w:p>
    <w:p w14:paraId="2A942D97" w14:textId="77777777" w:rsidR="00D25B3B" w:rsidRPr="00D25B3B" w:rsidRDefault="00D25B3B" w:rsidP="00D25B3B">
      <w:pPr>
        <w:numPr>
          <w:ilvl w:val="0"/>
          <w:numId w:val="24"/>
        </w:numPr>
      </w:pPr>
      <w:r w:rsidRPr="00D25B3B">
        <w:t xml:space="preserve">Dreher, Axel, Stephan Klasen, James Raymond Vreeland, and Eric Werker. 2013. The costs of favoritism: Is </w:t>
      </w:r>
      <w:proofErr w:type="gramStart"/>
      <w:r w:rsidRPr="00D25B3B">
        <w:t>politically-driven</w:t>
      </w:r>
      <w:proofErr w:type="gramEnd"/>
      <w:r w:rsidRPr="00D25B3B">
        <w:t xml:space="preserve"> aid less effective? Economic Development and Cultural Change 62(1):157–191.</w:t>
      </w:r>
    </w:p>
    <w:p w14:paraId="11A5B49A" w14:textId="77777777" w:rsidR="00D25B3B" w:rsidRPr="00D25B3B" w:rsidRDefault="00D25B3B" w:rsidP="00D25B3B">
      <w:pPr>
        <w:rPr>
          <w:b/>
          <w:bCs/>
        </w:rPr>
      </w:pPr>
      <w:hyperlink r:id="rId156" w:history="1">
        <w:r w:rsidRPr="00D25B3B">
          <w:rPr>
            <w:rStyle w:val="Hyperlink"/>
            <w:b/>
            <w:bCs/>
          </w:rPr>
          <w:t>Article</w:t>
        </w:r>
      </w:hyperlink>
      <w:r w:rsidRPr="00D25B3B">
        <w:rPr>
          <w:b/>
          <w:bCs/>
        </w:rPr>
        <w:t> </w:t>
      </w:r>
      <w:hyperlink r:id="rId157" w:history="1">
        <w:r w:rsidRPr="00D25B3B">
          <w:rPr>
            <w:rStyle w:val="Hyperlink"/>
            <w:b/>
            <w:bCs/>
          </w:rPr>
          <w:t>Google Scholar</w:t>
        </w:r>
      </w:hyperlink>
      <w:r w:rsidRPr="00D25B3B">
        <w:rPr>
          <w:b/>
          <w:bCs/>
        </w:rPr>
        <w:t> </w:t>
      </w:r>
    </w:p>
    <w:p w14:paraId="1D0E3B02" w14:textId="77777777" w:rsidR="00D25B3B" w:rsidRPr="00D25B3B" w:rsidRDefault="00D25B3B" w:rsidP="00D25B3B">
      <w:pPr>
        <w:numPr>
          <w:ilvl w:val="0"/>
          <w:numId w:val="24"/>
        </w:numPr>
      </w:pPr>
      <w:r w:rsidRPr="00D25B3B">
        <w:t>Freedom House. 2012. Freedom in the World.</w:t>
      </w:r>
    </w:p>
    <w:p w14:paraId="45FA8502" w14:textId="77777777" w:rsidR="00D25B3B" w:rsidRPr="00D25B3B" w:rsidRDefault="00D25B3B" w:rsidP="00D25B3B">
      <w:pPr>
        <w:rPr>
          <w:b/>
          <w:bCs/>
        </w:rPr>
      </w:pPr>
      <w:hyperlink r:id="rId158" w:history="1">
        <w:r w:rsidRPr="00D25B3B">
          <w:rPr>
            <w:rStyle w:val="Hyperlink"/>
            <w:b/>
            <w:bCs/>
          </w:rPr>
          <w:t>Google Scholar</w:t>
        </w:r>
      </w:hyperlink>
      <w:r w:rsidRPr="00D25B3B">
        <w:rPr>
          <w:b/>
          <w:bCs/>
        </w:rPr>
        <w:t> </w:t>
      </w:r>
    </w:p>
    <w:p w14:paraId="36CD69EE" w14:textId="77777777" w:rsidR="00D25B3B" w:rsidRPr="00D25B3B" w:rsidRDefault="00D25B3B" w:rsidP="00D25B3B">
      <w:pPr>
        <w:numPr>
          <w:ilvl w:val="0"/>
          <w:numId w:val="24"/>
        </w:numPr>
      </w:pPr>
      <w:r w:rsidRPr="00D25B3B">
        <w:t>Geli, Patricia, Aart Kraay, and Hoveida Nobakht. 2014. Predicting World Bank project outcome ratings. World Bank Policy Research Working Paper 7001.</w:t>
      </w:r>
    </w:p>
    <w:p w14:paraId="01659EE4" w14:textId="77777777" w:rsidR="00D25B3B" w:rsidRPr="00D25B3B" w:rsidRDefault="00D25B3B" w:rsidP="00D25B3B">
      <w:pPr>
        <w:rPr>
          <w:b/>
          <w:bCs/>
        </w:rPr>
      </w:pPr>
      <w:hyperlink r:id="rId159" w:history="1">
        <w:r w:rsidRPr="00D25B3B">
          <w:rPr>
            <w:rStyle w:val="Hyperlink"/>
            <w:b/>
            <w:bCs/>
          </w:rPr>
          <w:t>Google Scholar</w:t>
        </w:r>
      </w:hyperlink>
      <w:r w:rsidRPr="00D25B3B">
        <w:rPr>
          <w:b/>
          <w:bCs/>
        </w:rPr>
        <w:t> </w:t>
      </w:r>
    </w:p>
    <w:p w14:paraId="328D329F" w14:textId="77777777" w:rsidR="00D25B3B" w:rsidRPr="00D25B3B" w:rsidRDefault="00D25B3B" w:rsidP="00D25B3B">
      <w:pPr>
        <w:numPr>
          <w:ilvl w:val="0"/>
          <w:numId w:val="24"/>
        </w:numPr>
      </w:pPr>
      <w:r w:rsidRPr="00D25B3B">
        <w:t>Girod, Desha M., and Jennifer Tobin. 2016. Take the money and run: The determinants of compliance with aid agreements. International Organization 70(1) 209–239.</w:t>
      </w:r>
    </w:p>
    <w:p w14:paraId="6DDBD487" w14:textId="77777777" w:rsidR="00D25B3B" w:rsidRPr="00D25B3B" w:rsidRDefault="00D25B3B" w:rsidP="00D25B3B">
      <w:pPr>
        <w:rPr>
          <w:b/>
          <w:bCs/>
        </w:rPr>
      </w:pPr>
      <w:hyperlink r:id="rId160" w:history="1">
        <w:r w:rsidRPr="00D25B3B">
          <w:rPr>
            <w:rStyle w:val="Hyperlink"/>
            <w:b/>
            <w:bCs/>
          </w:rPr>
          <w:t>Article</w:t>
        </w:r>
      </w:hyperlink>
      <w:r w:rsidRPr="00D25B3B">
        <w:rPr>
          <w:b/>
          <w:bCs/>
        </w:rPr>
        <w:t> </w:t>
      </w:r>
      <w:hyperlink r:id="rId161" w:history="1">
        <w:r w:rsidRPr="00D25B3B">
          <w:rPr>
            <w:rStyle w:val="Hyperlink"/>
            <w:b/>
            <w:bCs/>
          </w:rPr>
          <w:t>Google Scholar</w:t>
        </w:r>
      </w:hyperlink>
      <w:r w:rsidRPr="00D25B3B">
        <w:rPr>
          <w:b/>
          <w:bCs/>
        </w:rPr>
        <w:t> </w:t>
      </w:r>
    </w:p>
    <w:p w14:paraId="2575316C" w14:textId="77777777" w:rsidR="00D25B3B" w:rsidRPr="00D25B3B" w:rsidRDefault="00D25B3B" w:rsidP="00D25B3B">
      <w:pPr>
        <w:numPr>
          <w:ilvl w:val="0"/>
          <w:numId w:val="24"/>
        </w:numPr>
      </w:pPr>
      <w:r w:rsidRPr="00D25B3B">
        <w:t>Grasso, Patrick G., Sulaiman S. Wasty, Rachel V. Weaving (Eds). 2003. World Bank Operations Evaluation Department: The First 30 Years. Washington, DC: The World Bank.</w:t>
      </w:r>
    </w:p>
    <w:p w14:paraId="1BF5CD89" w14:textId="77777777" w:rsidR="00D25B3B" w:rsidRPr="00D25B3B" w:rsidRDefault="00D25B3B" w:rsidP="00D25B3B">
      <w:pPr>
        <w:rPr>
          <w:b/>
          <w:bCs/>
        </w:rPr>
      </w:pPr>
      <w:hyperlink r:id="rId162" w:history="1">
        <w:r w:rsidRPr="00D25B3B">
          <w:rPr>
            <w:rStyle w:val="Hyperlink"/>
            <w:b/>
            <w:bCs/>
          </w:rPr>
          <w:t>Google Scholar</w:t>
        </w:r>
      </w:hyperlink>
      <w:r w:rsidRPr="00D25B3B">
        <w:rPr>
          <w:b/>
          <w:bCs/>
        </w:rPr>
        <w:t> </w:t>
      </w:r>
    </w:p>
    <w:p w14:paraId="3FDAB751" w14:textId="77777777" w:rsidR="00D25B3B" w:rsidRPr="00D25B3B" w:rsidRDefault="00D25B3B" w:rsidP="00D25B3B">
      <w:pPr>
        <w:numPr>
          <w:ilvl w:val="0"/>
          <w:numId w:val="24"/>
        </w:numPr>
      </w:pPr>
      <w:r w:rsidRPr="00D25B3B">
        <w:t>Guillaumont, Patrick, and Rachid Laajaj. 2006. When instability increases the effectiveness of aid projects. World Bank Policy Research Working Paper # 4034.</w:t>
      </w:r>
    </w:p>
    <w:p w14:paraId="44B78142" w14:textId="77777777" w:rsidR="00D25B3B" w:rsidRPr="00D25B3B" w:rsidRDefault="00D25B3B" w:rsidP="00D25B3B">
      <w:pPr>
        <w:rPr>
          <w:b/>
          <w:bCs/>
        </w:rPr>
      </w:pPr>
      <w:hyperlink r:id="rId163" w:history="1">
        <w:r w:rsidRPr="00D25B3B">
          <w:rPr>
            <w:rStyle w:val="Hyperlink"/>
            <w:b/>
            <w:bCs/>
          </w:rPr>
          <w:t>Google Scholar</w:t>
        </w:r>
      </w:hyperlink>
      <w:r w:rsidRPr="00D25B3B">
        <w:rPr>
          <w:b/>
          <w:bCs/>
        </w:rPr>
        <w:t> </w:t>
      </w:r>
    </w:p>
    <w:p w14:paraId="4EE68ADB" w14:textId="77777777" w:rsidR="00D25B3B" w:rsidRPr="00D25B3B" w:rsidRDefault="00D25B3B" w:rsidP="00D25B3B">
      <w:pPr>
        <w:numPr>
          <w:ilvl w:val="0"/>
          <w:numId w:val="24"/>
        </w:numPr>
      </w:pPr>
      <w:r w:rsidRPr="00D25B3B">
        <w:t>IEG (World Bank Independent Evaluation Group). 2010. Cost-Benefit Analysis in World Bank Projects. Washington, DC: The World Bank.</w:t>
      </w:r>
    </w:p>
    <w:p w14:paraId="7D69D124" w14:textId="77777777" w:rsidR="00D25B3B" w:rsidRPr="00D25B3B" w:rsidRDefault="00D25B3B" w:rsidP="00D25B3B">
      <w:pPr>
        <w:rPr>
          <w:b/>
          <w:bCs/>
        </w:rPr>
      </w:pPr>
      <w:hyperlink r:id="rId164" w:history="1">
        <w:r w:rsidRPr="00D25B3B">
          <w:rPr>
            <w:rStyle w:val="Hyperlink"/>
            <w:b/>
            <w:bCs/>
          </w:rPr>
          <w:t>Google Scholar</w:t>
        </w:r>
      </w:hyperlink>
      <w:r w:rsidRPr="00D25B3B">
        <w:rPr>
          <w:b/>
          <w:bCs/>
        </w:rPr>
        <w:t> </w:t>
      </w:r>
    </w:p>
    <w:p w14:paraId="5F894D42" w14:textId="77777777" w:rsidR="00D25B3B" w:rsidRPr="00D25B3B" w:rsidRDefault="00D25B3B" w:rsidP="00D25B3B">
      <w:pPr>
        <w:numPr>
          <w:ilvl w:val="0"/>
          <w:numId w:val="24"/>
        </w:numPr>
      </w:pPr>
      <w:r w:rsidRPr="00D25B3B">
        <w:t>IEG (World Bank Independent Evaluation Group). 2011. IEG Work Program and Budget (FY12) and Indicative Plan (FY13–14). Washington, DC: The World Bank.</w:t>
      </w:r>
    </w:p>
    <w:p w14:paraId="3165CE7E" w14:textId="77777777" w:rsidR="00D25B3B" w:rsidRPr="00D25B3B" w:rsidRDefault="00D25B3B" w:rsidP="00D25B3B">
      <w:pPr>
        <w:rPr>
          <w:b/>
          <w:bCs/>
        </w:rPr>
      </w:pPr>
      <w:hyperlink r:id="rId165" w:history="1">
        <w:r w:rsidRPr="00D25B3B">
          <w:rPr>
            <w:rStyle w:val="Hyperlink"/>
            <w:b/>
            <w:bCs/>
          </w:rPr>
          <w:t>Google Scholar</w:t>
        </w:r>
      </w:hyperlink>
      <w:r w:rsidRPr="00D25B3B">
        <w:rPr>
          <w:b/>
          <w:bCs/>
        </w:rPr>
        <w:t> </w:t>
      </w:r>
    </w:p>
    <w:p w14:paraId="29AF98BB" w14:textId="77777777" w:rsidR="00D25B3B" w:rsidRPr="00D25B3B" w:rsidRDefault="00D25B3B" w:rsidP="00D25B3B">
      <w:pPr>
        <w:numPr>
          <w:ilvl w:val="0"/>
          <w:numId w:val="24"/>
        </w:numPr>
      </w:pPr>
      <w:r w:rsidRPr="00D25B3B">
        <w:lastRenderedPageBreak/>
        <w:t>IEG (World Bank Independent Evaluation Group). 2014. Independent Evaluation Group - World Bank Project Performance Ratings. </w:t>
      </w:r>
      <w:hyperlink r:id="rId166" w:history="1">
        <w:r w:rsidRPr="00D25B3B">
          <w:rPr>
            <w:rStyle w:val="Hyperlink"/>
          </w:rPr>
          <w:t>http://ieg.worldbankgroup.org/ratings</w:t>
        </w:r>
      </w:hyperlink>
    </w:p>
    <w:p w14:paraId="5083196C" w14:textId="77777777" w:rsidR="00D25B3B" w:rsidRPr="00D25B3B" w:rsidRDefault="00D25B3B" w:rsidP="00D25B3B">
      <w:pPr>
        <w:numPr>
          <w:ilvl w:val="0"/>
          <w:numId w:val="24"/>
        </w:numPr>
      </w:pPr>
      <w:r w:rsidRPr="00D25B3B">
        <w:t>IEG (World Bank Independent Evaluation Group). 2015a. Project Performance Assessment Report. Brazil: First Programmatical Reform Loan for Environmental Sustainability. Report No.: 92270-BR.</w:t>
      </w:r>
    </w:p>
    <w:p w14:paraId="507315C1" w14:textId="77777777" w:rsidR="00D25B3B" w:rsidRPr="00D25B3B" w:rsidRDefault="00D25B3B" w:rsidP="00D25B3B">
      <w:pPr>
        <w:rPr>
          <w:b/>
          <w:bCs/>
        </w:rPr>
      </w:pPr>
      <w:hyperlink r:id="rId167" w:history="1">
        <w:r w:rsidRPr="00D25B3B">
          <w:rPr>
            <w:rStyle w:val="Hyperlink"/>
            <w:b/>
            <w:bCs/>
          </w:rPr>
          <w:t>Google Scholar</w:t>
        </w:r>
      </w:hyperlink>
      <w:r w:rsidRPr="00D25B3B">
        <w:rPr>
          <w:b/>
          <w:bCs/>
        </w:rPr>
        <w:t> </w:t>
      </w:r>
    </w:p>
    <w:p w14:paraId="6A167EED" w14:textId="77777777" w:rsidR="00D25B3B" w:rsidRPr="00D25B3B" w:rsidRDefault="00D25B3B" w:rsidP="00D25B3B">
      <w:pPr>
        <w:numPr>
          <w:ilvl w:val="0"/>
          <w:numId w:val="24"/>
        </w:numPr>
      </w:pPr>
      <w:r w:rsidRPr="00D25B3B">
        <w:t>IEG (World Bank Independent Evaluation Group). 2015b. World Bank Project Performance Ratings - Codebook. </w:t>
      </w:r>
      <w:hyperlink r:id="rId168" w:history="1">
        <w:r w:rsidRPr="00D25B3B">
          <w:rPr>
            <w:rStyle w:val="Hyperlink"/>
          </w:rPr>
          <w:t>https://ieg.worldbankgroup.org/Data/reports/ieg-wb-project-performance-ratings-codebook_092015.pdf</w:t>
        </w:r>
      </w:hyperlink>
    </w:p>
    <w:p w14:paraId="7C1046ED" w14:textId="77777777" w:rsidR="00D25B3B" w:rsidRPr="00D25B3B" w:rsidRDefault="00D25B3B" w:rsidP="00D25B3B">
      <w:pPr>
        <w:numPr>
          <w:ilvl w:val="0"/>
          <w:numId w:val="24"/>
        </w:numPr>
      </w:pPr>
      <w:r w:rsidRPr="00D25B3B">
        <w:t>Isham, Jonathan, Daniel Kaufmann, and Lant Pritchett. 1997. Civil liberties, democracy, and the performance of government projects. World Bank Economic Review 11(2):219–242.</w:t>
      </w:r>
    </w:p>
    <w:p w14:paraId="177DE378" w14:textId="77777777" w:rsidR="00D25B3B" w:rsidRPr="00D25B3B" w:rsidRDefault="00D25B3B" w:rsidP="00D25B3B">
      <w:pPr>
        <w:rPr>
          <w:b/>
          <w:bCs/>
        </w:rPr>
      </w:pPr>
      <w:hyperlink r:id="rId169" w:history="1">
        <w:r w:rsidRPr="00D25B3B">
          <w:rPr>
            <w:rStyle w:val="Hyperlink"/>
            <w:b/>
            <w:bCs/>
          </w:rPr>
          <w:t>Article</w:t>
        </w:r>
      </w:hyperlink>
      <w:r w:rsidRPr="00D25B3B">
        <w:rPr>
          <w:b/>
          <w:bCs/>
        </w:rPr>
        <w:t> </w:t>
      </w:r>
      <w:hyperlink r:id="rId170" w:history="1">
        <w:r w:rsidRPr="00D25B3B">
          <w:rPr>
            <w:rStyle w:val="Hyperlink"/>
            <w:b/>
            <w:bCs/>
          </w:rPr>
          <w:t>Google Scholar</w:t>
        </w:r>
      </w:hyperlink>
      <w:r w:rsidRPr="00D25B3B">
        <w:rPr>
          <w:b/>
          <w:bCs/>
        </w:rPr>
        <w:t> </w:t>
      </w:r>
    </w:p>
    <w:p w14:paraId="538C1F53" w14:textId="77777777" w:rsidR="00D25B3B" w:rsidRPr="00D25B3B" w:rsidRDefault="00D25B3B" w:rsidP="00D25B3B">
      <w:pPr>
        <w:numPr>
          <w:ilvl w:val="0"/>
          <w:numId w:val="24"/>
        </w:numPr>
      </w:pPr>
      <w:r w:rsidRPr="00D25B3B">
        <w:t>Isham, Jonathan, and Daniel Kaufmann. 1999. The forgotten rationale for policy reform: The productivity of investment projects. Quarterly Journal of Economics 114(1):149–184.</w:t>
      </w:r>
    </w:p>
    <w:p w14:paraId="419A9DDA" w14:textId="77777777" w:rsidR="00D25B3B" w:rsidRPr="00D25B3B" w:rsidRDefault="00D25B3B" w:rsidP="00D25B3B">
      <w:pPr>
        <w:rPr>
          <w:b/>
          <w:bCs/>
        </w:rPr>
      </w:pPr>
      <w:hyperlink r:id="rId171" w:history="1">
        <w:r w:rsidRPr="00D25B3B">
          <w:rPr>
            <w:rStyle w:val="Hyperlink"/>
            <w:b/>
            <w:bCs/>
          </w:rPr>
          <w:t>Article</w:t>
        </w:r>
      </w:hyperlink>
      <w:r w:rsidRPr="00D25B3B">
        <w:rPr>
          <w:b/>
          <w:bCs/>
        </w:rPr>
        <w:t> </w:t>
      </w:r>
      <w:hyperlink r:id="rId172" w:history="1">
        <w:r w:rsidRPr="00D25B3B">
          <w:rPr>
            <w:rStyle w:val="Hyperlink"/>
            <w:b/>
            <w:bCs/>
          </w:rPr>
          <w:t>Google Scholar</w:t>
        </w:r>
      </w:hyperlink>
      <w:r w:rsidRPr="00D25B3B">
        <w:rPr>
          <w:b/>
          <w:bCs/>
        </w:rPr>
        <w:t> </w:t>
      </w:r>
    </w:p>
    <w:p w14:paraId="63A680D8" w14:textId="77777777" w:rsidR="00D25B3B" w:rsidRPr="00D25B3B" w:rsidRDefault="00D25B3B" w:rsidP="00D25B3B">
      <w:pPr>
        <w:numPr>
          <w:ilvl w:val="0"/>
          <w:numId w:val="24"/>
        </w:numPr>
      </w:pPr>
      <w:r w:rsidRPr="00D25B3B">
        <w:t>Kaufmann, Daniel, and Yan Wang. 1995. Macroeconomic policies and project performance in the social sectors: A model of human capital production and evidence from LDCs. World Development 23(5)751–765.</w:t>
      </w:r>
    </w:p>
    <w:p w14:paraId="05A9D7B5" w14:textId="77777777" w:rsidR="00D25B3B" w:rsidRPr="00D25B3B" w:rsidRDefault="00D25B3B" w:rsidP="00D25B3B">
      <w:pPr>
        <w:rPr>
          <w:b/>
          <w:bCs/>
        </w:rPr>
      </w:pPr>
      <w:hyperlink r:id="rId173" w:history="1">
        <w:r w:rsidRPr="00D25B3B">
          <w:rPr>
            <w:rStyle w:val="Hyperlink"/>
            <w:b/>
            <w:bCs/>
          </w:rPr>
          <w:t>Article</w:t>
        </w:r>
      </w:hyperlink>
      <w:r w:rsidRPr="00D25B3B">
        <w:rPr>
          <w:b/>
          <w:bCs/>
        </w:rPr>
        <w:t> </w:t>
      </w:r>
      <w:hyperlink r:id="rId174" w:history="1">
        <w:r w:rsidRPr="00D25B3B">
          <w:rPr>
            <w:rStyle w:val="Hyperlink"/>
            <w:b/>
            <w:bCs/>
          </w:rPr>
          <w:t>Google Scholar</w:t>
        </w:r>
      </w:hyperlink>
      <w:r w:rsidRPr="00D25B3B">
        <w:rPr>
          <w:b/>
          <w:bCs/>
        </w:rPr>
        <w:t> </w:t>
      </w:r>
    </w:p>
    <w:p w14:paraId="5FC4EA2F" w14:textId="77777777" w:rsidR="00D25B3B" w:rsidRPr="00D25B3B" w:rsidRDefault="00D25B3B" w:rsidP="00D25B3B">
      <w:pPr>
        <w:numPr>
          <w:ilvl w:val="0"/>
          <w:numId w:val="24"/>
        </w:numPr>
      </w:pPr>
      <w:r w:rsidRPr="00D25B3B">
        <w:t>Kaja, Ashwin, and Eric Werker. 2010. Corporate governance at the World Bank and the dilemma of global governance. World Bank Economic Review 24(2):171–198.</w:t>
      </w:r>
    </w:p>
    <w:p w14:paraId="2058E617" w14:textId="77777777" w:rsidR="00D25B3B" w:rsidRPr="00D25B3B" w:rsidRDefault="00D25B3B" w:rsidP="00D25B3B">
      <w:pPr>
        <w:rPr>
          <w:b/>
          <w:bCs/>
        </w:rPr>
      </w:pPr>
      <w:hyperlink r:id="rId175" w:history="1">
        <w:r w:rsidRPr="00D25B3B">
          <w:rPr>
            <w:rStyle w:val="Hyperlink"/>
            <w:b/>
            <w:bCs/>
          </w:rPr>
          <w:t>Article</w:t>
        </w:r>
      </w:hyperlink>
      <w:r w:rsidRPr="00D25B3B">
        <w:rPr>
          <w:b/>
          <w:bCs/>
        </w:rPr>
        <w:t> </w:t>
      </w:r>
      <w:hyperlink r:id="rId176" w:history="1">
        <w:r w:rsidRPr="00D25B3B">
          <w:rPr>
            <w:rStyle w:val="Hyperlink"/>
            <w:b/>
            <w:bCs/>
          </w:rPr>
          <w:t>Google Scholar</w:t>
        </w:r>
      </w:hyperlink>
      <w:r w:rsidRPr="00D25B3B">
        <w:rPr>
          <w:b/>
          <w:bCs/>
        </w:rPr>
        <w:t> </w:t>
      </w:r>
    </w:p>
    <w:p w14:paraId="0D7FD21B" w14:textId="77777777" w:rsidR="00D25B3B" w:rsidRPr="00D25B3B" w:rsidRDefault="00D25B3B" w:rsidP="00D25B3B">
      <w:pPr>
        <w:numPr>
          <w:ilvl w:val="0"/>
          <w:numId w:val="24"/>
        </w:numPr>
      </w:pPr>
      <w:r w:rsidRPr="00D25B3B">
        <w:t>Kersting, Erasmus, and Christopher Kilby. 2016. With a little help from my friends: Global electioneering and World Bank lending. Journal of Development Economics 121:153–165.</w:t>
      </w:r>
    </w:p>
    <w:p w14:paraId="7BAC0FCD" w14:textId="77777777" w:rsidR="00D25B3B" w:rsidRPr="00D25B3B" w:rsidRDefault="00D25B3B" w:rsidP="00D25B3B">
      <w:pPr>
        <w:rPr>
          <w:b/>
          <w:bCs/>
        </w:rPr>
      </w:pPr>
      <w:hyperlink r:id="rId177" w:history="1">
        <w:r w:rsidRPr="00D25B3B">
          <w:rPr>
            <w:rStyle w:val="Hyperlink"/>
            <w:b/>
            <w:bCs/>
          </w:rPr>
          <w:t>Article</w:t>
        </w:r>
      </w:hyperlink>
      <w:r w:rsidRPr="00D25B3B">
        <w:rPr>
          <w:b/>
          <w:bCs/>
        </w:rPr>
        <w:t> </w:t>
      </w:r>
      <w:hyperlink r:id="rId178" w:history="1">
        <w:r w:rsidRPr="00D25B3B">
          <w:rPr>
            <w:rStyle w:val="Hyperlink"/>
            <w:b/>
            <w:bCs/>
          </w:rPr>
          <w:t>Google Scholar</w:t>
        </w:r>
      </w:hyperlink>
      <w:r w:rsidRPr="00D25B3B">
        <w:rPr>
          <w:b/>
          <w:bCs/>
        </w:rPr>
        <w:t> </w:t>
      </w:r>
    </w:p>
    <w:p w14:paraId="12E71BF1" w14:textId="77777777" w:rsidR="00D25B3B" w:rsidRPr="00D25B3B" w:rsidRDefault="00D25B3B" w:rsidP="00D25B3B">
      <w:pPr>
        <w:numPr>
          <w:ilvl w:val="0"/>
          <w:numId w:val="24"/>
        </w:numPr>
      </w:pPr>
      <w:r w:rsidRPr="00D25B3B">
        <w:t>Kilby, Christopher. 2000. Supervision and performance: The case of World Bank projects. Journal of Development Economics 62(1):233–259.</w:t>
      </w:r>
    </w:p>
    <w:p w14:paraId="4727B8C1" w14:textId="77777777" w:rsidR="00D25B3B" w:rsidRPr="00D25B3B" w:rsidRDefault="00D25B3B" w:rsidP="00D25B3B">
      <w:pPr>
        <w:rPr>
          <w:b/>
          <w:bCs/>
        </w:rPr>
      </w:pPr>
      <w:hyperlink r:id="rId179" w:history="1">
        <w:r w:rsidRPr="00D25B3B">
          <w:rPr>
            <w:rStyle w:val="Hyperlink"/>
            <w:b/>
            <w:bCs/>
          </w:rPr>
          <w:t>Article</w:t>
        </w:r>
      </w:hyperlink>
      <w:r w:rsidRPr="00D25B3B">
        <w:rPr>
          <w:b/>
          <w:bCs/>
        </w:rPr>
        <w:t> </w:t>
      </w:r>
      <w:hyperlink r:id="rId180" w:history="1">
        <w:r w:rsidRPr="00D25B3B">
          <w:rPr>
            <w:rStyle w:val="Hyperlink"/>
            <w:b/>
            <w:bCs/>
          </w:rPr>
          <w:t>Google Scholar</w:t>
        </w:r>
      </w:hyperlink>
      <w:r w:rsidRPr="00D25B3B">
        <w:rPr>
          <w:b/>
          <w:bCs/>
        </w:rPr>
        <w:t> </w:t>
      </w:r>
    </w:p>
    <w:p w14:paraId="59E79389" w14:textId="77777777" w:rsidR="00D25B3B" w:rsidRPr="00D25B3B" w:rsidRDefault="00D25B3B" w:rsidP="00D25B3B">
      <w:pPr>
        <w:numPr>
          <w:ilvl w:val="0"/>
          <w:numId w:val="24"/>
        </w:numPr>
      </w:pPr>
      <w:r w:rsidRPr="00D25B3B">
        <w:lastRenderedPageBreak/>
        <w:t>Kilby, Christopher. 2009. The political economy of conditionality: an empirical analysis of World Bank loan disbursements. Journal of Development Economics 89(1):51–61.</w:t>
      </w:r>
    </w:p>
    <w:p w14:paraId="2413DD4A" w14:textId="77777777" w:rsidR="00D25B3B" w:rsidRPr="00D25B3B" w:rsidRDefault="00D25B3B" w:rsidP="00D25B3B">
      <w:pPr>
        <w:rPr>
          <w:b/>
          <w:bCs/>
        </w:rPr>
      </w:pPr>
      <w:hyperlink r:id="rId181" w:history="1">
        <w:r w:rsidRPr="00D25B3B">
          <w:rPr>
            <w:rStyle w:val="Hyperlink"/>
            <w:b/>
            <w:bCs/>
          </w:rPr>
          <w:t>Article</w:t>
        </w:r>
      </w:hyperlink>
      <w:r w:rsidRPr="00D25B3B">
        <w:rPr>
          <w:b/>
          <w:bCs/>
        </w:rPr>
        <w:t> </w:t>
      </w:r>
      <w:hyperlink r:id="rId182" w:history="1">
        <w:r w:rsidRPr="00D25B3B">
          <w:rPr>
            <w:rStyle w:val="Hyperlink"/>
            <w:b/>
            <w:bCs/>
          </w:rPr>
          <w:t>Google Scholar</w:t>
        </w:r>
      </w:hyperlink>
      <w:r w:rsidRPr="00D25B3B">
        <w:rPr>
          <w:b/>
          <w:bCs/>
        </w:rPr>
        <w:t> </w:t>
      </w:r>
    </w:p>
    <w:p w14:paraId="291D36A7" w14:textId="77777777" w:rsidR="00D25B3B" w:rsidRPr="00D25B3B" w:rsidRDefault="00D25B3B" w:rsidP="00D25B3B">
      <w:pPr>
        <w:numPr>
          <w:ilvl w:val="0"/>
          <w:numId w:val="24"/>
        </w:numPr>
      </w:pPr>
      <w:r w:rsidRPr="00D25B3B">
        <w:t>Kilby, Christopher. 2013a. An empirical assessment of informal influence in the World Bank. Economic Development and Cultural Change 61(2):431–464.</w:t>
      </w:r>
    </w:p>
    <w:p w14:paraId="60C6652E" w14:textId="77777777" w:rsidR="00D25B3B" w:rsidRPr="00D25B3B" w:rsidRDefault="00D25B3B" w:rsidP="00D25B3B">
      <w:pPr>
        <w:rPr>
          <w:b/>
          <w:bCs/>
        </w:rPr>
      </w:pPr>
      <w:hyperlink r:id="rId183" w:history="1">
        <w:r w:rsidRPr="00D25B3B">
          <w:rPr>
            <w:rStyle w:val="Hyperlink"/>
            <w:b/>
            <w:bCs/>
          </w:rPr>
          <w:t>Article</w:t>
        </w:r>
      </w:hyperlink>
      <w:r w:rsidRPr="00D25B3B">
        <w:rPr>
          <w:b/>
          <w:bCs/>
        </w:rPr>
        <w:t> </w:t>
      </w:r>
      <w:hyperlink r:id="rId184" w:history="1">
        <w:r w:rsidRPr="00D25B3B">
          <w:rPr>
            <w:rStyle w:val="Hyperlink"/>
            <w:b/>
            <w:bCs/>
          </w:rPr>
          <w:t>Google Scholar</w:t>
        </w:r>
      </w:hyperlink>
      <w:r w:rsidRPr="00D25B3B">
        <w:rPr>
          <w:b/>
          <w:bCs/>
        </w:rPr>
        <w:t> </w:t>
      </w:r>
    </w:p>
    <w:p w14:paraId="36247E9D" w14:textId="77777777" w:rsidR="00D25B3B" w:rsidRPr="00D25B3B" w:rsidRDefault="00D25B3B" w:rsidP="00D25B3B">
      <w:pPr>
        <w:numPr>
          <w:ilvl w:val="0"/>
          <w:numId w:val="24"/>
        </w:numPr>
      </w:pPr>
      <w:r w:rsidRPr="00D25B3B">
        <w:t>Kilby, Christopher. 2013b. The political economy of project preparation: An empirical analysis of World Bank projects. Journal of Development Economics 105:211–225.</w:t>
      </w:r>
    </w:p>
    <w:p w14:paraId="311A0BE7" w14:textId="77777777" w:rsidR="00D25B3B" w:rsidRPr="00D25B3B" w:rsidRDefault="00D25B3B" w:rsidP="00D25B3B">
      <w:pPr>
        <w:rPr>
          <w:b/>
          <w:bCs/>
        </w:rPr>
      </w:pPr>
      <w:hyperlink r:id="rId185" w:history="1">
        <w:r w:rsidRPr="00D25B3B">
          <w:rPr>
            <w:rStyle w:val="Hyperlink"/>
            <w:b/>
            <w:bCs/>
          </w:rPr>
          <w:t>Article</w:t>
        </w:r>
      </w:hyperlink>
      <w:r w:rsidRPr="00D25B3B">
        <w:rPr>
          <w:b/>
          <w:bCs/>
        </w:rPr>
        <w:t> </w:t>
      </w:r>
      <w:hyperlink r:id="rId186" w:history="1">
        <w:r w:rsidRPr="00D25B3B">
          <w:rPr>
            <w:rStyle w:val="Hyperlink"/>
            <w:b/>
            <w:bCs/>
          </w:rPr>
          <w:t>Google Scholar</w:t>
        </w:r>
      </w:hyperlink>
      <w:r w:rsidRPr="00D25B3B">
        <w:rPr>
          <w:b/>
          <w:bCs/>
        </w:rPr>
        <w:t> </w:t>
      </w:r>
    </w:p>
    <w:p w14:paraId="4F475F9B" w14:textId="77777777" w:rsidR="00D25B3B" w:rsidRPr="00D25B3B" w:rsidRDefault="00D25B3B" w:rsidP="00D25B3B">
      <w:pPr>
        <w:numPr>
          <w:ilvl w:val="0"/>
          <w:numId w:val="24"/>
        </w:numPr>
      </w:pPr>
      <w:r w:rsidRPr="00D25B3B">
        <w:t>Kilby, Christopher. 2015. Assessing the impact of World Bank preparation on project outcomes. Journal of Development Economics 115:111–123.</w:t>
      </w:r>
    </w:p>
    <w:p w14:paraId="002B8A1D" w14:textId="77777777" w:rsidR="00D25B3B" w:rsidRPr="00D25B3B" w:rsidRDefault="00D25B3B" w:rsidP="00D25B3B">
      <w:pPr>
        <w:rPr>
          <w:b/>
          <w:bCs/>
        </w:rPr>
      </w:pPr>
      <w:hyperlink r:id="rId187" w:history="1">
        <w:r w:rsidRPr="00D25B3B">
          <w:rPr>
            <w:rStyle w:val="Hyperlink"/>
            <w:b/>
            <w:bCs/>
          </w:rPr>
          <w:t>Article</w:t>
        </w:r>
      </w:hyperlink>
      <w:r w:rsidRPr="00D25B3B">
        <w:rPr>
          <w:b/>
          <w:bCs/>
        </w:rPr>
        <w:t> </w:t>
      </w:r>
      <w:hyperlink r:id="rId188" w:history="1">
        <w:r w:rsidRPr="00D25B3B">
          <w:rPr>
            <w:rStyle w:val="Hyperlink"/>
            <w:b/>
            <w:bCs/>
          </w:rPr>
          <w:t>Google Scholar</w:t>
        </w:r>
      </w:hyperlink>
      <w:r w:rsidRPr="00D25B3B">
        <w:rPr>
          <w:b/>
          <w:bCs/>
        </w:rPr>
        <w:t> </w:t>
      </w:r>
    </w:p>
    <w:p w14:paraId="215E34FB" w14:textId="77777777" w:rsidR="00D25B3B" w:rsidRPr="00D25B3B" w:rsidRDefault="00D25B3B" w:rsidP="00D25B3B">
      <w:pPr>
        <w:numPr>
          <w:ilvl w:val="0"/>
          <w:numId w:val="24"/>
        </w:numPr>
      </w:pPr>
      <w:r w:rsidRPr="00D25B3B">
        <w:t xml:space="preserve">Limodio, Nicola. 2011. The success of infrastructure projects in </w:t>
      </w:r>
      <w:proofErr w:type="gramStart"/>
      <w:r w:rsidRPr="00D25B3B">
        <w:t>low income</w:t>
      </w:r>
      <w:proofErr w:type="gramEnd"/>
      <w:r w:rsidRPr="00D25B3B">
        <w:t xml:space="preserve"> countries and the role of selectivity. World Bank Policy Research Working Paper # 5694.</w:t>
      </w:r>
    </w:p>
    <w:p w14:paraId="36234EBD" w14:textId="77777777" w:rsidR="00D25B3B" w:rsidRPr="00D25B3B" w:rsidRDefault="00D25B3B" w:rsidP="00D25B3B">
      <w:pPr>
        <w:rPr>
          <w:b/>
          <w:bCs/>
        </w:rPr>
      </w:pPr>
      <w:hyperlink r:id="rId189" w:history="1">
        <w:r w:rsidRPr="00D25B3B">
          <w:rPr>
            <w:rStyle w:val="Hyperlink"/>
            <w:b/>
            <w:bCs/>
          </w:rPr>
          <w:t>Google Scholar</w:t>
        </w:r>
      </w:hyperlink>
      <w:r w:rsidRPr="00D25B3B">
        <w:rPr>
          <w:b/>
          <w:bCs/>
        </w:rPr>
        <w:t> </w:t>
      </w:r>
    </w:p>
    <w:p w14:paraId="03906A74" w14:textId="77777777" w:rsidR="00D25B3B" w:rsidRPr="00D25B3B" w:rsidRDefault="00D25B3B" w:rsidP="00D25B3B">
      <w:pPr>
        <w:numPr>
          <w:ilvl w:val="0"/>
          <w:numId w:val="24"/>
        </w:numPr>
      </w:pPr>
      <w:r w:rsidRPr="00D25B3B">
        <w:t>Malesa, Thaddeus, and Peter Silarszky. 2005. Does World Bank effort matter for success of adjustment operations? In Stefan Koeberle, Harold Bedoya, Peter Silarsky, and Gero Verheyen (Eds.), Conditionality Revisited: Concepts, Experiences, and Lessons. (Washington: The World Bank). Chapter 13, pages 127–141.</w:t>
      </w:r>
    </w:p>
    <w:p w14:paraId="565083AF" w14:textId="77777777" w:rsidR="00D25B3B" w:rsidRPr="00D25B3B" w:rsidRDefault="00D25B3B" w:rsidP="00D25B3B">
      <w:pPr>
        <w:rPr>
          <w:b/>
          <w:bCs/>
        </w:rPr>
      </w:pPr>
      <w:hyperlink r:id="rId190" w:history="1">
        <w:r w:rsidRPr="00D25B3B">
          <w:rPr>
            <w:rStyle w:val="Hyperlink"/>
            <w:b/>
            <w:bCs/>
          </w:rPr>
          <w:t>Google Scholar</w:t>
        </w:r>
      </w:hyperlink>
      <w:r w:rsidRPr="00D25B3B">
        <w:rPr>
          <w:b/>
          <w:bCs/>
        </w:rPr>
        <w:t> </w:t>
      </w:r>
    </w:p>
    <w:p w14:paraId="69D8BC78" w14:textId="77777777" w:rsidR="00D25B3B" w:rsidRPr="00D25B3B" w:rsidRDefault="00D25B3B" w:rsidP="00D25B3B">
      <w:pPr>
        <w:numPr>
          <w:ilvl w:val="0"/>
          <w:numId w:val="24"/>
        </w:numPr>
      </w:pPr>
      <w:r w:rsidRPr="00D25B3B">
        <w:t>Malik, Rabia, and Randall W. Stone. 2018. Corporate influence in World Bank lending. Journal of Politics 80(1):103–1118.</w:t>
      </w:r>
    </w:p>
    <w:p w14:paraId="3AC33703" w14:textId="77777777" w:rsidR="00D25B3B" w:rsidRPr="00D25B3B" w:rsidRDefault="00D25B3B" w:rsidP="00D25B3B">
      <w:pPr>
        <w:rPr>
          <w:b/>
          <w:bCs/>
        </w:rPr>
      </w:pPr>
      <w:hyperlink r:id="rId191" w:history="1">
        <w:r w:rsidRPr="00D25B3B">
          <w:rPr>
            <w:rStyle w:val="Hyperlink"/>
            <w:b/>
            <w:bCs/>
          </w:rPr>
          <w:t>Article</w:t>
        </w:r>
      </w:hyperlink>
      <w:r w:rsidRPr="00D25B3B">
        <w:rPr>
          <w:b/>
          <w:bCs/>
        </w:rPr>
        <w:t> </w:t>
      </w:r>
      <w:hyperlink r:id="rId192" w:history="1">
        <w:r w:rsidRPr="00D25B3B">
          <w:rPr>
            <w:rStyle w:val="Hyperlink"/>
            <w:b/>
            <w:bCs/>
          </w:rPr>
          <w:t>Google Scholar</w:t>
        </w:r>
      </w:hyperlink>
      <w:r w:rsidRPr="00D25B3B">
        <w:rPr>
          <w:b/>
          <w:bCs/>
        </w:rPr>
        <w:t> </w:t>
      </w:r>
    </w:p>
    <w:p w14:paraId="6E224BBF" w14:textId="77777777" w:rsidR="00D25B3B" w:rsidRPr="00D25B3B" w:rsidRDefault="00D25B3B" w:rsidP="00D25B3B">
      <w:pPr>
        <w:numPr>
          <w:ilvl w:val="0"/>
          <w:numId w:val="24"/>
        </w:numPr>
      </w:pPr>
      <w:r w:rsidRPr="00D25B3B">
        <w:t>Michaelowa, Katharina, and Axel Borrmann. 2006. Evaluation bias and incentive structures in bi- and multilateral aid agencies. Review of Development Economics 10(2):313–329.</w:t>
      </w:r>
    </w:p>
    <w:p w14:paraId="34C0E08A" w14:textId="77777777" w:rsidR="00D25B3B" w:rsidRPr="00D25B3B" w:rsidRDefault="00D25B3B" w:rsidP="00D25B3B">
      <w:pPr>
        <w:rPr>
          <w:b/>
          <w:bCs/>
        </w:rPr>
      </w:pPr>
      <w:hyperlink r:id="rId193" w:history="1">
        <w:r w:rsidRPr="00D25B3B">
          <w:rPr>
            <w:rStyle w:val="Hyperlink"/>
            <w:b/>
            <w:bCs/>
          </w:rPr>
          <w:t>Article</w:t>
        </w:r>
      </w:hyperlink>
      <w:r w:rsidRPr="00D25B3B">
        <w:rPr>
          <w:b/>
          <w:bCs/>
        </w:rPr>
        <w:t> </w:t>
      </w:r>
      <w:hyperlink r:id="rId194" w:history="1">
        <w:r w:rsidRPr="00D25B3B">
          <w:rPr>
            <w:rStyle w:val="Hyperlink"/>
            <w:b/>
            <w:bCs/>
          </w:rPr>
          <w:t>Google Scholar</w:t>
        </w:r>
      </w:hyperlink>
      <w:r w:rsidRPr="00D25B3B">
        <w:rPr>
          <w:b/>
          <w:bCs/>
        </w:rPr>
        <w:t> </w:t>
      </w:r>
    </w:p>
    <w:p w14:paraId="6672D53D" w14:textId="77777777" w:rsidR="00D25B3B" w:rsidRPr="00D25B3B" w:rsidRDefault="00D25B3B" w:rsidP="00D25B3B">
      <w:pPr>
        <w:numPr>
          <w:ilvl w:val="0"/>
          <w:numId w:val="24"/>
        </w:numPr>
      </w:pPr>
      <w:r w:rsidRPr="00D25B3B">
        <w:lastRenderedPageBreak/>
        <w:t>Moll, Peter, Patricia Geli, and Pablo Saavedra. 2015. Correlates of success in World Bank development policy lending. World Bank Policy Research Working Paper 7181.</w:t>
      </w:r>
    </w:p>
    <w:p w14:paraId="5E6B6D75" w14:textId="77777777" w:rsidR="00D25B3B" w:rsidRPr="00D25B3B" w:rsidRDefault="00D25B3B" w:rsidP="00D25B3B">
      <w:pPr>
        <w:rPr>
          <w:b/>
          <w:bCs/>
        </w:rPr>
      </w:pPr>
      <w:hyperlink r:id="rId195" w:history="1">
        <w:r w:rsidRPr="00D25B3B">
          <w:rPr>
            <w:rStyle w:val="Hyperlink"/>
            <w:b/>
            <w:bCs/>
          </w:rPr>
          <w:t>Google Scholar</w:t>
        </w:r>
      </w:hyperlink>
      <w:r w:rsidRPr="00D25B3B">
        <w:rPr>
          <w:b/>
          <w:bCs/>
        </w:rPr>
        <w:t> </w:t>
      </w:r>
    </w:p>
    <w:p w14:paraId="5A531BB6" w14:textId="77777777" w:rsidR="00D25B3B" w:rsidRPr="00D25B3B" w:rsidRDefault="00D25B3B" w:rsidP="00D25B3B">
      <w:pPr>
        <w:numPr>
          <w:ilvl w:val="0"/>
          <w:numId w:val="24"/>
        </w:numPr>
      </w:pPr>
      <w:r w:rsidRPr="00D25B3B">
        <w:t>Morrison, Kevin M. 2013. Membership no longer has its privileges: The declining informal influence of board members on IDA lending. Review of International Organizations 8(2):291–312.</w:t>
      </w:r>
    </w:p>
    <w:p w14:paraId="415AF8C6" w14:textId="77777777" w:rsidR="00D25B3B" w:rsidRPr="00D25B3B" w:rsidRDefault="00D25B3B" w:rsidP="00D25B3B">
      <w:pPr>
        <w:rPr>
          <w:b/>
          <w:bCs/>
        </w:rPr>
      </w:pPr>
      <w:hyperlink r:id="rId196" w:history="1">
        <w:r w:rsidRPr="00D25B3B">
          <w:rPr>
            <w:rStyle w:val="Hyperlink"/>
            <w:b/>
            <w:bCs/>
          </w:rPr>
          <w:t>Article</w:t>
        </w:r>
      </w:hyperlink>
      <w:r w:rsidRPr="00D25B3B">
        <w:rPr>
          <w:b/>
          <w:bCs/>
        </w:rPr>
        <w:t> </w:t>
      </w:r>
      <w:hyperlink r:id="rId197" w:history="1">
        <w:r w:rsidRPr="00D25B3B">
          <w:rPr>
            <w:rStyle w:val="Hyperlink"/>
            <w:b/>
            <w:bCs/>
          </w:rPr>
          <w:t>Google Scholar</w:t>
        </w:r>
      </w:hyperlink>
      <w:r w:rsidRPr="00D25B3B">
        <w:rPr>
          <w:b/>
          <w:bCs/>
        </w:rPr>
        <w:t> </w:t>
      </w:r>
    </w:p>
    <w:p w14:paraId="5A068DBC" w14:textId="77777777" w:rsidR="00D25B3B" w:rsidRPr="00D25B3B" w:rsidRDefault="00D25B3B" w:rsidP="00D25B3B">
      <w:pPr>
        <w:numPr>
          <w:ilvl w:val="0"/>
          <w:numId w:val="24"/>
        </w:numPr>
      </w:pPr>
      <w:r w:rsidRPr="00D25B3B">
        <w:t>OECD (Organization for Economic Cooperation and Development). 2015. Geographical distribution of financial flows: Flows to developing countries. OECD International Development Statistics (database). </w:t>
      </w:r>
      <w:hyperlink r:id="rId198" w:history="1">
        <w:r w:rsidRPr="00D25B3B">
          <w:rPr>
            <w:rStyle w:val="Hyperlink"/>
          </w:rPr>
          <w:t>https://doi.org/10.1787/data-00566-en</w:t>
        </w:r>
      </w:hyperlink>
      <w:r w:rsidRPr="00D25B3B">
        <w:t>.</w:t>
      </w:r>
    </w:p>
    <w:p w14:paraId="48783BEA" w14:textId="77777777" w:rsidR="00D25B3B" w:rsidRPr="00D25B3B" w:rsidRDefault="00D25B3B" w:rsidP="00D25B3B">
      <w:pPr>
        <w:numPr>
          <w:ilvl w:val="0"/>
          <w:numId w:val="24"/>
        </w:numPr>
      </w:pPr>
      <w:r w:rsidRPr="00D25B3B">
        <w:t>Pohl, Gerhard, and Dubravko Mihaljek. 1992. Project evaluation and uncertainty in practice: A statistical analysis of rate-of-return divergences of 1,015 World Bank projects. The World Bank Economic Review 6(2):255–277.</w:t>
      </w:r>
    </w:p>
    <w:p w14:paraId="479F58F3" w14:textId="77777777" w:rsidR="00D25B3B" w:rsidRPr="00D25B3B" w:rsidRDefault="00D25B3B" w:rsidP="00D25B3B">
      <w:pPr>
        <w:rPr>
          <w:b/>
          <w:bCs/>
        </w:rPr>
      </w:pPr>
      <w:hyperlink r:id="rId199" w:history="1">
        <w:r w:rsidRPr="00D25B3B">
          <w:rPr>
            <w:rStyle w:val="Hyperlink"/>
            <w:b/>
            <w:bCs/>
          </w:rPr>
          <w:t>Article</w:t>
        </w:r>
      </w:hyperlink>
      <w:r w:rsidRPr="00D25B3B">
        <w:rPr>
          <w:b/>
          <w:bCs/>
        </w:rPr>
        <w:t> </w:t>
      </w:r>
      <w:hyperlink r:id="rId200" w:history="1">
        <w:r w:rsidRPr="00D25B3B">
          <w:rPr>
            <w:rStyle w:val="Hyperlink"/>
            <w:b/>
            <w:bCs/>
          </w:rPr>
          <w:t>Google Scholar</w:t>
        </w:r>
      </w:hyperlink>
      <w:r w:rsidRPr="00D25B3B">
        <w:rPr>
          <w:b/>
          <w:bCs/>
        </w:rPr>
        <w:t> </w:t>
      </w:r>
    </w:p>
    <w:p w14:paraId="47242D0E" w14:textId="77777777" w:rsidR="00D25B3B" w:rsidRPr="00D25B3B" w:rsidRDefault="00D25B3B" w:rsidP="00D25B3B">
      <w:pPr>
        <w:numPr>
          <w:ilvl w:val="0"/>
          <w:numId w:val="24"/>
        </w:numPr>
      </w:pPr>
      <w:r w:rsidRPr="00D25B3B">
        <w:t>Ralston, Laura. 2014. Success in difficult environments: A portfolio analysis of fragile and conflict-affected states. World Bank Policy Research Working Paper 7098.</w:t>
      </w:r>
    </w:p>
    <w:p w14:paraId="51E15690" w14:textId="77777777" w:rsidR="00D25B3B" w:rsidRPr="00D25B3B" w:rsidRDefault="00D25B3B" w:rsidP="00D25B3B">
      <w:pPr>
        <w:rPr>
          <w:b/>
          <w:bCs/>
        </w:rPr>
      </w:pPr>
      <w:hyperlink r:id="rId201" w:history="1">
        <w:r w:rsidRPr="00D25B3B">
          <w:rPr>
            <w:rStyle w:val="Hyperlink"/>
            <w:b/>
            <w:bCs/>
          </w:rPr>
          <w:t>Google Scholar</w:t>
        </w:r>
      </w:hyperlink>
      <w:r w:rsidRPr="00D25B3B">
        <w:rPr>
          <w:b/>
          <w:bCs/>
        </w:rPr>
        <w:t> </w:t>
      </w:r>
    </w:p>
    <w:p w14:paraId="4CC2C268" w14:textId="77777777" w:rsidR="00D25B3B" w:rsidRPr="00D25B3B" w:rsidRDefault="00D25B3B" w:rsidP="00D25B3B">
      <w:pPr>
        <w:numPr>
          <w:ilvl w:val="0"/>
          <w:numId w:val="24"/>
        </w:numPr>
      </w:pPr>
      <w:r w:rsidRPr="00D25B3B">
        <w:t>Smets, Lodewijk, Stephen Knack, and Nadia Molenaers. 2013. Political ideology, quality at entry and the success of economic reform programs. Review of International Organizations 8(4):447–476.</w:t>
      </w:r>
    </w:p>
    <w:p w14:paraId="66A8DF6E" w14:textId="77777777" w:rsidR="00D25B3B" w:rsidRPr="00D25B3B" w:rsidRDefault="00D25B3B" w:rsidP="00D25B3B">
      <w:pPr>
        <w:rPr>
          <w:b/>
          <w:bCs/>
        </w:rPr>
      </w:pPr>
      <w:hyperlink r:id="rId202" w:history="1">
        <w:r w:rsidRPr="00D25B3B">
          <w:rPr>
            <w:rStyle w:val="Hyperlink"/>
            <w:b/>
            <w:bCs/>
          </w:rPr>
          <w:t>Article</w:t>
        </w:r>
      </w:hyperlink>
      <w:r w:rsidRPr="00D25B3B">
        <w:rPr>
          <w:b/>
          <w:bCs/>
        </w:rPr>
        <w:t> </w:t>
      </w:r>
      <w:hyperlink r:id="rId203" w:history="1">
        <w:r w:rsidRPr="00D25B3B">
          <w:rPr>
            <w:rStyle w:val="Hyperlink"/>
            <w:b/>
            <w:bCs/>
          </w:rPr>
          <w:t>Google Scholar</w:t>
        </w:r>
      </w:hyperlink>
      <w:r w:rsidRPr="00D25B3B">
        <w:rPr>
          <w:b/>
          <w:bCs/>
        </w:rPr>
        <w:t> </w:t>
      </w:r>
    </w:p>
    <w:p w14:paraId="77905C05" w14:textId="77777777" w:rsidR="00D25B3B" w:rsidRPr="00D25B3B" w:rsidRDefault="00D25B3B" w:rsidP="00D25B3B">
      <w:pPr>
        <w:numPr>
          <w:ilvl w:val="0"/>
          <w:numId w:val="24"/>
        </w:numPr>
      </w:pPr>
      <w:r w:rsidRPr="00D25B3B">
        <w:t>Stone, Randall. 2008. The scope of IMF conditionality. International Organization 62:589–620.</w:t>
      </w:r>
    </w:p>
    <w:p w14:paraId="78271C95" w14:textId="77777777" w:rsidR="00D25B3B" w:rsidRPr="00D25B3B" w:rsidRDefault="00D25B3B" w:rsidP="00D25B3B">
      <w:pPr>
        <w:rPr>
          <w:b/>
          <w:bCs/>
        </w:rPr>
      </w:pPr>
      <w:hyperlink r:id="rId204" w:history="1">
        <w:r w:rsidRPr="00D25B3B">
          <w:rPr>
            <w:rStyle w:val="Hyperlink"/>
            <w:b/>
            <w:bCs/>
          </w:rPr>
          <w:t>Article</w:t>
        </w:r>
      </w:hyperlink>
      <w:r w:rsidRPr="00D25B3B">
        <w:rPr>
          <w:b/>
          <w:bCs/>
        </w:rPr>
        <w:t> </w:t>
      </w:r>
      <w:hyperlink r:id="rId205" w:history="1">
        <w:r w:rsidRPr="00D25B3B">
          <w:rPr>
            <w:rStyle w:val="Hyperlink"/>
            <w:b/>
            <w:bCs/>
          </w:rPr>
          <w:t>Google Scholar</w:t>
        </w:r>
      </w:hyperlink>
      <w:r w:rsidRPr="00D25B3B">
        <w:rPr>
          <w:b/>
          <w:bCs/>
        </w:rPr>
        <w:t> </w:t>
      </w:r>
    </w:p>
    <w:p w14:paraId="0F806835" w14:textId="77777777" w:rsidR="00D25B3B" w:rsidRPr="00D25B3B" w:rsidRDefault="00D25B3B" w:rsidP="00D25B3B">
      <w:pPr>
        <w:numPr>
          <w:ilvl w:val="0"/>
          <w:numId w:val="24"/>
        </w:numPr>
      </w:pPr>
      <w:r w:rsidRPr="00D25B3B">
        <w:t>Strezhnev, Anton, and Erik Voeten. 2012. United Nations General Assembly Voting Data, </w:t>
      </w:r>
      <w:hyperlink r:id="rId206" w:history="1">
        <w:r w:rsidRPr="00D25B3B">
          <w:rPr>
            <w:rStyle w:val="Hyperlink"/>
          </w:rPr>
          <w:t>https://dataverse.harvard.edu/dataset.xhtml?persistentId=hdl:1902.1/12379</w:t>
        </w:r>
      </w:hyperlink>
      <w:r w:rsidRPr="00D25B3B">
        <w:t>.</w:t>
      </w:r>
    </w:p>
    <w:p w14:paraId="4C2A7845" w14:textId="77777777" w:rsidR="00D25B3B" w:rsidRPr="00D25B3B" w:rsidRDefault="00D25B3B" w:rsidP="00D25B3B">
      <w:pPr>
        <w:numPr>
          <w:ilvl w:val="0"/>
          <w:numId w:val="24"/>
        </w:numPr>
      </w:pPr>
      <w:r w:rsidRPr="00D25B3B">
        <w:t>Sud, Inder, and Jane Olmstead-Rumsey. 2012. Development outcomes of World Bank projects: Real or illusory improvements. George Washington University Institute for Global and International Studies Working Paper #1.</w:t>
      </w:r>
    </w:p>
    <w:p w14:paraId="1454BFB1" w14:textId="77777777" w:rsidR="00D25B3B" w:rsidRPr="00D25B3B" w:rsidRDefault="00D25B3B" w:rsidP="00D25B3B">
      <w:pPr>
        <w:rPr>
          <w:b/>
          <w:bCs/>
        </w:rPr>
      </w:pPr>
      <w:hyperlink r:id="rId207" w:history="1">
        <w:r w:rsidRPr="00D25B3B">
          <w:rPr>
            <w:rStyle w:val="Hyperlink"/>
            <w:b/>
            <w:bCs/>
          </w:rPr>
          <w:t>Google Scholar</w:t>
        </w:r>
      </w:hyperlink>
      <w:r w:rsidRPr="00D25B3B">
        <w:rPr>
          <w:b/>
          <w:bCs/>
        </w:rPr>
        <w:t> </w:t>
      </w:r>
    </w:p>
    <w:p w14:paraId="124AADDD" w14:textId="77777777" w:rsidR="00D25B3B" w:rsidRPr="00D25B3B" w:rsidRDefault="00D25B3B" w:rsidP="00D25B3B">
      <w:pPr>
        <w:numPr>
          <w:ilvl w:val="0"/>
          <w:numId w:val="24"/>
        </w:numPr>
      </w:pPr>
      <w:r w:rsidRPr="00D25B3B">
        <w:t>United Nations. 2014. Countries Elected Members of the Security Council. </w:t>
      </w:r>
      <w:hyperlink r:id="rId208" w:history="1">
        <w:r w:rsidRPr="00D25B3B">
          <w:rPr>
            <w:rStyle w:val="Hyperlink"/>
          </w:rPr>
          <w:t>http://www.un.org/en/sc/members/elected.asp</w:t>
        </w:r>
      </w:hyperlink>
      <w:r w:rsidRPr="00D25B3B">
        <w:t> Accessed 9/15/2014.</w:t>
      </w:r>
    </w:p>
    <w:p w14:paraId="55FCB27A" w14:textId="77777777" w:rsidR="00D25B3B" w:rsidRPr="00D25B3B" w:rsidRDefault="00D25B3B" w:rsidP="00D25B3B">
      <w:pPr>
        <w:numPr>
          <w:ilvl w:val="0"/>
          <w:numId w:val="24"/>
        </w:numPr>
      </w:pPr>
      <w:r w:rsidRPr="00D25B3B">
        <w:t>USAID (United States Agency for International Development). 2014. U.S. overseas loans and grants: Obligations and loan authorizations, July 1, 1945–September 30, 2012 (Greenbook). </w:t>
      </w:r>
      <w:hyperlink r:id="rId209" w:history="1">
        <w:r w:rsidRPr="00D25B3B">
          <w:rPr>
            <w:rStyle w:val="Hyperlink"/>
          </w:rPr>
          <w:t>https://explorer.usaid.gov/reports-greenbook.html</w:t>
        </w:r>
      </w:hyperlink>
      <w:r w:rsidRPr="00D25B3B">
        <w:t> Accessed 3/20/2014.</w:t>
      </w:r>
    </w:p>
    <w:p w14:paraId="5A57DF31" w14:textId="77777777" w:rsidR="00D25B3B" w:rsidRPr="00D25B3B" w:rsidRDefault="00D25B3B" w:rsidP="00D25B3B">
      <w:pPr>
        <w:numPr>
          <w:ilvl w:val="0"/>
          <w:numId w:val="24"/>
        </w:numPr>
      </w:pPr>
      <w:r w:rsidRPr="00D25B3B">
        <w:t>U.S. State Department. 1984–2013. Voting Practices in the United Nations. GPO, Washington.</w:t>
      </w:r>
    </w:p>
    <w:p w14:paraId="781A31B7" w14:textId="77777777" w:rsidR="00D25B3B" w:rsidRPr="00D25B3B" w:rsidRDefault="00D25B3B" w:rsidP="00D25B3B">
      <w:pPr>
        <w:rPr>
          <w:b/>
          <w:bCs/>
        </w:rPr>
      </w:pPr>
      <w:hyperlink r:id="rId210" w:history="1">
        <w:r w:rsidRPr="00D25B3B">
          <w:rPr>
            <w:rStyle w:val="Hyperlink"/>
            <w:b/>
            <w:bCs/>
          </w:rPr>
          <w:t>Google Scholar</w:t>
        </w:r>
      </w:hyperlink>
      <w:r w:rsidRPr="00D25B3B">
        <w:rPr>
          <w:b/>
          <w:bCs/>
        </w:rPr>
        <w:t> </w:t>
      </w:r>
    </w:p>
    <w:p w14:paraId="1FF22E4C" w14:textId="77777777" w:rsidR="00D25B3B" w:rsidRPr="00D25B3B" w:rsidRDefault="00D25B3B" w:rsidP="00D25B3B">
      <w:pPr>
        <w:numPr>
          <w:ilvl w:val="0"/>
          <w:numId w:val="24"/>
        </w:numPr>
      </w:pPr>
      <w:r w:rsidRPr="00D25B3B">
        <w:t>Winters, Matthew S. 2014. Targeting, accountability and capture in development projects. International Studies Quarterly 58(2):393–404.</w:t>
      </w:r>
    </w:p>
    <w:p w14:paraId="28E6D3FB" w14:textId="77777777" w:rsidR="00D25B3B" w:rsidRPr="00D25B3B" w:rsidRDefault="00D25B3B" w:rsidP="00D25B3B">
      <w:pPr>
        <w:rPr>
          <w:b/>
          <w:bCs/>
        </w:rPr>
      </w:pPr>
      <w:hyperlink r:id="rId211" w:history="1">
        <w:r w:rsidRPr="00D25B3B">
          <w:rPr>
            <w:rStyle w:val="Hyperlink"/>
            <w:b/>
            <w:bCs/>
          </w:rPr>
          <w:t>Article</w:t>
        </w:r>
      </w:hyperlink>
      <w:r w:rsidRPr="00D25B3B">
        <w:rPr>
          <w:b/>
          <w:bCs/>
        </w:rPr>
        <w:t> </w:t>
      </w:r>
      <w:hyperlink r:id="rId212" w:history="1">
        <w:r w:rsidRPr="00D25B3B">
          <w:rPr>
            <w:rStyle w:val="Hyperlink"/>
            <w:b/>
            <w:bCs/>
          </w:rPr>
          <w:t>Google Scholar</w:t>
        </w:r>
      </w:hyperlink>
      <w:r w:rsidRPr="00D25B3B">
        <w:rPr>
          <w:b/>
          <w:bCs/>
        </w:rPr>
        <w:t> </w:t>
      </w:r>
    </w:p>
    <w:p w14:paraId="3A5F0AC4" w14:textId="77777777" w:rsidR="00D25B3B" w:rsidRPr="00D25B3B" w:rsidRDefault="00D25B3B" w:rsidP="00D25B3B">
      <w:pPr>
        <w:numPr>
          <w:ilvl w:val="0"/>
          <w:numId w:val="24"/>
        </w:numPr>
      </w:pPr>
      <w:r w:rsidRPr="00D25B3B">
        <w:t>World Bank. 2012a. Access to Information. Annual Report FY 2011. Moving Forward Transparency and Accountability. (Washington: The World Bank).</w:t>
      </w:r>
    </w:p>
    <w:p w14:paraId="6B2CDF16" w14:textId="77777777" w:rsidR="00D25B3B" w:rsidRPr="00D25B3B" w:rsidRDefault="00D25B3B" w:rsidP="00D25B3B">
      <w:pPr>
        <w:rPr>
          <w:b/>
          <w:bCs/>
        </w:rPr>
      </w:pPr>
      <w:hyperlink r:id="rId213" w:history="1">
        <w:r w:rsidRPr="00D25B3B">
          <w:rPr>
            <w:rStyle w:val="Hyperlink"/>
            <w:b/>
            <w:bCs/>
          </w:rPr>
          <w:t>Google Scholar</w:t>
        </w:r>
      </w:hyperlink>
      <w:r w:rsidRPr="00D25B3B">
        <w:rPr>
          <w:b/>
          <w:bCs/>
        </w:rPr>
        <w:t> </w:t>
      </w:r>
    </w:p>
    <w:p w14:paraId="33773FAF" w14:textId="77777777" w:rsidR="00D25B3B" w:rsidRPr="00D25B3B" w:rsidRDefault="00D25B3B" w:rsidP="00D25B3B">
      <w:pPr>
        <w:numPr>
          <w:ilvl w:val="0"/>
          <w:numId w:val="24"/>
        </w:numPr>
      </w:pPr>
      <w:r w:rsidRPr="00D25B3B">
        <w:t>World Bank. 2012b. Projects database. </w:t>
      </w:r>
      <w:hyperlink r:id="rId214" w:history="1">
        <w:r w:rsidRPr="00D25B3B">
          <w:rPr>
            <w:rStyle w:val="Hyperlink"/>
          </w:rPr>
          <w:t>http://go.worldbank.org/KPMUDAVVT0</w:t>
        </w:r>
      </w:hyperlink>
      <w:r w:rsidRPr="00D25B3B">
        <w:t> Accessed 11/30/2012.</w:t>
      </w:r>
    </w:p>
    <w:p w14:paraId="00D2FD9C" w14:textId="77777777" w:rsidR="00D25B3B" w:rsidRPr="00D25B3B" w:rsidRDefault="00D25B3B" w:rsidP="00D25B3B">
      <w:pPr>
        <w:numPr>
          <w:ilvl w:val="0"/>
          <w:numId w:val="24"/>
        </w:numPr>
      </w:pPr>
      <w:r w:rsidRPr="00D25B3B">
        <w:t>World Bank. 2014. World Development Indicators. </w:t>
      </w:r>
      <w:hyperlink r:id="rId215" w:history="1">
        <w:r w:rsidRPr="00D25B3B">
          <w:rPr>
            <w:rStyle w:val="Hyperlink"/>
          </w:rPr>
          <w:t>http://databank.worldbank.org/data/reports.aspx?source=world-development-indicators</w:t>
        </w:r>
      </w:hyperlink>
      <w:r w:rsidRPr="00D25B3B">
        <w:t> Accessed 10/14/2014.</w:t>
      </w:r>
    </w:p>
    <w:p w14:paraId="395805C4" w14:textId="77777777" w:rsidR="00D25B3B" w:rsidRPr="00D25B3B" w:rsidRDefault="00D25B3B" w:rsidP="00D25B3B">
      <w:hyperlink r:id="rId216" w:history="1">
        <w:r w:rsidRPr="00D25B3B">
          <w:rPr>
            <w:rStyle w:val="Hyperlink"/>
            <w:b/>
            <w:bCs/>
          </w:rPr>
          <w:t>Download references</w:t>
        </w:r>
      </w:hyperlink>
    </w:p>
    <w:p w14:paraId="00E1FD9C" w14:textId="77777777" w:rsidR="00D25B3B" w:rsidRPr="00D25B3B" w:rsidRDefault="00D25B3B" w:rsidP="00D25B3B">
      <w:pPr>
        <w:rPr>
          <w:b/>
          <w:bCs/>
        </w:rPr>
      </w:pPr>
      <w:r w:rsidRPr="00D25B3B">
        <w:rPr>
          <w:b/>
          <w:bCs/>
        </w:rPr>
        <w:t>Author information</w:t>
      </w:r>
    </w:p>
    <w:p w14:paraId="78CAFA99" w14:textId="77777777" w:rsidR="00D25B3B" w:rsidRPr="00D25B3B" w:rsidRDefault="00D25B3B" w:rsidP="00D25B3B">
      <w:pPr>
        <w:rPr>
          <w:b/>
          <w:bCs/>
        </w:rPr>
      </w:pPr>
      <w:r w:rsidRPr="00D25B3B">
        <w:rPr>
          <w:b/>
          <w:bCs/>
        </w:rPr>
        <w:t>Authors and Affiliations</w:t>
      </w:r>
    </w:p>
    <w:p w14:paraId="1DFCB0E1" w14:textId="77777777" w:rsidR="00D25B3B" w:rsidRPr="00D25B3B" w:rsidRDefault="00D25B3B" w:rsidP="00D25B3B">
      <w:pPr>
        <w:numPr>
          <w:ilvl w:val="0"/>
          <w:numId w:val="25"/>
        </w:numPr>
        <w:rPr>
          <w:b/>
          <w:bCs/>
        </w:rPr>
      </w:pPr>
      <w:r w:rsidRPr="00D25B3B">
        <w:rPr>
          <w:b/>
          <w:bCs/>
        </w:rPr>
        <w:t>Villanova University, Villanova, PA, USA</w:t>
      </w:r>
    </w:p>
    <w:p w14:paraId="021A58F8" w14:textId="77777777" w:rsidR="00D25B3B" w:rsidRPr="00D25B3B" w:rsidRDefault="00D25B3B" w:rsidP="00D25B3B">
      <w:r w:rsidRPr="00D25B3B">
        <w:t>Christopher Kilby</w:t>
      </w:r>
    </w:p>
    <w:p w14:paraId="47D3E288" w14:textId="77777777" w:rsidR="00D25B3B" w:rsidRPr="00D25B3B" w:rsidRDefault="00D25B3B" w:rsidP="00D25B3B">
      <w:pPr>
        <w:numPr>
          <w:ilvl w:val="0"/>
          <w:numId w:val="25"/>
        </w:numPr>
        <w:rPr>
          <w:b/>
          <w:bCs/>
        </w:rPr>
      </w:pPr>
      <w:r w:rsidRPr="00D25B3B">
        <w:rPr>
          <w:b/>
          <w:bCs/>
        </w:rPr>
        <w:t>University of Zurich, Zurich, Switzerland</w:t>
      </w:r>
    </w:p>
    <w:p w14:paraId="26A65D57" w14:textId="77777777" w:rsidR="00D25B3B" w:rsidRPr="00D25B3B" w:rsidRDefault="00D25B3B" w:rsidP="00D25B3B">
      <w:r w:rsidRPr="00D25B3B">
        <w:t>Katharina Michaelowa</w:t>
      </w:r>
    </w:p>
    <w:p w14:paraId="5757AC98" w14:textId="77777777" w:rsidR="00D25B3B" w:rsidRPr="00D25B3B" w:rsidRDefault="00D25B3B" w:rsidP="00D25B3B">
      <w:pPr>
        <w:rPr>
          <w:b/>
          <w:bCs/>
        </w:rPr>
      </w:pPr>
      <w:r w:rsidRPr="00D25B3B">
        <w:rPr>
          <w:b/>
          <w:bCs/>
        </w:rPr>
        <w:t>Editor information</w:t>
      </w:r>
    </w:p>
    <w:p w14:paraId="598522D3" w14:textId="77777777" w:rsidR="00D25B3B" w:rsidRPr="00D25B3B" w:rsidRDefault="00D25B3B" w:rsidP="00D25B3B">
      <w:pPr>
        <w:rPr>
          <w:b/>
          <w:bCs/>
        </w:rPr>
      </w:pPr>
      <w:r w:rsidRPr="00D25B3B">
        <w:rPr>
          <w:b/>
          <w:bCs/>
        </w:rPr>
        <w:t>Editors and Affiliations</w:t>
      </w:r>
    </w:p>
    <w:p w14:paraId="6395F029" w14:textId="77777777" w:rsidR="00D25B3B" w:rsidRPr="00D25B3B" w:rsidRDefault="00D25B3B" w:rsidP="00D25B3B">
      <w:pPr>
        <w:numPr>
          <w:ilvl w:val="0"/>
          <w:numId w:val="26"/>
        </w:numPr>
        <w:rPr>
          <w:b/>
          <w:bCs/>
        </w:rPr>
      </w:pPr>
      <w:r w:rsidRPr="00D25B3B">
        <w:rPr>
          <w:b/>
          <w:bCs/>
        </w:rPr>
        <w:t>University of Wisconsin-La Crosse, La Crosse, WI, USA</w:t>
      </w:r>
    </w:p>
    <w:p w14:paraId="0A2B4A3C" w14:textId="77777777" w:rsidR="00D25B3B" w:rsidRPr="00D25B3B" w:rsidRDefault="00D25B3B" w:rsidP="00D25B3B">
      <w:r w:rsidRPr="00D25B3B">
        <w:lastRenderedPageBreak/>
        <w:t>Nabamita Dutta</w:t>
      </w:r>
    </w:p>
    <w:p w14:paraId="39CBA482" w14:textId="77777777" w:rsidR="00D25B3B" w:rsidRPr="00D25B3B" w:rsidRDefault="00D25B3B" w:rsidP="00D25B3B">
      <w:pPr>
        <w:numPr>
          <w:ilvl w:val="0"/>
          <w:numId w:val="26"/>
        </w:numPr>
        <w:rPr>
          <w:b/>
          <w:bCs/>
        </w:rPr>
      </w:pPr>
      <w:r w:rsidRPr="00D25B3B">
        <w:rPr>
          <w:b/>
          <w:bCs/>
        </w:rPr>
        <w:t>Mississippi State University, Mississippi, MS, USA</w:t>
      </w:r>
    </w:p>
    <w:p w14:paraId="5472D85B" w14:textId="77777777" w:rsidR="00D25B3B" w:rsidRPr="00D25B3B" w:rsidRDefault="00D25B3B" w:rsidP="00D25B3B">
      <w:r w:rsidRPr="00D25B3B">
        <w:t>Claudia R. Williamson</w:t>
      </w:r>
    </w:p>
    <w:p w14:paraId="54E2FFB0" w14:textId="77777777" w:rsidR="00D25B3B" w:rsidRPr="00D25B3B" w:rsidRDefault="00D25B3B" w:rsidP="00D25B3B">
      <w:pPr>
        <w:rPr>
          <w:b/>
          <w:bCs/>
        </w:rPr>
      </w:pPr>
      <w:r w:rsidRPr="00D25B3B">
        <w:rPr>
          <w:b/>
          <w:bCs/>
        </w:rPr>
        <w:t>Appendix</w:t>
      </w:r>
    </w:p>
    <w:p w14:paraId="1C22573D" w14:textId="77777777" w:rsidR="00D25B3B" w:rsidRPr="00D25B3B" w:rsidRDefault="00D25B3B" w:rsidP="00D25B3B">
      <w:pPr>
        <w:rPr>
          <w:b/>
          <w:bCs/>
        </w:rPr>
      </w:pPr>
      <w:r w:rsidRPr="00D25B3B">
        <w:rPr>
          <w:b/>
          <w:bCs/>
        </w:rPr>
        <w:t>Table 6.8 Data sources</w:t>
      </w:r>
    </w:p>
    <w:p w14:paraId="6C7990C1" w14:textId="77777777" w:rsidR="00D25B3B" w:rsidRPr="00D25B3B" w:rsidRDefault="00D25B3B" w:rsidP="00D25B3B">
      <w:pPr>
        <w:rPr>
          <w:b/>
          <w:bCs/>
        </w:rPr>
      </w:pPr>
      <w:r w:rsidRPr="00D25B3B">
        <w:rPr>
          <w:b/>
          <w:bCs/>
        </w:rPr>
        <w:t>From: </w:t>
      </w:r>
      <w:hyperlink r:id="rId217" w:history="1">
        <w:r w:rsidRPr="00D25B3B">
          <w:rPr>
            <w:rStyle w:val="Hyperlink"/>
            <w:b/>
            <w:bCs/>
          </w:rPr>
          <w:t>What Influences World Bank Project Evaluations?</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4947"/>
        <w:gridCol w:w="7113"/>
      </w:tblGrid>
      <w:tr w:rsidR="00D25B3B" w:rsidRPr="00D25B3B" w14:paraId="244AC24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EB334E7" w14:textId="77777777" w:rsidR="00D25B3B" w:rsidRPr="00D25B3B" w:rsidRDefault="00D25B3B" w:rsidP="00D25B3B">
            <w:r w:rsidRPr="00D25B3B">
              <w:t>Beck et al. (</w:t>
            </w:r>
            <w:hyperlink r:id="rId218" w:anchor="ref-CR2" w:tooltip="Beck, Thorsten, George Clarke, Alberto Groff, Philip Keefer, and Patrick Walsh. 2001. New tools in comparative political economy: The Database of Political Institutions. World Bank Economic Review 15:165–176." w:history="1">
              <w:r w:rsidRPr="00D25B3B">
                <w:rPr>
                  <w:rStyle w:val="Hyperlink"/>
                </w:rPr>
                <w:t>2001</w:t>
              </w:r>
            </w:hyperlink>
            <w:r w:rsidRPr="00D25B3B">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012DE8" w14:textId="77777777" w:rsidR="00D25B3B" w:rsidRPr="00D25B3B" w:rsidRDefault="00D25B3B" w:rsidP="00D25B3B">
            <w:r w:rsidRPr="00D25B3B">
              <w:rPr>
                <w:i/>
                <w:iCs/>
              </w:rPr>
              <w:t>Years in office</w:t>
            </w:r>
          </w:p>
        </w:tc>
      </w:tr>
      <w:tr w:rsidR="00D25B3B" w:rsidRPr="00D25B3B" w14:paraId="2A18684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30CAD1B" w14:textId="77777777" w:rsidR="00D25B3B" w:rsidRPr="00D25B3B" w:rsidRDefault="00D25B3B" w:rsidP="00D25B3B">
            <w:r w:rsidRPr="00D25B3B">
              <w:t>Freedom House (</w:t>
            </w:r>
            <w:hyperlink r:id="rId219" w:anchor="ref-CR15" w:tooltip="Freedom House. 2012. Freedom in the World." w:history="1">
              <w:r w:rsidRPr="00D25B3B">
                <w:rPr>
                  <w:rStyle w:val="Hyperlink"/>
                </w:rPr>
                <w:t>2012</w:t>
              </w:r>
            </w:hyperlink>
            <w:r w:rsidRPr="00D25B3B">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59DA4B" w14:textId="77777777" w:rsidR="00D25B3B" w:rsidRPr="00D25B3B" w:rsidRDefault="00D25B3B" w:rsidP="00D25B3B">
            <w:r w:rsidRPr="00D25B3B">
              <w:rPr>
                <w:i/>
                <w:iCs/>
              </w:rPr>
              <w:t>Freedom House</w:t>
            </w:r>
          </w:p>
        </w:tc>
      </w:tr>
      <w:tr w:rsidR="00D25B3B" w:rsidRPr="00D25B3B" w14:paraId="312A974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5646CF1" w14:textId="77777777" w:rsidR="00D25B3B" w:rsidRPr="00D25B3B" w:rsidRDefault="00D25B3B" w:rsidP="00D25B3B">
            <w:r w:rsidRPr="00D25B3B">
              <w:t>IEG (</w:t>
            </w:r>
            <w:hyperlink r:id="rId220" w:anchor="ref-CR21" w:tooltip="IEG (World Bank Independent Evaluation Group). 2014. Independent Evaluation Group - World Bank Project Performance Ratings. &#10;                http://ieg.worldbankgroup.org/ratings&#10;                &#10;              " w:history="1">
              <w:r w:rsidRPr="00D25B3B">
                <w:rPr>
                  <w:rStyle w:val="Hyperlink"/>
                </w:rPr>
                <w:t>2014</w:t>
              </w:r>
            </w:hyperlink>
            <w:r w:rsidRPr="00D25B3B">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B41F88" w14:textId="77777777" w:rsidR="00D25B3B" w:rsidRPr="00D25B3B" w:rsidRDefault="00D25B3B" w:rsidP="00D25B3B">
            <w:r w:rsidRPr="00D25B3B">
              <w:rPr>
                <w:i/>
                <w:iCs/>
              </w:rPr>
              <w:t>Outcome (ICR)</w:t>
            </w:r>
            <w:r w:rsidRPr="00D25B3B">
              <w:t>; </w:t>
            </w:r>
            <w:r w:rsidRPr="00D25B3B">
              <w:rPr>
                <w:i/>
                <w:iCs/>
              </w:rPr>
              <w:t>ICR quality</w:t>
            </w:r>
            <w:r w:rsidRPr="00D25B3B">
              <w:t>; </w:t>
            </w:r>
            <w:r w:rsidRPr="00D25B3B">
              <w:rPr>
                <w:i/>
                <w:iCs/>
              </w:rPr>
              <w:t>log # WB projects</w:t>
            </w:r>
            <w:r w:rsidRPr="00D25B3B">
              <w:t>; </w:t>
            </w:r>
            <w:r w:rsidRPr="00D25B3B">
              <w:rPr>
                <w:i/>
                <w:iCs/>
              </w:rPr>
              <w:t>June ICR</w:t>
            </w:r>
          </w:p>
        </w:tc>
      </w:tr>
      <w:tr w:rsidR="00D25B3B" w:rsidRPr="00D25B3B" w14:paraId="3C66F87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9FA1D70" w14:textId="77777777" w:rsidR="00D25B3B" w:rsidRPr="00D25B3B" w:rsidRDefault="00D25B3B" w:rsidP="00D25B3B">
            <w:r w:rsidRPr="00D25B3B">
              <w:t>Kaja and Werker (</w:t>
            </w:r>
            <w:hyperlink r:id="rId221" w:anchor="ref-CR27" w:tooltip="Kaja, Ashwin, and Eric Werker. 2010. Corporate governance at the World Bank and the dilemma of global governance. World Bank Economic Review 24(2):171–198." w:history="1">
              <w:r w:rsidRPr="00D25B3B">
                <w:rPr>
                  <w:rStyle w:val="Hyperlink"/>
                </w:rPr>
                <w:t>2010</w:t>
              </w:r>
            </w:hyperlink>
            <w:r w:rsidRPr="00D25B3B">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1B4836B2" w14:textId="77777777" w:rsidR="00D25B3B" w:rsidRPr="00D25B3B" w:rsidRDefault="00D25B3B" w:rsidP="00D25B3B">
            <w:r w:rsidRPr="00D25B3B">
              <w:rPr>
                <w:i/>
                <w:iCs/>
              </w:rPr>
              <w:t>WBEB@ICR</w:t>
            </w:r>
          </w:p>
        </w:tc>
      </w:tr>
      <w:tr w:rsidR="00D25B3B" w:rsidRPr="00D25B3B" w14:paraId="27C082E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5560694" w14:textId="77777777" w:rsidR="00D25B3B" w:rsidRPr="00D25B3B" w:rsidRDefault="00D25B3B" w:rsidP="00D25B3B">
            <w:r w:rsidRPr="00D25B3B">
              <w:t>OECD (</w:t>
            </w:r>
            <w:hyperlink r:id="rId222" w:anchor="ref-CR39" w:tooltip="OECD (Organization for Economic Cooperation and Development). 2015. Geographical distribution of financial flows: Flows to developing countries. OECD International Development Statistics (database). &#10;                https://doi.org/10.1787/data-00566-en&#10;                &#10;              ." w:history="1">
              <w:r w:rsidRPr="00D25B3B">
                <w:rPr>
                  <w:rStyle w:val="Hyperlink"/>
                </w:rPr>
                <w:t>2015</w:t>
              </w:r>
            </w:hyperlink>
            <w:r w:rsidRPr="00D25B3B">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60473B73" w14:textId="77777777" w:rsidR="00D25B3B" w:rsidRPr="00D25B3B" w:rsidRDefault="00D25B3B" w:rsidP="00D25B3B">
            <w:r w:rsidRPr="00D25B3B">
              <w:rPr>
                <w:i/>
                <w:iCs/>
              </w:rPr>
              <w:t>log US Aid; log G7 Aid</w:t>
            </w:r>
          </w:p>
        </w:tc>
      </w:tr>
      <w:tr w:rsidR="00D25B3B" w:rsidRPr="00D25B3B" w14:paraId="6EEA0E0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F6A560C" w14:textId="77777777" w:rsidR="00D25B3B" w:rsidRPr="00D25B3B" w:rsidRDefault="00D25B3B" w:rsidP="00D25B3B">
            <w:r w:rsidRPr="00D25B3B">
              <w:t>Strezhnev and Voeten (</w:t>
            </w:r>
            <w:hyperlink r:id="rId223" w:anchor="ref-CR44" w:tooltip="Strezhnev, Anton, and Erik Voeten. 2012. United Nations General Assembly Voting Data, &#10;                https://dataverse.harvard.edu/dataset.xhtml?persistentId=hdl:1902.1/12379&#10;                &#10;              ." w:history="1">
              <w:r w:rsidRPr="00D25B3B">
                <w:rPr>
                  <w:rStyle w:val="Hyperlink"/>
                </w:rPr>
                <w:t>2012</w:t>
              </w:r>
            </w:hyperlink>
            <w:r w:rsidRPr="00D25B3B">
              <w:t>); U.S. State Department (</w:t>
            </w:r>
            <w:hyperlink r:id="rId224" w:anchor="ref-CR48" w:tooltip="U.S. State Department. 1984–2013. Voting Practices in the United Nations. GPO, Washington." w:history="1">
              <w:r w:rsidRPr="00D25B3B">
                <w:rPr>
                  <w:rStyle w:val="Hyperlink"/>
                </w:rPr>
                <w:t>1984</w:t>
              </w:r>
            </w:hyperlink>
            <w:r w:rsidRPr="00D25B3B">
              <w:t>–2013):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73CF71" w14:textId="77777777" w:rsidR="00D25B3B" w:rsidRPr="00D25B3B" w:rsidRDefault="00D25B3B" w:rsidP="00D25B3B">
            <w:r w:rsidRPr="00D25B3B">
              <w:rPr>
                <w:i/>
                <w:iCs/>
              </w:rPr>
              <w:t>US UN voting</w:t>
            </w:r>
            <w:r w:rsidRPr="00D25B3B">
              <w:t>; </w:t>
            </w:r>
            <w:r w:rsidRPr="00D25B3B">
              <w:rPr>
                <w:i/>
                <w:iCs/>
              </w:rPr>
              <w:t>G7 UN voting</w:t>
            </w:r>
          </w:p>
        </w:tc>
      </w:tr>
      <w:tr w:rsidR="00D25B3B" w:rsidRPr="00D25B3B" w14:paraId="3899182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428CC35" w14:textId="77777777" w:rsidR="00D25B3B" w:rsidRPr="00D25B3B" w:rsidRDefault="00D25B3B" w:rsidP="00D25B3B">
            <w:r w:rsidRPr="00D25B3B">
              <w:t>United Nations (</w:t>
            </w:r>
            <w:hyperlink r:id="rId225" w:anchor="ref-CR46" w:tooltip="United Nations. 2014. Countries Elected Members of the Security Council. &#10;                http://www.un.org/en/sc/members/elected.asp&#10;                &#10;               Accessed 9/15/2014." w:history="1">
              <w:r w:rsidRPr="00D25B3B">
                <w:rPr>
                  <w:rStyle w:val="Hyperlink"/>
                </w:rPr>
                <w:t>2014</w:t>
              </w:r>
            </w:hyperlink>
            <w:r w:rsidRPr="00D25B3B">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2EC06E" w14:textId="77777777" w:rsidR="00D25B3B" w:rsidRPr="00D25B3B" w:rsidRDefault="00D25B3B" w:rsidP="00D25B3B">
            <w:r w:rsidRPr="00D25B3B">
              <w:rPr>
                <w:i/>
                <w:iCs/>
              </w:rPr>
              <w:t>UNSC@ICR</w:t>
            </w:r>
          </w:p>
        </w:tc>
      </w:tr>
      <w:tr w:rsidR="00D25B3B" w:rsidRPr="00D25B3B" w14:paraId="046786E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43F4722" w14:textId="77777777" w:rsidR="00D25B3B" w:rsidRPr="00D25B3B" w:rsidRDefault="00D25B3B" w:rsidP="00D25B3B">
            <w:r w:rsidRPr="00D25B3B">
              <w:t>USAID (</w:t>
            </w:r>
            <w:hyperlink r:id="rId226" w:anchor="ref-CR47" w:tooltip="USAID (United States Agency for International Development). 2014. U.S. overseas loans and grants: Obligations and loan authorizations, July 1, 1945–September 30, 2012 (Greenbook). &#10;                https://explorer.usaid.gov/reports-greenbook.html&#10;                &#10;               Accessed 3/20/2014." w:history="1">
              <w:r w:rsidRPr="00D25B3B">
                <w:rPr>
                  <w:rStyle w:val="Hyperlink"/>
                </w:rPr>
                <w:t>2014</w:t>
              </w:r>
            </w:hyperlink>
            <w:r w:rsidRPr="00D25B3B">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6A98D670" w14:textId="77777777" w:rsidR="00D25B3B" w:rsidRPr="00D25B3B" w:rsidRDefault="00D25B3B" w:rsidP="00D25B3B">
            <w:r w:rsidRPr="00D25B3B">
              <w:rPr>
                <w:i/>
                <w:iCs/>
              </w:rPr>
              <w:t>US military aid</w:t>
            </w:r>
          </w:p>
        </w:tc>
      </w:tr>
      <w:tr w:rsidR="00D25B3B" w:rsidRPr="00D25B3B" w14:paraId="2B80FE0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2AEAA81" w14:textId="77777777" w:rsidR="00D25B3B" w:rsidRPr="00D25B3B" w:rsidRDefault="00D25B3B" w:rsidP="00D25B3B">
            <w:r w:rsidRPr="00D25B3B">
              <w:t>World Bank (</w:t>
            </w:r>
            <w:hyperlink r:id="rId227" w:anchor="ref-CR51" w:tooltip="World Bank. 2012b. Projects database. &#10;                http://go.worldbank.org/KPMUDAVVT0&#10;                &#10;               Accessed 11/30/2012." w:history="1">
              <w:r w:rsidRPr="00D25B3B">
                <w:rPr>
                  <w:rStyle w:val="Hyperlink"/>
                </w:rPr>
                <w:t>2012b</w:t>
              </w:r>
            </w:hyperlink>
            <w:r w:rsidRPr="00D25B3B">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CFC9E4" w14:textId="77777777" w:rsidR="00D25B3B" w:rsidRPr="00D25B3B" w:rsidRDefault="00D25B3B" w:rsidP="00D25B3B">
            <w:r w:rsidRPr="00D25B3B">
              <w:rPr>
                <w:i/>
                <w:iCs/>
              </w:rPr>
              <w:t>IDA</w:t>
            </w:r>
            <w:r w:rsidRPr="00D25B3B">
              <w:t>; </w:t>
            </w:r>
            <w:r w:rsidRPr="00D25B3B">
              <w:rPr>
                <w:i/>
                <w:iCs/>
              </w:rPr>
              <w:t>Program Loan</w:t>
            </w:r>
            <w:r w:rsidRPr="00D25B3B">
              <w:t>; </w:t>
            </w:r>
            <w:r w:rsidRPr="00D25B3B">
              <w:rPr>
                <w:i/>
                <w:iCs/>
              </w:rPr>
              <w:t>SIL</w:t>
            </w:r>
            <w:r w:rsidRPr="00D25B3B">
              <w:t>; Regional dummies</w:t>
            </w:r>
          </w:p>
        </w:tc>
      </w:tr>
      <w:tr w:rsidR="00D25B3B" w:rsidRPr="00D25B3B" w14:paraId="7BFC748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E9F2AD7" w14:textId="77777777" w:rsidR="00D25B3B" w:rsidRPr="00D25B3B" w:rsidRDefault="00D25B3B" w:rsidP="00D25B3B">
            <w:r w:rsidRPr="00D25B3B">
              <w:t>Azevedo (</w:t>
            </w:r>
            <w:hyperlink r:id="rId228" w:anchor="ref-CR1" w:tooltip="Azevedo, João Pedro. 2011. wbopendata: Stata module to access World Bank databases, Statistical Software Components S457234, Boston College Department of Economics. &#10;                http://ideas.repec.org/c/boc/bocode/s457234.html&#10;                &#10;              " w:history="1">
              <w:r w:rsidRPr="00D25B3B">
                <w:rPr>
                  <w:rStyle w:val="Hyperlink"/>
                </w:rPr>
                <w:t>2011</w:t>
              </w:r>
            </w:hyperlink>
            <w:r w:rsidRPr="00D25B3B">
              <w:t>); World Bank (</w:t>
            </w:r>
            <w:hyperlink r:id="rId229" w:anchor="ref-CR52" w:tooltip="World Bank. 2014. World Development Indicators. &#10;                http://databank.worldbank.org/data/reports.aspx?source=world-development-indicators&#10;                &#10;               Accessed 10/14/2014." w:history="1">
              <w:r w:rsidRPr="00D25B3B">
                <w:rPr>
                  <w:rStyle w:val="Hyperlink"/>
                </w:rPr>
                <w:t>2014</w:t>
              </w:r>
            </w:hyperlink>
            <w:r w:rsidRPr="00D25B3B">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3B4616" w14:textId="77777777" w:rsidR="00D25B3B" w:rsidRPr="00D25B3B" w:rsidRDefault="00D25B3B" w:rsidP="00D25B3B">
            <w:r w:rsidRPr="00D25B3B">
              <w:rPr>
                <w:i/>
                <w:iCs/>
              </w:rPr>
              <w:t>log World Bank debt</w:t>
            </w:r>
            <w:r w:rsidRPr="00D25B3B">
              <w:t>; </w:t>
            </w:r>
            <w:r w:rsidRPr="00D25B3B">
              <w:rPr>
                <w:i/>
                <w:iCs/>
              </w:rPr>
              <w:t>log Project size</w:t>
            </w:r>
            <w:r w:rsidRPr="00D25B3B">
              <w:t>; </w:t>
            </w:r>
            <w:r w:rsidRPr="00D25B3B">
              <w:rPr>
                <w:i/>
                <w:iCs/>
              </w:rPr>
              <w:t>Tourism</w:t>
            </w:r>
            <w:r w:rsidRPr="00D25B3B">
              <w:t>; </w:t>
            </w:r>
            <w:r w:rsidRPr="00D25B3B">
              <w:rPr>
                <w:i/>
                <w:iCs/>
              </w:rPr>
              <w:t>log Population</w:t>
            </w:r>
            <w:r w:rsidRPr="00D25B3B">
              <w:t>; </w:t>
            </w:r>
            <w:r w:rsidRPr="00D25B3B">
              <w:rPr>
                <w:i/>
                <w:iCs/>
              </w:rPr>
              <w:t>log GDP PC</w:t>
            </w:r>
            <w:r w:rsidRPr="00D25B3B">
              <w:t>; </w:t>
            </w:r>
            <w:r w:rsidRPr="00D25B3B">
              <w:rPr>
                <w:i/>
                <w:iCs/>
              </w:rPr>
              <w:t>GDP growth</w:t>
            </w:r>
            <w:r w:rsidRPr="00D25B3B">
              <w:t>; </w:t>
            </w:r>
            <w:r w:rsidRPr="00D25B3B">
              <w:rPr>
                <w:i/>
                <w:iCs/>
              </w:rPr>
              <w:t>Inflation</w:t>
            </w:r>
          </w:p>
        </w:tc>
      </w:tr>
    </w:tbl>
    <w:p w14:paraId="0943E4FA" w14:textId="77777777" w:rsidR="00D25B3B" w:rsidRDefault="00D25B3B"/>
    <w:p w14:paraId="075E962D" w14:textId="77777777" w:rsidR="00D25B3B" w:rsidRPr="00D25B3B" w:rsidRDefault="00D25B3B" w:rsidP="00D25B3B">
      <w:pPr>
        <w:rPr>
          <w:b/>
          <w:bCs/>
        </w:rPr>
      </w:pPr>
      <w:r w:rsidRPr="00D25B3B">
        <w:rPr>
          <w:b/>
          <w:bCs/>
        </w:rPr>
        <w:t>Table 6.9 Acronym list</w:t>
      </w:r>
    </w:p>
    <w:p w14:paraId="52B3E8A1" w14:textId="77777777" w:rsidR="00D25B3B" w:rsidRPr="00D25B3B" w:rsidRDefault="00D25B3B" w:rsidP="00D25B3B">
      <w:pPr>
        <w:rPr>
          <w:b/>
          <w:bCs/>
        </w:rPr>
      </w:pPr>
      <w:r w:rsidRPr="00D25B3B">
        <w:rPr>
          <w:b/>
          <w:bCs/>
        </w:rPr>
        <w:t>From: </w:t>
      </w:r>
      <w:hyperlink r:id="rId230" w:history="1">
        <w:r w:rsidRPr="00D25B3B">
          <w:rPr>
            <w:rStyle w:val="Hyperlink"/>
            <w:b/>
            <w:bCs/>
          </w:rPr>
          <w:t>What Influences World Bank Project Evaluations?</w:t>
        </w:r>
      </w:hyperlink>
    </w:p>
    <w:tbl>
      <w:tblPr>
        <w:tblW w:w="12060"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818"/>
        <w:gridCol w:w="11242"/>
      </w:tblGrid>
      <w:tr w:rsidR="00D25B3B" w:rsidRPr="00D25B3B" w14:paraId="5958AF4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AF04FBD" w14:textId="77777777" w:rsidR="00D25B3B" w:rsidRPr="00D25B3B" w:rsidRDefault="00D25B3B" w:rsidP="00D25B3B">
            <w:r w:rsidRPr="00D25B3B">
              <w:t>DAC</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2FEB0A" w14:textId="77777777" w:rsidR="00D25B3B" w:rsidRPr="00D25B3B" w:rsidRDefault="00D25B3B" w:rsidP="00D25B3B">
            <w:r w:rsidRPr="00D25B3B">
              <w:t>Development Assistance Committee (also called Development Co-operation Directorate) of the Organization for Economic Cooperation and Development (OECD)</w:t>
            </w:r>
          </w:p>
        </w:tc>
      </w:tr>
      <w:tr w:rsidR="00D25B3B" w:rsidRPr="00D25B3B" w14:paraId="0717D50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A483B89" w14:textId="77777777" w:rsidR="00D25B3B" w:rsidRPr="00D25B3B" w:rsidRDefault="00D25B3B" w:rsidP="00D25B3B">
            <w:r w:rsidRPr="00D25B3B">
              <w:t>DGO</w:t>
            </w:r>
          </w:p>
        </w:tc>
        <w:tc>
          <w:tcPr>
            <w:tcW w:w="0" w:type="auto"/>
            <w:tcBorders>
              <w:bottom w:val="single" w:sz="12" w:space="0" w:color="DADADA"/>
              <w:right w:val="single" w:sz="6" w:space="0" w:color="D5D5D5"/>
            </w:tcBorders>
            <w:tcMar>
              <w:top w:w="90" w:type="dxa"/>
              <w:left w:w="90" w:type="dxa"/>
              <w:bottom w:w="90" w:type="dxa"/>
              <w:right w:w="90" w:type="dxa"/>
            </w:tcMar>
            <w:hideMark/>
          </w:tcPr>
          <w:p w14:paraId="0020D855" w14:textId="77777777" w:rsidR="00D25B3B" w:rsidRPr="00D25B3B" w:rsidRDefault="00D25B3B" w:rsidP="00D25B3B">
            <w:r w:rsidRPr="00D25B3B">
              <w:t>Director General, Operations</w:t>
            </w:r>
          </w:p>
        </w:tc>
      </w:tr>
      <w:tr w:rsidR="00D25B3B" w:rsidRPr="00D25B3B" w14:paraId="1D6B943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8541E19" w14:textId="77777777" w:rsidR="00D25B3B" w:rsidRPr="00D25B3B" w:rsidRDefault="00D25B3B" w:rsidP="00D25B3B">
            <w:r w:rsidRPr="00D25B3B">
              <w:lastRenderedPageBreak/>
              <w:t>EAP</w:t>
            </w:r>
          </w:p>
        </w:tc>
        <w:tc>
          <w:tcPr>
            <w:tcW w:w="0" w:type="auto"/>
            <w:tcBorders>
              <w:bottom w:val="single" w:sz="12" w:space="0" w:color="DADADA"/>
              <w:right w:val="single" w:sz="6" w:space="0" w:color="D5D5D5"/>
            </w:tcBorders>
            <w:tcMar>
              <w:top w:w="90" w:type="dxa"/>
              <w:left w:w="90" w:type="dxa"/>
              <w:bottom w:w="90" w:type="dxa"/>
              <w:right w:w="90" w:type="dxa"/>
            </w:tcMar>
            <w:hideMark/>
          </w:tcPr>
          <w:p w14:paraId="0E1381EA" w14:textId="77777777" w:rsidR="00D25B3B" w:rsidRPr="00D25B3B" w:rsidRDefault="00D25B3B" w:rsidP="00D25B3B">
            <w:r w:rsidRPr="00D25B3B">
              <w:t>East Asia and Pacific</w:t>
            </w:r>
          </w:p>
        </w:tc>
      </w:tr>
      <w:tr w:rsidR="00D25B3B" w:rsidRPr="00D25B3B" w14:paraId="20E0CF2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3221A9C" w14:textId="77777777" w:rsidR="00D25B3B" w:rsidRPr="00D25B3B" w:rsidRDefault="00D25B3B" w:rsidP="00D25B3B">
            <w:r w:rsidRPr="00D25B3B">
              <w:t>ECA</w:t>
            </w:r>
          </w:p>
        </w:tc>
        <w:tc>
          <w:tcPr>
            <w:tcW w:w="0" w:type="auto"/>
            <w:tcBorders>
              <w:bottom w:val="single" w:sz="12" w:space="0" w:color="DADADA"/>
              <w:right w:val="single" w:sz="6" w:space="0" w:color="D5D5D5"/>
            </w:tcBorders>
            <w:tcMar>
              <w:top w:w="90" w:type="dxa"/>
              <w:left w:w="90" w:type="dxa"/>
              <w:bottom w:w="90" w:type="dxa"/>
              <w:right w:w="90" w:type="dxa"/>
            </w:tcMar>
            <w:hideMark/>
          </w:tcPr>
          <w:p w14:paraId="0E63AC97" w14:textId="77777777" w:rsidR="00D25B3B" w:rsidRPr="00D25B3B" w:rsidRDefault="00D25B3B" w:rsidP="00D25B3B">
            <w:r w:rsidRPr="00D25B3B">
              <w:t>Europe and Central Asia</w:t>
            </w:r>
          </w:p>
        </w:tc>
      </w:tr>
      <w:tr w:rsidR="00D25B3B" w:rsidRPr="00D25B3B" w14:paraId="1A9DB21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B77209E" w14:textId="77777777" w:rsidR="00D25B3B" w:rsidRPr="00D25B3B" w:rsidRDefault="00D25B3B" w:rsidP="00D25B3B">
            <w:r w:rsidRPr="00D25B3B">
              <w:t>ED</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2B425C" w14:textId="77777777" w:rsidR="00D25B3B" w:rsidRPr="00D25B3B" w:rsidRDefault="00D25B3B" w:rsidP="00D25B3B">
            <w:r w:rsidRPr="00D25B3B">
              <w:t>Executive Director</w:t>
            </w:r>
          </w:p>
        </w:tc>
      </w:tr>
      <w:tr w:rsidR="00D25B3B" w:rsidRPr="00D25B3B" w14:paraId="5535BE4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EC6010F" w14:textId="77777777" w:rsidR="00D25B3B" w:rsidRPr="00D25B3B" w:rsidRDefault="00D25B3B" w:rsidP="00D25B3B">
            <w:r w:rsidRPr="00D25B3B">
              <w:t>ES</w:t>
            </w:r>
          </w:p>
        </w:tc>
        <w:tc>
          <w:tcPr>
            <w:tcW w:w="0" w:type="auto"/>
            <w:tcBorders>
              <w:bottom w:val="single" w:sz="12" w:space="0" w:color="DADADA"/>
              <w:right w:val="single" w:sz="6" w:space="0" w:color="D5D5D5"/>
            </w:tcBorders>
            <w:tcMar>
              <w:top w:w="90" w:type="dxa"/>
              <w:left w:w="90" w:type="dxa"/>
              <w:bottom w:w="90" w:type="dxa"/>
              <w:right w:w="90" w:type="dxa"/>
            </w:tcMar>
            <w:hideMark/>
          </w:tcPr>
          <w:p w14:paraId="7D237B15" w14:textId="77777777" w:rsidR="00D25B3B" w:rsidRPr="00D25B3B" w:rsidRDefault="00D25B3B" w:rsidP="00D25B3B">
            <w:r w:rsidRPr="00D25B3B">
              <w:t>Evaluation Summary</w:t>
            </w:r>
          </w:p>
        </w:tc>
      </w:tr>
      <w:tr w:rsidR="00D25B3B" w:rsidRPr="00D25B3B" w14:paraId="71E2528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9D18822" w14:textId="77777777" w:rsidR="00D25B3B" w:rsidRPr="00D25B3B" w:rsidRDefault="00D25B3B" w:rsidP="00D25B3B">
            <w:r w:rsidRPr="00D25B3B">
              <w:t>EVM</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6027C4" w14:textId="77777777" w:rsidR="00D25B3B" w:rsidRPr="00D25B3B" w:rsidRDefault="00D25B3B" w:rsidP="00D25B3B">
            <w:r w:rsidRPr="00D25B3B">
              <w:t>Evaluation Memorandum</w:t>
            </w:r>
          </w:p>
        </w:tc>
      </w:tr>
      <w:tr w:rsidR="00D25B3B" w:rsidRPr="00D25B3B" w14:paraId="6311785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28429EF" w14:textId="77777777" w:rsidR="00D25B3B" w:rsidRPr="00D25B3B" w:rsidRDefault="00D25B3B" w:rsidP="00D25B3B">
            <w:r w:rsidRPr="00D25B3B">
              <w:t>FY</w:t>
            </w:r>
          </w:p>
        </w:tc>
        <w:tc>
          <w:tcPr>
            <w:tcW w:w="0" w:type="auto"/>
            <w:tcBorders>
              <w:bottom w:val="single" w:sz="12" w:space="0" w:color="DADADA"/>
              <w:right w:val="single" w:sz="6" w:space="0" w:color="D5D5D5"/>
            </w:tcBorders>
            <w:tcMar>
              <w:top w:w="90" w:type="dxa"/>
              <w:left w:w="90" w:type="dxa"/>
              <w:bottom w:w="90" w:type="dxa"/>
              <w:right w:w="90" w:type="dxa"/>
            </w:tcMar>
            <w:hideMark/>
          </w:tcPr>
          <w:p w14:paraId="73496E18" w14:textId="77777777" w:rsidR="00D25B3B" w:rsidRPr="00D25B3B" w:rsidRDefault="00D25B3B" w:rsidP="00D25B3B">
            <w:r w:rsidRPr="00D25B3B">
              <w:t>Fiscal Year (July 1–June 30)</w:t>
            </w:r>
          </w:p>
        </w:tc>
      </w:tr>
      <w:tr w:rsidR="00D25B3B" w:rsidRPr="00D25B3B" w14:paraId="5583ECF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0438C7C" w14:textId="77777777" w:rsidR="00D25B3B" w:rsidRPr="00D25B3B" w:rsidRDefault="00D25B3B" w:rsidP="00D25B3B">
            <w:r w:rsidRPr="00D25B3B">
              <w:t>G7</w:t>
            </w:r>
          </w:p>
        </w:tc>
        <w:tc>
          <w:tcPr>
            <w:tcW w:w="0" w:type="auto"/>
            <w:tcBorders>
              <w:bottom w:val="single" w:sz="12" w:space="0" w:color="DADADA"/>
              <w:right w:val="single" w:sz="6" w:space="0" w:color="D5D5D5"/>
            </w:tcBorders>
            <w:tcMar>
              <w:top w:w="90" w:type="dxa"/>
              <w:left w:w="90" w:type="dxa"/>
              <w:bottom w:w="90" w:type="dxa"/>
              <w:right w:w="90" w:type="dxa"/>
            </w:tcMar>
            <w:hideMark/>
          </w:tcPr>
          <w:p w14:paraId="2A713ED3" w14:textId="77777777" w:rsidR="00D25B3B" w:rsidRPr="00D25B3B" w:rsidRDefault="00D25B3B" w:rsidP="00D25B3B">
            <w:r w:rsidRPr="00D25B3B">
              <w:t>Group of 7 (Canada, France, Germany, Italy, Japan, United Kingdom, United States)</w:t>
            </w:r>
          </w:p>
        </w:tc>
      </w:tr>
      <w:tr w:rsidR="00D25B3B" w:rsidRPr="00D25B3B" w14:paraId="46AC549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12657B5" w14:textId="77777777" w:rsidR="00D25B3B" w:rsidRPr="00D25B3B" w:rsidRDefault="00D25B3B" w:rsidP="00D25B3B">
            <w:r w:rsidRPr="00D25B3B">
              <w:t>GDP</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FF9963" w14:textId="77777777" w:rsidR="00D25B3B" w:rsidRPr="00D25B3B" w:rsidRDefault="00D25B3B" w:rsidP="00D25B3B">
            <w:r w:rsidRPr="00D25B3B">
              <w:t>Gross Domestic Product</w:t>
            </w:r>
          </w:p>
        </w:tc>
      </w:tr>
      <w:tr w:rsidR="00D25B3B" w:rsidRPr="00D25B3B" w14:paraId="3F88723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C36E95E" w14:textId="77777777" w:rsidR="00D25B3B" w:rsidRPr="00D25B3B" w:rsidRDefault="00D25B3B" w:rsidP="00D25B3B">
            <w:r w:rsidRPr="00D25B3B">
              <w:t>IBRD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A3AF4A" w14:textId="77777777" w:rsidR="00D25B3B" w:rsidRPr="00D25B3B" w:rsidRDefault="00D25B3B" w:rsidP="00D25B3B">
            <w:r w:rsidRPr="00D25B3B">
              <w:t>International Bank for Reconstruction and Development</w:t>
            </w:r>
          </w:p>
        </w:tc>
      </w:tr>
      <w:tr w:rsidR="00D25B3B" w:rsidRPr="00D25B3B" w14:paraId="747A06D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0918023" w14:textId="77777777" w:rsidR="00D25B3B" w:rsidRPr="00D25B3B" w:rsidRDefault="00D25B3B" w:rsidP="00D25B3B">
            <w:r w:rsidRPr="00D25B3B">
              <w:t>ICR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EDC3B7" w14:textId="77777777" w:rsidR="00D25B3B" w:rsidRPr="00D25B3B" w:rsidRDefault="00D25B3B" w:rsidP="00D25B3B">
            <w:r w:rsidRPr="00D25B3B">
              <w:t>Implementation Completion Report or Implementation Completion and Results Report</w:t>
            </w:r>
          </w:p>
        </w:tc>
      </w:tr>
      <w:tr w:rsidR="00D25B3B" w:rsidRPr="00D25B3B" w14:paraId="28A5A11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8654B43" w14:textId="77777777" w:rsidR="00D25B3B" w:rsidRPr="00D25B3B" w:rsidRDefault="00D25B3B" w:rsidP="00D25B3B">
            <w:r w:rsidRPr="00D25B3B">
              <w:t>IDA</w:t>
            </w:r>
          </w:p>
        </w:tc>
        <w:tc>
          <w:tcPr>
            <w:tcW w:w="0" w:type="auto"/>
            <w:tcBorders>
              <w:bottom w:val="single" w:sz="12" w:space="0" w:color="DADADA"/>
              <w:right w:val="single" w:sz="6" w:space="0" w:color="D5D5D5"/>
            </w:tcBorders>
            <w:tcMar>
              <w:top w:w="90" w:type="dxa"/>
              <w:left w:w="90" w:type="dxa"/>
              <w:bottom w:w="90" w:type="dxa"/>
              <w:right w:w="90" w:type="dxa"/>
            </w:tcMar>
            <w:hideMark/>
          </w:tcPr>
          <w:p w14:paraId="31050535" w14:textId="77777777" w:rsidR="00D25B3B" w:rsidRPr="00D25B3B" w:rsidRDefault="00D25B3B" w:rsidP="00D25B3B">
            <w:r w:rsidRPr="00D25B3B">
              <w:t>International Development Association</w:t>
            </w:r>
          </w:p>
        </w:tc>
      </w:tr>
      <w:tr w:rsidR="00D25B3B" w:rsidRPr="00D25B3B" w14:paraId="281D05A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522ADB9" w14:textId="77777777" w:rsidR="00D25B3B" w:rsidRPr="00D25B3B" w:rsidRDefault="00D25B3B" w:rsidP="00D25B3B">
            <w:r w:rsidRPr="00D25B3B">
              <w:t>IEG</w:t>
            </w:r>
          </w:p>
        </w:tc>
        <w:tc>
          <w:tcPr>
            <w:tcW w:w="0" w:type="auto"/>
            <w:tcBorders>
              <w:bottom w:val="single" w:sz="12" w:space="0" w:color="DADADA"/>
              <w:right w:val="single" w:sz="6" w:space="0" w:color="D5D5D5"/>
            </w:tcBorders>
            <w:tcMar>
              <w:top w:w="90" w:type="dxa"/>
              <w:left w:w="90" w:type="dxa"/>
              <w:bottom w:w="90" w:type="dxa"/>
              <w:right w:w="90" w:type="dxa"/>
            </w:tcMar>
            <w:hideMark/>
          </w:tcPr>
          <w:p w14:paraId="4E6F8A64" w14:textId="77777777" w:rsidR="00D25B3B" w:rsidRPr="00D25B3B" w:rsidRDefault="00D25B3B" w:rsidP="00D25B3B">
            <w:r w:rsidRPr="00D25B3B">
              <w:t>Independent Evaluation Group</w:t>
            </w:r>
          </w:p>
        </w:tc>
      </w:tr>
      <w:tr w:rsidR="00D25B3B" w:rsidRPr="00D25B3B" w14:paraId="21B9110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C6EC403" w14:textId="77777777" w:rsidR="00D25B3B" w:rsidRPr="00D25B3B" w:rsidRDefault="00D25B3B" w:rsidP="00D25B3B">
            <w:r w:rsidRPr="00D25B3B">
              <w:t>LAC</w:t>
            </w:r>
          </w:p>
        </w:tc>
        <w:tc>
          <w:tcPr>
            <w:tcW w:w="0" w:type="auto"/>
            <w:tcBorders>
              <w:bottom w:val="single" w:sz="12" w:space="0" w:color="DADADA"/>
              <w:right w:val="single" w:sz="6" w:space="0" w:color="D5D5D5"/>
            </w:tcBorders>
            <w:tcMar>
              <w:top w:w="90" w:type="dxa"/>
              <w:left w:w="90" w:type="dxa"/>
              <w:bottom w:w="90" w:type="dxa"/>
              <w:right w:w="90" w:type="dxa"/>
            </w:tcMar>
            <w:hideMark/>
          </w:tcPr>
          <w:p w14:paraId="406299F5" w14:textId="77777777" w:rsidR="00D25B3B" w:rsidRPr="00D25B3B" w:rsidRDefault="00D25B3B" w:rsidP="00D25B3B">
            <w:r w:rsidRPr="00D25B3B">
              <w:t>Latin America and the Caribbean</w:t>
            </w:r>
          </w:p>
        </w:tc>
      </w:tr>
      <w:tr w:rsidR="00D25B3B" w:rsidRPr="00D25B3B" w14:paraId="6084A07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3CE8518" w14:textId="77777777" w:rsidR="00D25B3B" w:rsidRPr="00D25B3B" w:rsidRDefault="00D25B3B" w:rsidP="00D25B3B">
            <w:r w:rsidRPr="00D25B3B">
              <w:t>MENA</w:t>
            </w:r>
          </w:p>
        </w:tc>
        <w:tc>
          <w:tcPr>
            <w:tcW w:w="0" w:type="auto"/>
            <w:tcBorders>
              <w:bottom w:val="single" w:sz="12" w:space="0" w:color="DADADA"/>
              <w:right w:val="single" w:sz="6" w:space="0" w:color="D5D5D5"/>
            </w:tcBorders>
            <w:tcMar>
              <w:top w:w="90" w:type="dxa"/>
              <w:left w:w="90" w:type="dxa"/>
              <w:bottom w:w="90" w:type="dxa"/>
              <w:right w:w="90" w:type="dxa"/>
            </w:tcMar>
            <w:hideMark/>
          </w:tcPr>
          <w:p w14:paraId="34D4BDDD" w14:textId="77777777" w:rsidR="00D25B3B" w:rsidRPr="00D25B3B" w:rsidRDefault="00D25B3B" w:rsidP="00D25B3B">
            <w:r w:rsidRPr="00D25B3B">
              <w:t>Middle East and North Africa</w:t>
            </w:r>
          </w:p>
        </w:tc>
      </w:tr>
      <w:tr w:rsidR="00D25B3B" w:rsidRPr="00D25B3B" w14:paraId="06568F6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B0C3B76" w14:textId="77777777" w:rsidR="00D25B3B" w:rsidRPr="00D25B3B" w:rsidRDefault="00D25B3B" w:rsidP="00D25B3B">
            <w:r w:rsidRPr="00D25B3B">
              <w:t>OED</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51F5FB" w14:textId="77777777" w:rsidR="00D25B3B" w:rsidRPr="00D25B3B" w:rsidRDefault="00D25B3B" w:rsidP="00D25B3B">
            <w:r w:rsidRPr="00D25B3B">
              <w:t>Operations Evaluation Department</w:t>
            </w:r>
          </w:p>
        </w:tc>
      </w:tr>
      <w:tr w:rsidR="00D25B3B" w:rsidRPr="00D25B3B" w14:paraId="2BDC6CD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1C82794" w14:textId="77777777" w:rsidR="00D25B3B" w:rsidRPr="00D25B3B" w:rsidRDefault="00D25B3B" w:rsidP="00D25B3B">
            <w:r w:rsidRPr="00D25B3B">
              <w:t>PAR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36A32558" w14:textId="77777777" w:rsidR="00D25B3B" w:rsidRPr="00D25B3B" w:rsidRDefault="00D25B3B" w:rsidP="00D25B3B">
            <w:r w:rsidRPr="00D25B3B">
              <w:t>Project Assessment Report</w:t>
            </w:r>
          </w:p>
        </w:tc>
      </w:tr>
      <w:tr w:rsidR="00D25B3B" w:rsidRPr="00D25B3B" w14:paraId="789813E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24980ED" w14:textId="77777777" w:rsidR="00D25B3B" w:rsidRPr="00D25B3B" w:rsidRDefault="00D25B3B" w:rsidP="00D25B3B">
            <w:r w:rsidRPr="00D25B3B">
              <w:t>PCM</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E3DCBE" w14:textId="77777777" w:rsidR="00D25B3B" w:rsidRPr="00D25B3B" w:rsidRDefault="00D25B3B" w:rsidP="00D25B3B">
            <w:r w:rsidRPr="00D25B3B">
              <w:t>Project Cancellation Memorandum</w:t>
            </w:r>
          </w:p>
        </w:tc>
      </w:tr>
      <w:tr w:rsidR="00D25B3B" w:rsidRPr="00D25B3B" w14:paraId="6C9D79A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D41600F" w14:textId="77777777" w:rsidR="00D25B3B" w:rsidRPr="00D25B3B" w:rsidRDefault="00D25B3B" w:rsidP="00D25B3B">
            <w:r w:rsidRPr="00D25B3B">
              <w:t>PCN</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0F0E1E" w14:textId="77777777" w:rsidR="00D25B3B" w:rsidRPr="00D25B3B" w:rsidRDefault="00D25B3B" w:rsidP="00D25B3B">
            <w:r w:rsidRPr="00D25B3B">
              <w:t>Project Cancellation Note</w:t>
            </w:r>
          </w:p>
        </w:tc>
      </w:tr>
      <w:tr w:rsidR="00D25B3B" w:rsidRPr="00D25B3B" w14:paraId="7710CAF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051C773" w14:textId="77777777" w:rsidR="00D25B3B" w:rsidRPr="00D25B3B" w:rsidRDefault="00D25B3B" w:rsidP="00D25B3B">
            <w:r w:rsidRPr="00D25B3B">
              <w:t>PCR</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5D6C4F" w14:textId="77777777" w:rsidR="00D25B3B" w:rsidRPr="00D25B3B" w:rsidRDefault="00D25B3B" w:rsidP="00D25B3B">
            <w:r w:rsidRPr="00D25B3B">
              <w:t>Project Completion Report</w:t>
            </w:r>
          </w:p>
        </w:tc>
      </w:tr>
      <w:tr w:rsidR="00D25B3B" w:rsidRPr="00D25B3B" w14:paraId="0A850F3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A4775BE" w14:textId="77777777" w:rsidR="00D25B3B" w:rsidRPr="00D25B3B" w:rsidRDefault="00D25B3B" w:rsidP="00D25B3B">
            <w:r w:rsidRPr="00D25B3B">
              <w:t>PPAR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7CD85D" w14:textId="77777777" w:rsidR="00D25B3B" w:rsidRPr="00D25B3B" w:rsidRDefault="00D25B3B" w:rsidP="00D25B3B">
            <w:r w:rsidRPr="00D25B3B">
              <w:t>Project Performance Audit Report</w:t>
            </w:r>
          </w:p>
        </w:tc>
      </w:tr>
      <w:tr w:rsidR="00D25B3B" w:rsidRPr="00D25B3B" w14:paraId="14BFC79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DA4DFD6" w14:textId="77777777" w:rsidR="00D25B3B" w:rsidRPr="00D25B3B" w:rsidRDefault="00D25B3B" w:rsidP="00D25B3B">
            <w:r w:rsidRPr="00D25B3B">
              <w:lastRenderedPageBreak/>
              <w:t>SA</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2BEA14" w14:textId="77777777" w:rsidR="00D25B3B" w:rsidRPr="00D25B3B" w:rsidRDefault="00D25B3B" w:rsidP="00D25B3B">
            <w:r w:rsidRPr="00D25B3B">
              <w:t>South Asia</w:t>
            </w:r>
          </w:p>
        </w:tc>
      </w:tr>
      <w:tr w:rsidR="00D25B3B" w:rsidRPr="00D25B3B" w14:paraId="6132FE4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C589E2C" w14:textId="77777777" w:rsidR="00D25B3B" w:rsidRPr="00D25B3B" w:rsidRDefault="00D25B3B" w:rsidP="00D25B3B">
            <w:r w:rsidRPr="00D25B3B">
              <w:t>SIL</w:t>
            </w:r>
          </w:p>
        </w:tc>
        <w:tc>
          <w:tcPr>
            <w:tcW w:w="0" w:type="auto"/>
            <w:tcBorders>
              <w:bottom w:val="single" w:sz="12" w:space="0" w:color="DADADA"/>
              <w:right w:val="single" w:sz="6" w:space="0" w:color="D5D5D5"/>
            </w:tcBorders>
            <w:tcMar>
              <w:top w:w="90" w:type="dxa"/>
              <w:left w:w="90" w:type="dxa"/>
              <w:bottom w:w="90" w:type="dxa"/>
              <w:right w:w="90" w:type="dxa"/>
            </w:tcMar>
            <w:hideMark/>
          </w:tcPr>
          <w:p w14:paraId="0EB8C38F" w14:textId="77777777" w:rsidR="00D25B3B" w:rsidRPr="00D25B3B" w:rsidRDefault="00D25B3B" w:rsidP="00D25B3B">
            <w:r w:rsidRPr="00D25B3B">
              <w:t>Specific Investment Loan</w:t>
            </w:r>
          </w:p>
        </w:tc>
      </w:tr>
      <w:tr w:rsidR="00D25B3B" w:rsidRPr="00D25B3B" w14:paraId="2F00459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C52E51D" w14:textId="77777777" w:rsidR="00D25B3B" w:rsidRPr="00D25B3B" w:rsidRDefault="00D25B3B" w:rsidP="00D25B3B">
            <w:r w:rsidRPr="00D25B3B">
              <w:t>SSA</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2C8BEA" w14:textId="77777777" w:rsidR="00D25B3B" w:rsidRPr="00D25B3B" w:rsidRDefault="00D25B3B" w:rsidP="00D25B3B">
            <w:r w:rsidRPr="00D25B3B">
              <w:t>Sub-Saharan Africa</w:t>
            </w:r>
          </w:p>
        </w:tc>
      </w:tr>
      <w:tr w:rsidR="00D25B3B" w:rsidRPr="00D25B3B" w14:paraId="417432B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87A3A19" w14:textId="77777777" w:rsidR="00D25B3B" w:rsidRPr="00D25B3B" w:rsidRDefault="00D25B3B" w:rsidP="00D25B3B">
            <w:r w:rsidRPr="00D25B3B">
              <w:t>UN</w:t>
            </w:r>
          </w:p>
        </w:tc>
        <w:tc>
          <w:tcPr>
            <w:tcW w:w="0" w:type="auto"/>
            <w:tcBorders>
              <w:bottom w:val="single" w:sz="12" w:space="0" w:color="DADADA"/>
              <w:right w:val="single" w:sz="6" w:space="0" w:color="D5D5D5"/>
            </w:tcBorders>
            <w:tcMar>
              <w:top w:w="90" w:type="dxa"/>
              <w:left w:w="90" w:type="dxa"/>
              <w:bottom w:w="90" w:type="dxa"/>
              <w:right w:w="90" w:type="dxa"/>
            </w:tcMar>
            <w:hideMark/>
          </w:tcPr>
          <w:p w14:paraId="4413AA2C" w14:textId="77777777" w:rsidR="00D25B3B" w:rsidRPr="00D25B3B" w:rsidRDefault="00D25B3B" w:rsidP="00D25B3B">
            <w:r w:rsidRPr="00D25B3B">
              <w:t>United Nations</w:t>
            </w:r>
          </w:p>
        </w:tc>
      </w:tr>
      <w:tr w:rsidR="00D25B3B" w:rsidRPr="00D25B3B" w14:paraId="4F5F63A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1C9D944" w14:textId="77777777" w:rsidR="00D25B3B" w:rsidRPr="00D25B3B" w:rsidRDefault="00D25B3B" w:rsidP="00D25B3B">
            <w:r w:rsidRPr="00D25B3B">
              <w:t>UNSC</w:t>
            </w:r>
          </w:p>
        </w:tc>
        <w:tc>
          <w:tcPr>
            <w:tcW w:w="0" w:type="auto"/>
            <w:tcBorders>
              <w:bottom w:val="single" w:sz="12" w:space="0" w:color="DADADA"/>
              <w:right w:val="single" w:sz="6" w:space="0" w:color="D5D5D5"/>
            </w:tcBorders>
            <w:tcMar>
              <w:top w:w="90" w:type="dxa"/>
              <w:left w:w="90" w:type="dxa"/>
              <w:bottom w:w="90" w:type="dxa"/>
              <w:right w:w="90" w:type="dxa"/>
            </w:tcMar>
            <w:hideMark/>
          </w:tcPr>
          <w:p w14:paraId="57A0D02E" w14:textId="77777777" w:rsidR="00D25B3B" w:rsidRPr="00D25B3B" w:rsidRDefault="00D25B3B" w:rsidP="00D25B3B">
            <w:r w:rsidRPr="00D25B3B">
              <w:t>United Nations Security Council</w:t>
            </w:r>
          </w:p>
        </w:tc>
      </w:tr>
      <w:tr w:rsidR="00D25B3B" w:rsidRPr="00D25B3B" w14:paraId="54AF458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97FE46D" w14:textId="77777777" w:rsidR="00D25B3B" w:rsidRPr="00D25B3B" w:rsidRDefault="00D25B3B" w:rsidP="00D25B3B">
            <w:r w:rsidRPr="00D25B3B">
              <w:t>USD</w:t>
            </w:r>
          </w:p>
        </w:tc>
        <w:tc>
          <w:tcPr>
            <w:tcW w:w="0" w:type="auto"/>
            <w:tcBorders>
              <w:bottom w:val="single" w:sz="12" w:space="0" w:color="DADADA"/>
              <w:right w:val="single" w:sz="6" w:space="0" w:color="D5D5D5"/>
            </w:tcBorders>
            <w:tcMar>
              <w:top w:w="90" w:type="dxa"/>
              <w:left w:w="90" w:type="dxa"/>
              <w:bottom w:w="90" w:type="dxa"/>
              <w:right w:w="90" w:type="dxa"/>
            </w:tcMar>
            <w:hideMark/>
          </w:tcPr>
          <w:p w14:paraId="5A6AF7BF" w14:textId="77777777" w:rsidR="00D25B3B" w:rsidRPr="00D25B3B" w:rsidRDefault="00D25B3B" w:rsidP="00D25B3B">
            <w:r w:rsidRPr="00D25B3B">
              <w:t>US Dollar</w:t>
            </w:r>
          </w:p>
        </w:tc>
      </w:tr>
      <w:tr w:rsidR="00D25B3B" w:rsidRPr="00D25B3B" w14:paraId="1C10EF9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30B68DE" w14:textId="77777777" w:rsidR="00D25B3B" w:rsidRPr="00D25B3B" w:rsidRDefault="00D25B3B" w:rsidP="00D25B3B">
            <w:r w:rsidRPr="00D25B3B">
              <w:t>WBEB</w:t>
            </w:r>
          </w:p>
        </w:tc>
        <w:tc>
          <w:tcPr>
            <w:tcW w:w="0" w:type="auto"/>
            <w:tcBorders>
              <w:bottom w:val="single" w:sz="12" w:space="0" w:color="DADADA"/>
              <w:right w:val="single" w:sz="6" w:space="0" w:color="D5D5D5"/>
            </w:tcBorders>
            <w:tcMar>
              <w:top w:w="90" w:type="dxa"/>
              <w:left w:w="90" w:type="dxa"/>
              <w:bottom w:w="90" w:type="dxa"/>
              <w:right w:w="90" w:type="dxa"/>
            </w:tcMar>
            <w:hideMark/>
          </w:tcPr>
          <w:p w14:paraId="47C2ED28" w14:textId="77777777" w:rsidR="00D25B3B" w:rsidRPr="00D25B3B" w:rsidRDefault="00D25B3B" w:rsidP="00D25B3B">
            <w:r w:rsidRPr="00D25B3B">
              <w:t>World Bank Executive Board</w:t>
            </w:r>
          </w:p>
        </w:tc>
      </w:tr>
    </w:tbl>
    <w:p w14:paraId="3F728AF5" w14:textId="77777777" w:rsidR="008242AD" w:rsidRPr="008242AD" w:rsidRDefault="00D25B3B" w:rsidP="008242AD">
      <w:pPr>
        <w:rPr>
          <w:b/>
          <w:bCs/>
        </w:rPr>
      </w:pPr>
      <w:hyperlink r:id="rId231" w:anchor="Tab9" w:history="1">
        <w:r w:rsidRPr="00D25B3B">
          <w:rPr>
            <w:rStyle w:val="c-article-meta-recommendationsdate"/>
            <w:b/>
            <w:bCs/>
          </w:rPr>
          <w:br/>
        </w:r>
      </w:hyperlink>
      <w:r w:rsidR="008242AD" w:rsidRPr="008242AD">
        <w:rPr>
          <w:b/>
          <w:bCs/>
        </w:rPr>
        <w:t>Political ideology, quality at entry and the success of economic reform programs</w:t>
      </w:r>
    </w:p>
    <w:p w14:paraId="2849A7C1" w14:textId="77777777" w:rsidR="008242AD" w:rsidRPr="008242AD" w:rsidRDefault="008242AD" w:rsidP="008242AD">
      <w:pPr>
        <w:numPr>
          <w:ilvl w:val="0"/>
          <w:numId w:val="27"/>
        </w:numPr>
      </w:pPr>
      <w:r w:rsidRPr="008242AD">
        <w:t>Published: 06 March 2013</w:t>
      </w:r>
    </w:p>
    <w:p w14:paraId="2CB56D48" w14:textId="77777777" w:rsidR="008242AD" w:rsidRPr="008242AD" w:rsidRDefault="008242AD" w:rsidP="008242AD">
      <w:pPr>
        <w:numPr>
          <w:ilvl w:val="0"/>
          <w:numId w:val="28"/>
        </w:numPr>
      </w:pPr>
      <w:r w:rsidRPr="008242AD">
        <w:t>Volume 8, pages 447–476, (2013)</w:t>
      </w:r>
    </w:p>
    <w:p w14:paraId="472E38A6" w14:textId="77777777" w:rsidR="008242AD" w:rsidRPr="008242AD" w:rsidRDefault="008242AD" w:rsidP="008242AD">
      <w:pPr>
        <w:numPr>
          <w:ilvl w:val="0"/>
          <w:numId w:val="28"/>
        </w:numPr>
      </w:pPr>
      <w:hyperlink r:id="rId232" w:anchor="citeas" w:history="1">
        <w:r w:rsidRPr="008242AD">
          <w:rPr>
            <w:rStyle w:val="Hyperlink"/>
          </w:rPr>
          <w:t>Cite this article</w:t>
        </w:r>
      </w:hyperlink>
    </w:p>
    <w:p w14:paraId="53401BCF" w14:textId="77777777" w:rsidR="008242AD" w:rsidRPr="008242AD" w:rsidRDefault="008242AD" w:rsidP="008242AD">
      <w:pPr>
        <w:rPr>
          <w:vanish/>
        </w:rPr>
      </w:pPr>
      <w:r w:rsidRPr="008242AD">
        <w:rPr>
          <w:vanish/>
        </w:rPr>
        <w:t>Top of Form</w:t>
      </w:r>
    </w:p>
    <w:p w14:paraId="5D77B66E" w14:textId="77777777" w:rsidR="008242AD" w:rsidRPr="008242AD" w:rsidRDefault="008242AD" w:rsidP="008242AD">
      <w:r w:rsidRPr="008242AD">
        <w:t>Save article</w:t>
      </w:r>
    </w:p>
    <w:p w14:paraId="549E78D2" w14:textId="77777777" w:rsidR="008242AD" w:rsidRPr="008242AD" w:rsidRDefault="008242AD" w:rsidP="008242AD">
      <w:pPr>
        <w:rPr>
          <w:vanish/>
        </w:rPr>
      </w:pPr>
      <w:r w:rsidRPr="008242AD">
        <w:rPr>
          <w:vanish/>
        </w:rPr>
        <w:t>Bottom of Form</w:t>
      </w:r>
    </w:p>
    <w:p w14:paraId="5E8DE87A" w14:textId="77777777" w:rsidR="008242AD" w:rsidRPr="008242AD" w:rsidRDefault="008242AD" w:rsidP="008242AD">
      <w:hyperlink r:id="rId233" w:history="1">
        <w:r w:rsidRPr="008242AD">
          <w:rPr>
            <w:rStyle w:val="Hyperlink"/>
          </w:rPr>
          <w:t>View saved research</w:t>
        </w:r>
      </w:hyperlink>
    </w:p>
    <w:p w14:paraId="051C8882" w14:textId="45DB6634" w:rsidR="008242AD" w:rsidRPr="008242AD" w:rsidRDefault="008242AD" w:rsidP="008242AD">
      <w:hyperlink r:id="rId234" w:history="1">
        <w:r w:rsidRPr="008242AD">
          <w:rPr>
            <w:rStyle w:val="Hyperlink"/>
            <w:b/>
            <w:bCs/>
          </w:rPr>
          <mc:AlternateContent>
            <mc:Choice Requires="wps">
              <w:drawing>
                <wp:inline distT="0" distB="0" distL="0" distR="0" wp14:anchorId="2B332800" wp14:editId="685CA965">
                  <wp:extent cx="685800" cy="904875"/>
                  <wp:effectExtent l="0" t="0" r="0" b="0"/>
                  <wp:docPr id="37598317" name="Rectangle 30">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5800" cy="904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C79E8" id="Rectangle 30" o:spid="_x0000_s1026" href="https://link.springer.com/journal/11558" style="width:54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" o:button="t" filled="f" stroked="f">
                  <v:fill o:detectmouseclick="t"/>
                  <o:lock v:ext="edit" aspectratio="t"/>
                  <w10:anchorlock/>
                </v:rect>
              </w:pict>
            </mc:Fallback>
          </mc:AlternateContent>
        </w:r>
        <w:r w:rsidRPr="008242AD">
          <w:rPr>
            <w:rStyle w:val="Hyperlink"/>
            <w:b/>
            <w:bCs/>
          </w:rPr>
          <w:t>The Review of International Organizations</w:t>
        </w:r>
      </w:hyperlink>
      <w:hyperlink r:id="rId235" w:history="1">
        <w:r w:rsidRPr="008242AD">
          <w:rPr>
            <w:rStyle w:val="Hyperlink"/>
          </w:rPr>
          <w:t>Aims and scope</w:t>
        </w:r>
      </w:hyperlink>
      <w:hyperlink r:id="rId236" w:history="1">
        <w:r w:rsidRPr="008242AD">
          <w:rPr>
            <w:rStyle w:val="Hyperlink"/>
          </w:rPr>
          <w:t>Submit manuscript</w:t>
        </w:r>
      </w:hyperlink>
    </w:p>
    <w:p w14:paraId="32ADA431" w14:textId="77777777" w:rsidR="008242AD" w:rsidRPr="008242AD" w:rsidRDefault="008242AD" w:rsidP="008242AD">
      <w:pPr>
        <w:numPr>
          <w:ilvl w:val="0"/>
          <w:numId w:val="29"/>
        </w:numPr>
      </w:pPr>
      <w:hyperlink r:id="rId237" w:anchor="auth-Lodewijk-Smets-Aff1" w:history="1">
        <w:r w:rsidRPr="008242AD">
          <w:rPr>
            <w:rStyle w:val="Hyperlink"/>
          </w:rPr>
          <w:t>Lodewijk Smets</w:t>
        </w:r>
      </w:hyperlink>
      <w:r w:rsidRPr="008242AD">
        <w:t>, </w:t>
      </w:r>
    </w:p>
    <w:p w14:paraId="4A80B1C9" w14:textId="77777777" w:rsidR="008242AD" w:rsidRPr="008242AD" w:rsidRDefault="008242AD" w:rsidP="008242AD">
      <w:pPr>
        <w:numPr>
          <w:ilvl w:val="0"/>
          <w:numId w:val="29"/>
        </w:numPr>
      </w:pPr>
      <w:hyperlink r:id="rId238" w:anchor="auth-Stephen-Knack-Aff2" w:history="1">
        <w:r w:rsidRPr="008242AD">
          <w:rPr>
            <w:rStyle w:val="Hyperlink"/>
          </w:rPr>
          <w:t>Stephen Knack</w:t>
        </w:r>
      </w:hyperlink>
      <w:r w:rsidRPr="008242AD">
        <w:t> &amp; </w:t>
      </w:r>
    </w:p>
    <w:p w14:paraId="46313885" w14:textId="77777777" w:rsidR="008242AD" w:rsidRPr="008242AD" w:rsidRDefault="008242AD" w:rsidP="008242AD">
      <w:pPr>
        <w:numPr>
          <w:ilvl w:val="0"/>
          <w:numId w:val="29"/>
        </w:numPr>
      </w:pPr>
      <w:hyperlink r:id="rId239" w:anchor="auth-Nadia-Molenaers-Aff1" w:history="1">
        <w:r w:rsidRPr="008242AD">
          <w:rPr>
            <w:rStyle w:val="Hyperlink"/>
          </w:rPr>
          <w:t>Nadia Molenaers</w:t>
        </w:r>
      </w:hyperlink>
      <w:r w:rsidRPr="008242AD">
        <w:t> </w:t>
      </w:r>
    </w:p>
    <w:p w14:paraId="6952319D" w14:textId="77777777" w:rsidR="008242AD" w:rsidRPr="008242AD" w:rsidRDefault="008242AD" w:rsidP="008242AD">
      <w:pPr>
        <w:numPr>
          <w:ilvl w:val="0"/>
          <w:numId w:val="30"/>
        </w:numPr>
        <w:rPr>
          <w:b/>
          <w:bCs/>
        </w:rPr>
      </w:pPr>
      <w:r w:rsidRPr="008242AD">
        <w:rPr>
          <w:b/>
          <w:bCs/>
        </w:rPr>
        <w:t>782 </w:t>
      </w:r>
      <w:r w:rsidRPr="008242AD">
        <w:t>Accesses</w:t>
      </w:r>
    </w:p>
    <w:p w14:paraId="11463213" w14:textId="77777777" w:rsidR="008242AD" w:rsidRPr="008242AD" w:rsidRDefault="008242AD" w:rsidP="008242AD">
      <w:pPr>
        <w:numPr>
          <w:ilvl w:val="0"/>
          <w:numId w:val="30"/>
        </w:numPr>
        <w:rPr>
          <w:b/>
          <w:bCs/>
        </w:rPr>
      </w:pPr>
      <w:r w:rsidRPr="008242AD">
        <w:rPr>
          <w:b/>
          <w:bCs/>
        </w:rPr>
        <w:t>49 </w:t>
      </w:r>
      <w:r w:rsidRPr="008242AD">
        <w:t>Citations</w:t>
      </w:r>
    </w:p>
    <w:p w14:paraId="4CFBB4CE" w14:textId="77777777" w:rsidR="008242AD" w:rsidRPr="008242AD" w:rsidRDefault="008242AD" w:rsidP="008242AD">
      <w:pPr>
        <w:numPr>
          <w:ilvl w:val="0"/>
          <w:numId w:val="30"/>
        </w:numPr>
        <w:rPr>
          <w:b/>
          <w:bCs/>
        </w:rPr>
      </w:pPr>
      <w:r w:rsidRPr="008242AD">
        <w:rPr>
          <w:b/>
          <w:bCs/>
        </w:rPr>
        <w:t>4 </w:t>
      </w:r>
      <w:r w:rsidRPr="008242AD">
        <w:t>Altmetric</w:t>
      </w:r>
    </w:p>
    <w:p w14:paraId="6F541BA0" w14:textId="77777777" w:rsidR="008242AD" w:rsidRPr="008242AD" w:rsidRDefault="008242AD" w:rsidP="008242AD">
      <w:pPr>
        <w:numPr>
          <w:ilvl w:val="0"/>
          <w:numId w:val="30"/>
        </w:numPr>
      </w:pPr>
      <w:hyperlink r:id="rId240" w:history="1">
        <w:r w:rsidRPr="008242AD">
          <w:rPr>
            <w:rStyle w:val="Hyperlink"/>
          </w:rPr>
          <w:t>Explore all metrics </w:t>
        </w:r>
      </w:hyperlink>
    </w:p>
    <w:p w14:paraId="08B4AC55" w14:textId="77777777" w:rsidR="008242AD" w:rsidRPr="008242AD" w:rsidRDefault="008242AD" w:rsidP="008242AD">
      <w:pPr>
        <w:rPr>
          <w:b/>
          <w:bCs/>
        </w:rPr>
      </w:pPr>
      <w:r w:rsidRPr="008242AD">
        <w:rPr>
          <w:b/>
          <w:bCs/>
        </w:rPr>
        <w:lastRenderedPageBreak/>
        <w:t>Abstract</w:t>
      </w:r>
    </w:p>
    <w:p w14:paraId="1643FF3D" w14:textId="77777777" w:rsidR="008242AD" w:rsidRPr="008242AD" w:rsidRDefault="008242AD" w:rsidP="008242AD">
      <w:r w:rsidRPr="008242AD">
        <w:t>This study investigates how government ideology matters for the success of World Bank economic policy loans, which typically support market-liberalizing reforms. A simple model predicts that World Bank staff will invest more effort in designing an economic policy loan when faced with a left-wing government. Empirically, estimates from a Heckman selection model show that the quality at entry of an economic policy loan is significantly higher for governments with a left-wing party orientation. This result is robust to changes in the sample, alternative measures of ideology, different estimation techniques and the inclusion of additional control variables. Next, robust findings from estimating a recursive triangular system of equations indicate that leftist governments comply more fully with loan agreements. Results also suggest that World Bank resources are more productive—in terms of reform success—in the design of policy operations than in their supervision. Anecdotal evidence from several country cases is consistent with the finding that left-wing governments receive higher quality loans.</w:t>
      </w:r>
    </w:p>
    <w:p w14:paraId="49A39024" w14:textId="77777777" w:rsidR="008242AD" w:rsidRPr="008242AD" w:rsidRDefault="008242AD" w:rsidP="008242AD">
      <w:r w:rsidRPr="008242AD">
        <w:t> This is a preview of subscription content, </w:t>
      </w:r>
      <w:hyperlink r:id="rId241" w:history="1">
        <w:r w:rsidRPr="008242AD">
          <w:rPr>
            <w:rStyle w:val="Hyperlink"/>
          </w:rPr>
          <w:t>log in via an institution</w:t>
        </w:r>
      </w:hyperlink>
      <w:r w:rsidRPr="008242AD">
        <w:t>  to check access.</w:t>
      </w:r>
    </w:p>
    <w:p w14:paraId="22DD8BC6" w14:textId="77777777" w:rsidR="008242AD" w:rsidRPr="008242AD" w:rsidRDefault="008242AD" w:rsidP="008242AD">
      <w:pPr>
        <w:rPr>
          <w:b/>
          <w:bCs/>
        </w:rPr>
      </w:pPr>
      <w:r w:rsidRPr="008242AD">
        <w:rPr>
          <w:b/>
          <w:bCs/>
        </w:rPr>
        <w:t>Access this article</w:t>
      </w:r>
    </w:p>
    <w:p w14:paraId="2847E47A" w14:textId="77777777" w:rsidR="008242AD" w:rsidRPr="008242AD" w:rsidRDefault="008242AD" w:rsidP="008242AD">
      <w:hyperlink r:id="rId242" w:history="1">
        <w:r w:rsidRPr="008242AD">
          <w:rPr>
            <w:rStyle w:val="Hyperlink"/>
            <w:b/>
            <w:bCs/>
          </w:rPr>
          <w:t>Log in via an institution </w:t>
        </w:r>
      </w:hyperlink>
    </w:p>
    <w:p w14:paraId="6914E2FA" w14:textId="77777777" w:rsidR="008242AD" w:rsidRPr="008242AD" w:rsidRDefault="008242AD" w:rsidP="008242AD">
      <w:pPr>
        <w:rPr>
          <w:b/>
          <w:bCs/>
        </w:rPr>
      </w:pPr>
      <w:r w:rsidRPr="008242AD">
        <w:rPr>
          <w:b/>
          <w:bCs/>
        </w:rPr>
        <w:t>Subscribe and save</w:t>
      </w:r>
    </w:p>
    <w:p w14:paraId="615475AC" w14:textId="77777777" w:rsidR="008242AD" w:rsidRPr="008242AD" w:rsidRDefault="008242AD" w:rsidP="008242AD">
      <w:r w:rsidRPr="008242AD">
        <w:t>Springer+</w:t>
      </w:r>
    </w:p>
    <w:p w14:paraId="0033340F" w14:textId="77777777" w:rsidR="008242AD" w:rsidRPr="008242AD" w:rsidRDefault="008242AD" w:rsidP="008242AD">
      <w:r w:rsidRPr="008242AD">
        <w:t>from €37.37 /Month</w:t>
      </w:r>
    </w:p>
    <w:p w14:paraId="4760DE7E" w14:textId="77777777" w:rsidR="008242AD" w:rsidRPr="008242AD" w:rsidRDefault="008242AD" w:rsidP="008242AD">
      <w:pPr>
        <w:numPr>
          <w:ilvl w:val="0"/>
          <w:numId w:val="31"/>
        </w:numPr>
      </w:pPr>
      <w:r w:rsidRPr="008242AD">
        <w:t>Starting from 10 chapters or articles per month</w:t>
      </w:r>
    </w:p>
    <w:p w14:paraId="6A4466B5" w14:textId="77777777" w:rsidR="008242AD" w:rsidRPr="008242AD" w:rsidRDefault="008242AD" w:rsidP="008242AD">
      <w:pPr>
        <w:numPr>
          <w:ilvl w:val="0"/>
          <w:numId w:val="31"/>
        </w:numPr>
      </w:pPr>
      <w:r w:rsidRPr="008242AD">
        <w:t>Access and download chapters and articles from more than 300k books and 2,500 journals</w:t>
      </w:r>
    </w:p>
    <w:p w14:paraId="5D251B4C" w14:textId="77777777" w:rsidR="008242AD" w:rsidRPr="008242AD" w:rsidRDefault="008242AD" w:rsidP="008242AD">
      <w:pPr>
        <w:numPr>
          <w:ilvl w:val="0"/>
          <w:numId w:val="31"/>
        </w:numPr>
      </w:pPr>
      <w:r w:rsidRPr="008242AD">
        <w:t>Cancel anytime</w:t>
      </w:r>
    </w:p>
    <w:p w14:paraId="739521E0" w14:textId="77777777" w:rsidR="008242AD" w:rsidRPr="008242AD" w:rsidRDefault="008242AD" w:rsidP="008242AD">
      <w:hyperlink r:id="rId243" w:history="1">
        <w:r w:rsidRPr="008242AD">
          <w:rPr>
            <w:rStyle w:val="Hyperlink"/>
            <w:b/>
            <w:bCs/>
          </w:rPr>
          <w:t>View plans </w:t>
        </w:r>
      </w:hyperlink>
    </w:p>
    <w:p w14:paraId="3B418476" w14:textId="77777777" w:rsidR="008242AD" w:rsidRPr="008242AD" w:rsidRDefault="008242AD" w:rsidP="008242AD">
      <w:pPr>
        <w:rPr>
          <w:b/>
          <w:bCs/>
        </w:rPr>
      </w:pPr>
      <w:r w:rsidRPr="008242AD">
        <w:rPr>
          <w:b/>
          <w:bCs/>
        </w:rPr>
        <w:t>Buy Now</w:t>
      </w:r>
    </w:p>
    <w:p w14:paraId="5B8386E5" w14:textId="77777777" w:rsidR="008242AD" w:rsidRPr="008242AD" w:rsidRDefault="008242AD" w:rsidP="008242AD">
      <w:pPr>
        <w:rPr>
          <w:vanish/>
        </w:rPr>
      </w:pPr>
      <w:r w:rsidRPr="008242AD">
        <w:rPr>
          <w:vanish/>
        </w:rPr>
        <w:t>Top of Form</w:t>
      </w:r>
    </w:p>
    <w:p w14:paraId="5FDAEBD6" w14:textId="77777777" w:rsidR="008242AD" w:rsidRPr="008242AD" w:rsidRDefault="008242AD" w:rsidP="008242AD">
      <w:r w:rsidRPr="008242AD">
        <w:t>Buy article PDF 39,95 €</w:t>
      </w:r>
    </w:p>
    <w:p w14:paraId="6C96591D" w14:textId="77777777" w:rsidR="008242AD" w:rsidRPr="008242AD" w:rsidRDefault="008242AD" w:rsidP="008242AD">
      <w:pPr>
        <w:rPr>
          <w:vanish/>
        </w:rPr>
      </w:pPr>
      <w:r w:rsidRPr="008242AD">
        <w:rPr>
          <w:vanish/>
        </w:rPr>
        <w:t>Bottom of Form</w:t>
      </w:r>
    </w:p>
    <w:p w14:paraId="5EE5AEB6" w14:textId="77777777" w:rsidR="008242AD" w:rsidRPr="008242AD" w:rsidRDefault="008242AD" w:rsidP="008242AD">
      <w:r w:rsidRPr="008242AD">
        <w:t>Price includes VAT (Australia)</w:t>
      </w:r>
    </w:p>
    <w:p w14:paraId="2C6C5BA7" w14:textId="77777777" w:rsidR="008242AD" w:rsidRPr="008242AD" w:rsidRDefault="008242AD" w:rsidP="008242AD">
      <w:r w:rsidRPr="008242AD">
        <w:t>Instant access to the full article PDF.</w:t>
      </w:r>
    </w:p>
    <w:p w14:paraId="5404DFD9" w14:textId="77777777" w:rsidR="008242AD" w:rsidRPr="008242AD" w:rsidRDefault="008242AD" w:rsidP="008242AD">
      <w:hyperlink r:id="rId244" w:history="1">
        <w:r w:rsidRPr="008242AD">
          <w:rPr>
            <w:rStyle w:val="Hyperlink"/>
          </w:rPr>
          <w:t>Institutional subscriptions </w:t>
        </w:r>
      </w:hyperlink>
    </w:p>
    <w:p w14:paraId="5A0C5AED" w14:textId="77777777" w:rsidR="008242AD" w:rsidRPr="008242AD" w:rsidRDefault="008242AD" w:rsidP="008242AD">
      <w:pPr>
        <w:rPr>
          <w:b/>
          <w:bCs/>
        </w:rPr>
      </w:pPr>
      <w:r w:rsidRPr="008242AD">
        <w:rPr>
          <w:b/>
          <w:bCs/>
        </w:rPr>
        <w:t>Similar content being viewed by others</w:t>
      </w:r>
    </w:p>
    <w:p w14:paraId="270920CC" w14:textId="543B4CF7" w:rsidR="008242AD" w:rsidRPr="008242AD" w:rsidRDefault="008242AD" w:rsidP="008242AD">
      <w:r w:rsidRPr="008242AD">
        <w:lastRenderedPageBreak/>
        <w:drawing>
          <wp:inline distT="0" distB="0" distL="0" distR="0" wp14:anchorId="64925B3E" wp14:editId="1438705D">
            <wp:extent cx="2047875" cy="1143000"/>
            <wp:effectExtent l="0" t="0" r="9525" b="0"/>
            <wp:docPr id="1513922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2047875" cy="1143000"/>
                    </a:xfrm>
                    <a:prstGeom prst="rect">
                      <a:avLst/>
                    </a:prstGeom>
                    <a:noFill/>
                    <a:ln>
                      <a:noFill/>
                    </a:ln>
                  </pic:spPr>
                </pic:pic>
              </a:graphicData>
            </a:graphic>
          </wp:inline>
        </w:drawing>
      </w:r>
    </w:p>
    <w:p w14:paraId="243BFEC3" w14:textId="77777777" w:rsidR="008242AD" w:rsidRPr="008242AD" w:rsidRDefault="008242AD" w:rsidP="008242AD">
      <w:pPr>
        <w:rPr>
          <w:b/>
          <w:bCs/>
        </w:rPr>
      </w:pPr>
      <w:hyperlink r:id="rId246" w:history="1">
        <w:r w:rsidRPr="008242AD">
          <w:rPr>
            <w:rStyle w:val="Hyperlink"/>
            <w:b/>
            <w:bCs/>
          </w:rPr>
          <w:t>Power, ideas, and World Bank conditionality</w:t>
        </w:r>
      </w:hyperlink>
    </w:p>
    <w:p w14:paraId="2CA951B6" w14:textId="77777777" w:rsidR="008242AD" w:rsidRPr="008242AD" w:rsidRDefault="008242AD" w:rsidP="008242AD">
      <w:r w:rsidRPr="008242AD">
        <w:rPr>
          <w:b/>
          <w:bCs/>
        </w:rPr>
        <w:t>Article</w:t>
      </w:r>
      <w:r w:rsidRPr="008242AD">
        <w:t> 31 May 2021</w:t>
      </w:r>
    </w:p>
    <w:p w14:paraId="76B088E8" w14:textId="39FF11DD" w:rsidR="008242AD" w:rsidRPr="008242AD" w:rsidRDefault="008242AD" w:rsidP="008242AD">
      <w:r w:rsidRPr="008242AD">
        <w:drawing>
          <wp:inline distT="0" distB="0" distL="0" distR="0" wp14:anchorId="5DC35228" wp14:editId="7135DA28">
            <wp:extent cx="2047875" cy="1143000"/>
            <wp:effectExtent l="0" t="0" r="9525" b="0"/>
            <wp:docPr id="27307356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047875" cy="1143000"/>
                    </a:xfrm>
                    <a:prstGeom prst="rect">
                      <a:avLst/>
                    </a:prstGeom>
                    <a:noFill/>
                    <a:ln>
                      <a:noFill/>
                    </a:ln>
                  </pic:spPr>
                </pic:pic>
              </a:graphicData>
            </a:graphic>
          </wp:inline>
        </w:drawing>
      </w:r>
    </w:p>
    <w:p w14:paraId="6D812BA8" w14:textId="77777777" w:rsidR="008242AD" w:rsidRPr="008242AD" w:rsidRDefault="008242AD" w:rsidP="008242AD">
      <w:pPr>
        <w:rPr>
          <w:b/>
          <w:bCs/>
        </w:rPr>
      </w:pPr>
      <w:hyperlink r:id="rId248" w:history="1">
        <w:r w:rsidRPr="008242AD">
          <w:rPr>
            <w:rStyle w:val="Hyperlink"/>
            <w:b/>
            <w:bCs/>
          </w:rPr>
          <w:t>Towards a wellbeing economy: Portuguese policymakers’ perspectives</w:t>
        </w:r>
      </w:hyperlink>
    </w:p>
    <w:p w14:paraId="0F74C425" w14:textId="77777777" w:rsidR="008242AD" w:rsidRPr="008242AD" w:rsidRDefault="008242AD" w:rsidP="008242AD">
      <w:r w:rsidRPr="008242AD">
        <w:rPr>
          <w:b/>
          <w:bCs/>
        </w:rPr>
        <w:t>Article</w:t>
      </w:r>
      <w:r w:rsidRPr="008242AD">
        <w:t> 25 November 2025</w:t>
      </w:r>
    </w:p>
    <w:p w14:paraId="0D957984" w14:textId="3ABB0F17" w:rsidR="008242AD" w:rsidRPr="008242AD" w:rsidRDefault="008242AD" w:rsidP="008242AD">
      <w:r w:rsidRPr="008242AD">
        <w:drawing>
          <wp:inline distT="0" distB="0" distL="0" distR="0" wp14:anchorId="2933B34E" wp14:editId="7719FAE5">
            <wp:extent cx="2057400" cy="1143000"/>
            <wp:effectExtent l="0" t="0" r="0" b="0"/>
            <wp:docPr id="2305616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2057400" cy="1143000"/>
                    </a:xfrm>
                    <a:prstGeom prst="rect">
                      <a:avLst/>
                    </a:prstGeom>
                    <a:noFill/>
                    <a:ln>
                      <a:noFill/>
                    </a:ln>
                  </pic:spPr>
                </pic:pic>
              </a:graphicData>
            </a:graphic>
          </wp:inline>
        </w:drawing>
      </w:r>
    </w:p>
    <w:p w14:paraId="3A6367AA" w14:textId="77777777" w:rsidR="008242AD" w:rsidRPr="008242AD" w:rsidRDefault="008242AD" w:rsidP="008242AD">
      <w:pPr>
        <w:rPr>
          <w:b/>
          <w:bCs/>
        </w:rPr>
      </w:pPr>
      <w:hyperlink r:id="rId250" w:history="1">
        <w:r w:rsidRPr="008242AD">
          <w:rPr>
            <w:rStyle w:val="Hyperlink"/>
            <w:b/>
            <w:bCs/>
          </w:rPr>
          <w:t>Party governments, clientelistic reforms, and varying levels of political constraints</w:t>
        </w:r>
      </w:hyperlink>
    </w:p>
    <w:p w14:paraId="128CACC4" w14:textId="77777777" w:rsidR="008242AD" w:rsidRPr="008242AD" w:rsidRDefault="008242AD" w:rsidP="008242AD">
      <w:r w:rsidRPr="008242AD">
        <w:rPr>
          <w:b/>
          <w:bCs/>
        </w:rPr>
        <w:t>Article</w:t>
      </w:r>
      <w:r w:rsidRPr="008242AD">
        <w:t> 04 August 2016</w:t>
      </w:r>
    </w:p>
    <w:p w14:paraId="39CCA409" w14:textId="77777777" w:rsidR="008242AD" w:rsidRPr="008242AD" w:rsidRDefault="008242AD" w:rsidP="008242AD">
      <w:pPr>
        <w:rPr>
          <w:b/>
          <w:bCs/>
        </w:rPr>
      </w:pPr>
      <w:r w:rsidRPr="008242AD">
        <w:rPr>
          <w:b/>
          <w:bCs/>
        </w:rPr>
        <w:t>Explore related subjects</w:t>
      </w:r>
    </w:p>
    <w:p w14:paraId="7ABDB606" w14:textId="77777777" w:rsidR="008242AD" w:rsidRPr="008242AD" w:rsidRDefault="008242AD" w:rsidP="008242AD">
      <w:r w:rsidRPr="008242AD">
        <w:t>Discover the latest articles, books and news in related subjects, suggested using machine learning.</w:t>
      </w:r>
    </w:p>
    <w:p w14:paraId="5AFCEC54" w14:textId="77777777" w:rsidR="008242AD" w:rsidRPr="008242AD" w:rsidRDefault="008242AD" w:rsidP="008242AD">
      <w:pPr>
        <w:numPr>
          <w:ilvl w:val="0"/>
          <w:numId w:val="32"/>
        </w:numPr>
        <w:rPr>
          <w:b/>
          <w:bCs/>
        </w:rPr>
      </w:pPr>
      <w:hyperlink r:id="rId251" w:history="1">
        <w:r w:rsidRPr="008242AD">
          <w:rPr>
            <w:rStyle w:val="Hyperlink"/>
            <w:b/>
            <w:bCs/>
          </w:rPr>
          <w:t>Comparative Politics</w:t>
        </w:r>
      </w:hyperlink>
    </w:p>
    <w:p w14:paraId="34033EF0" w14:textId="77777777" w:rsidR="008242AD" w:rsidRPr="008242AD" w:rsidRDefault="008242AD" w:rsidP="008242AD">
      <w:pPr>
        <w:numPr>
          <w:ilvl w:val="0"/>
          <w:numId w:val="32"/>
        </w:numPr>
        <w:rPr>
          <w:b/>
          <w:bCs/>
        </w:rPr>
      </w:pPr>
      <w:hyperlink r:id="rId252" w:history="1">
        <w:r w:rsidRPr="008242AD">
          <w:rPr>
            <w:rStyle w:val="Hyperlink"/>
            <w:b/>
            <w:bCs/>
          </w:rPr>
          <w:t>Economic Policy</w:t>
        </w:r>
      </w:hyperlink>
    </w:p>
    <w:p w14:paraId="7B9250A8" w14:textId="77777777" w:rsidR="008242AD" w:rsidRPr="008242AD" w:rsidRDefault="008242AD" w:rsidP="008242AD">
      <w:pPr>
        <w:numPr>
          <w:ilvl w:val="0"/>
          <w:numId w:val="32"/>
        </w:numPr>
        <w:rPr>
          <w:b/>
          <w:bCs/>
        </w:rPr>
      </w:pPr>
      <w:hyperlink r:id="rId253" w:history="1">
        <w:r w:rsidRPr="008242AD">
          <w:rPr>
            <w:rStyle w:val="Hyperlink"/>
            <w:b/>
            <w:bCs/>
          </w:rPr>
          <w:t>Political Psychology</w:t>
        </w:r>
      </w:hyperlink>
    </w:p>
    <w:p w14:paraId="372D2435" w14:textId="77777777" w:rsidR="008242AD" w:rsidRPr="008242AD" w:rsidRDefault="008242AD" w:rsidP="008242AD">
      <w:pPr>
        <w:numPr>
          <w:ilvl w:val="0"/>
          <w:numId w:val="32"/>
        </w:numPr>
        <w:rPr>
          <w:b/>
          <w:bCs/>
        </w:rPr>
      </w:pPr>
      <w:hyperlink r:id="rId254" w:history="1">
        <w:r w:rsidRPr="008242AD">
          <w:rPr>
            <w:rStyle w:val="Hyperlink"/>
            <w:b/>
            <w:bCs/>
          </w:rPr>
          <w:t>Political Theory</w:t>
        </w:r>
      </w:hyperlink>
    </w:p>
    <w:p w14:paraId="59D2E3BD" w14:textId="77777777" w:rsidR="008242AD" w:rsidRPr="008242AD" w:rsidRDefault="008242AD" w:rsidP="008242AD">
      <w:pPr>
        <w:numPr>
          <w:ilvl w:val="0"/>
          <w:numId w:val="32"/>
        </w:numPr>
        <w:rPr>
          <w:b/>
          <w:bCs/>
        </w:rPr>
      </w:pPr>
      <w:hyperlink r:id="rId255" w:history="1">
        <w:r w:rsidRPr="008242AD">
          <w:rPr>
            <w:rStyle w:val="Hyperlink"/>
            <w:b/>
            <w:bCs/>
          </w:rPr>
          <w:t>Public Choice and Political Economy</w:t>
        </w:r>
      </w:hyperlink>
    </w:p>
    <w:p w14:paraId="0A77A560" w14:textId="77777777" w:rsidR="008242AD" w:rsidRPr="008242AD" w:rsidRDefault="008242AD" w:rsidP="008242AD">
      <w:pPr>
        <w:numPr>
          <w:ilvl w:val="0"/>
          <w:numId w:val="32"/>
        </w:numPr>
        <w:rPr>
          <w:b/>
          <w:bCs/>
        </w:rPr>
      </w:pPr>
      <w:hyperlink r:id="rId256" w:history="1">
        <w:r w:rsidRPr="008242AD">
          <w:rPr>
            <w:rStyle w:val="Hyperlink"/>
            <w:b/>
            <w:bCs/>
          </w:rPr>
          <w:t>Self-serving bias</w:t>
        </w:r>
      </w:hyperlink>
    </w:p>
    <w:p w14:paraId="2B1013F1" w14:textId="77777777" w:rsidR="008242AD" w:rsidRPr="008242AD" w:rsidRDefault="008242AD" w:rsidP="008242AD">
      <w:pPr>
        <w:numPr>
          <w:ilvl w:val="0"/>
          <w:numId w:val="32"/>
        </w:numPr>
        <w:rPr>
          <w:b/>
          <w:bCs/>
        </w:rPr>
      </w:pPr>
      <w:hyperlink r:id="rId257" w:history="1">
        <w:r w:rsidRPr="008242AD">
          <w:rPr>
            <w:rStyle w:val="Hyperlink"/>
            <w:b/>
            <w:bCs/>
          </w:rPr>
          <w:t>Public Administration Reform and Governance</w:t>
        </w:r>
      </w:hyperlink>
    </w:p>
    <w:p w14:paraId="22D9C3A4" w14:textId="77777777" w:rsidR="008242AD" w:rsidRPr="008242AD" w:rsidRDefault="008242AD" w:rsidP="008242AD">
      <w:pPr>
        <w:rPr>
          <w:b/>
          <w:bCs/>
        </w:rPr>
      </w:pPr>
      <w:r w:rsidRPr="008242AD">
        <w:rPr>
          <w:b/>
          <w:bCs/>
        </w:rPr>
        <w:lastRenderedPageBreak/>
        <w:t>Notes</w:t>
      </w:r>
    </w:p>
    <w:p w14:paraId="1733422C" w14:textId="77777777" w:rsidR="008242AD" w:rsidRPr="008242AD" w:rsidRDefault="008242AD" w:rsidP="008242AD">
      <w:pPr>
        <w:numPr>
          <w:ilvl w:val="0"/>
          <w:numId w:val="33"/>
        </w:numPr>
      </w:pPr>
      <w:r w:rsidRPr="008242AD">
        <w:t>Interviews were conducted in August 2011 at the World Bank Headquarters in Washington D.C.</w:t>
      </w:r>
    </w:p>
    <w:p w14:paraId="247E526D" w14:textId="77777777" w:rsidR="008242AD" w:rsidRPr="008242AD" w:rsidRDefault="008242AD" w:rsidP="008242AD">
      <w:pPr>
        <w:numPr>
          <w:ilvl w:val="0"/>
          <w:numId w:val="33"/>
        </w:numPr>
      </w:pPr>
      <w:r w:rsidRPr="008242AD">
        <w:t>A number of interesting studies in this respect are Wittman (</w:t>
      </w:r>
      <w:hyperlink r:id="rId258" w:anchor="ref-CR66" w:tooltip="Wittman, D. (1983). Candidate motivation: a synthesis of alternative theories. The American Political Science Review, 77(1), 142–157." w:history="1">
        <w:r w:rsidRPr="008242AD">
          <w:rPr>
            <w:rStyle w:val="Hyperlink"/>
          </w:rPr>
          <w:t>1983</w:t>
        </w:r>
      </w:hyperlink>
      <w:r w:rsidRPr="008242AD">
        <w:t>), Alesina (</w:t>
      </w:r>
      <w:hyperlink r:id="rId259" w:anchor="ref-CR2" w:tooltip="Alesina, A. (1988). Credibility and policy convergence in a two-party system with rational voters. The American Economic Review, 78(4), 796–805." w:history="1">
        <w:r w:rsidRPr="008242AD">
          <w:rPr>
            <w:rStyle w:val="Hyperlink"/>
          </w:rPr>
          <w:t>1988</w:t>
        </w:r>
      </w:hyperlink>
      <w:r w:rsidRPr="008242AD">
        <w:t>), Glazer and Grofman (</w:t>
      </w:r>
      <w:hyperlink r:id="rId260" w:anchor="ref-CR30" w:tooltip="Glazer, A., &amp; Grofman, B. (1989). Why representatives are ideologists though voters are not. Public Choice, 61(1), 29–39." w:history="1">
        <w:r w:rsidRPr="008242AD">
          <w:rPr>
            <w:rStyle w:val="Hyperlink"/>
          </w:rPr>
          <w:t>1989</w:t>
        </w:r>
      </w:hyperlink>
      <w:r w:rsidRPr="008242AD">
        <w:t>), Alesina and Cukierman (</w:t>
      </w:r>
      <w:hyperlink r:id="rId261" w:anchor="ref-CR3" w:tooltip="Alesina, A., &amp; Cukierman, A. (1990). The politics of ambiguity. The Quarterly Journal of Economics, 105(4), 829–850." w:history="1">
        <w:r w:rsidRPr="008242AD">
          <w:rPr>
            <w:rStyle w:val="Hyperlink"/>
          </w:rPr>
          <w:t>1990</w:t>
        </w:r>
      </w:hyperlink>
      <w:r w:rsidRPr="008242AD">
        <w:t>), Roemer (</w:t>
      </w:r>
      <w:hyperlink r:id="rId262" w:anchor="ref-CR57" w:tooltip="Roemer, J.E. (1997). Politicaleconomic equilibrium when parties represent constituents: the unidimensional case. Social Choice and Welfare, 14, 479–502." w:history="1">
        <w:r w:rsidRPr="008242AD">
          <w:rPr>
            <w:rStyle w:val="Hyperlink"/>
          </w:rPr>
          <w:t>1997</w:t>
        </w:r>
      </w:hyperlink>
      <w:r w:rsidRPr="008242AD">
        <w:t>, </w:t>
      </w:r>
      <w:hyperlink r:id="rId263" w:anchor="ref-CR58" w:tooltip="Roemer, J.E. (1999). The democratic political economy of progressive income taxation. Econometrica, 67(1), 1–19." w:history="1">
        <w:r w:rsidRPr="008242AD">
          <w:rPr>
            <w:rStyle w:val="Hyperlink"/>
          </w:rPr>
          <w:t>1999</w:t>
        </w:r>
      </w:hyperlink>
      <w:r w:rsidRPr="008242AD">
        <w:t>) and Terai (</w:t>
      </w:r>
      <w:hyperlink r:id="rId264" w:anchor="ref-CR63" w:tooltip="Terai, K. (2006). Parties with policy preferences and uncertainty over voter behavior. Social Choice and Welfare, 27, 155–172." w:history="1">
        <w:r w:rsidRPr="008242AD">
          <w:rPr>
            <w:rStyle w:val="Hyperlink"/>
          </w:rPr>
          <w:t>2006</w:t>
        </w:r>
      </w:hyperlink>
      <w:r w:rsidRPr="008242AD">
        <w:t>). Both Drazen (</w:t>
      </w:r>
      <w:hyperlink r:id="rId265" w:anchor="ref-CR21" w:tooltip="Drazen, A. (2000). Political economy in macroeconomics. New Jersey: Princeton University Press." w:history="1">
        <w:r w:rsidRPr="008242AD">
          <w:rPr>
            <w:rStyle w:val="Hyperlink"/>
          </w:rPr>
          <w:t>2000</w:t>
        </w:r>
      </w:hyperlink>
      <w:r w:rsidRPr="008242AD">
        <w:t>) and Persson and Tabellini (</w:t>
      </w:r>
      <w:hyperlink r:id="rId266" w:anchor="ref-CR52" w:tooltip="Persson, T., &amp; Tabellini, G. (2000). Political economics, explaining economic policy. Cambridge, MA: The MIT Press." w:history="1">
        <w:r w:rsidRPr="008242AD">
          <w:rPr>
            <w:rStyle w:val="Hyperlink"/>
          </w:rPr>
          <w:t>2000</w:t>
        </w:r>
      </w:hyperlink>
      <w:r w:rsidRPr="008242AD">
        <w:t>) provide an extensive overview on the political economy of economic reform.</w:t>
      </w:r>
    </w:p>
    <w:p w14:paraId="1D2CDB2B" w14:textId="77777777" w:rsidR="008242AD" w:rsidRPr="008242AD" w:rsidRDefault="008242AD" w:rsidP="008242AD">
      <w:pPr>
        <w:numPr>
          <w:ilvl w:val="0"/>
          <w:numId w:val="33"/>
        </w:numPr>
      </w:pPr>
      <w:r w:rsidRPr="008242AD">
        <w:t>A partial listing includes Beck (</w:t>
      </w:r>
      <w:hyperlink r:id="rId267" w:anchor="ref-CR5" w:tooltip="Beck, N. (1982). Parties, administrations, and American macroeconomic outcomes. The American Political Science Review, 76(1), 83–93." w:history="1">
        <w:r w:rsidRPr="008242AD">
          <w:rPr>
            <w:rStyle w:val="Hyperlink"/>
          </w:rPr>
          <w:t>1982</w:t>
        </w:r>
      </w:hyperlink>
      <w:r w:rsidRPr="008242AD">
        <w:t>), Bjørnskov (</w:t>
      </w:r>
      <w:hyperlink r:id="rId268" w:anchor="ref-CR10" w:tooltip="Bjørnskov, C. (2005). Does political ideology affect economic growth? Public Choice, 123, 133–146." w:history="1">
        <w:r w:rsidRPr="008242AD">
          <w:rPr>
            <w:rStyle w:val="Hyperlink"/>
          </w:rPr>
          <w:t>2005</w:t>
        </w:r>
      </w:hyperlink>
      <w:r w:rsidRPr="008242AD">
        <w:t>, </w:t>
      </w:r>
      <w:hyperlink r:id="rId269" w:anchor="ref-CR11" w:tooltip="Bjørnskov, C. (2008). The growth-inequality association: government ideology matters. Journal of Development Economics, 87(2), 300–308." w:history="1">
        <w:r w:rsidRPr="008242AD">
          <w:rPr>
            <w:rStyle w:val="Hyperlink"/>
          </w:rPr>
          <w:t>2008</w:t>
        </w:r>
      </w:hyperlink>
      <w:r w:rsidRPr="008242AD">
        <w:t>), Bortolotti and Pinotti (</w:t>
      </w:r>
      <w:hyperlink r:id="rId270" w:anchor="ref-CR12" w:tooltip="Bortolotti, B., &amp; Pinotti, P. (2008). Delayed privatization. Public Choice, 136(3), 331–351." w:history="1">
        <w:r w:rsidRPr="008242AD">
          <w:rPr>
            <w:rStyle w:val="Hyperlink"/>
          </w:rPr>
          <w:t>2008</w:t>
        </w:r>
      </w:hyperlink>
      <w:r w:rsidRPr="008242AD">
        <w:t>), Dutt and Mitra (</w:t>
      </w:r>
      <w:hyperlink r:id="rId271" w:anchor="ref-CR26" w:tooltip="Dutt, P., &amp; Mitra, D. (2005). Political ideology and endogenous trade policy: an empirical investigation. The Review of Economics and Statistics, 87(1), 59–72." w:history="1">
        <w:r w:rsidRPr="008242AD">
          <w:rPr>
            <w:rStyle w:val="Hyperlink"/>
          </w:rPr>
          <w:t>2005</w:t>
        </w:r>
      </w:hyperlink>
      <w:r w:rsidRPr="008242AD">
        <w:t>, </w:t>
      </w:r>
      <w:hyperlink r:id="rId272" w:anchor="ref-CR27" w:tooltip="Dutt, P., &amp; Mitra, D. (2006). Labor versus capital in trade-policy: the role of ideology and inequality. Journal of International Economics, 69(2), 310–320." w:history="1">
        <w:r w:rsidRPr="008242AD">
          <w:rPr>
            <w:rStyle w:val="Hyperlink"/>
          </w:rPr>
          <w:t>2006</w:t>
        </w:r>
      </w:hyperlink>
      <w:r w:rsidRPr="008242AD">
        <w:t>), Frey and Schneider (</w:t>
      </w:r>
      <w:hyperlink r:id="rId273" w:anchor="ref-CR28" w:tooltip="Frey, B.S., &amp; Schneider, F. (1978). An empirical study of politico-economic interaction in the United States. The Review of Economics and Statistics, 60(2), 174–183." w:history="1">
        <w:r w:rsidRPr="008242AD">
          <w:rPr>
            <w:rStyle w:val="Hyperlink"/>
          </w:rPr>
          <w:t>1978</w:t>
        </w:r>
      </w:hyperlink>
      <w:r w:rsidRPr="008242AD">
        <w:t>), Hibbs (</w:t>
      </w:r>
      <w:hyperlink r:id="rId274" w:anchor="ref-CR33" w:tooltip="Hibbs, D.A. (1977). Political parties and macroeconomic policy. The American Political Science Review, 71(4), 1467–1487." w:history="1">
        <w:r w:rsidRPr="008242AD">
          <w:rPr>
            <w:rStyle w:val="Hyperlink"/>
          </w:rPr>
          <w:t>1977</w:t>
        </w:r>
      </w:hyperlink>
      <w:r w:rsidRPr="008242AD">
        <w:t>), Pitlik (</w:t>
      </w:r>
      <w:hyperlink r:id="rId275" w:anchor="ref-CR53" w:tooltip="Pitlik, H. (2007). A race to liberalization? Diffusion of economic policy reform among OECD-economies. Public Choice, 132(1), 159–178." w:history="1">
        <w:r w:rsidRPr="008242AD">
          <w:rPr>
            <w:rStyle w:val="Hyperlink"/>
          </w:rPr>
          <w:t>2007</w:t>
        </w:r>
      </w:hyperlink>
      <w:r w:rsidRPr="008242AD">
        <w:t>), and Potrafke (</w:t>
      </w:r>
      <w:hyperlink r:id="rId276" w:anchor="ref-CR54" w:tooltip="Potrafke, N. (2010). Does government ideology influence deregulation of product markets? Empirical evidence from OECD countries. Public Choice, 143(1), 135–155." w:history="1">
        <w:r w:rsidRPr="008242AD">
          <w:rPr>
            <w:rStyle w:val="Hyperlink"/>
          </w:rPr>
          <w:t>2010</w:t>
        </w:r>
      </w:hyperlink>
      <w:r w:rsidRPr="008242AD">
        <w:t>).</w:t>
      </w:r>
    </w:p>
    <w:p w14:paraId="5CE0C39B" w14:textId="77777777" w:rsidR="008242AD" w:rsidRPr="008242AD" w:rsidRDefault="008242AD" w:rsidP="008242AD">
      <w:pPr>
        <w:numPr>
          <w:ilvl w:val="0"/>
          <w:numId w:val="33"/>
        </w:numPr>
      </w:pPr>
      <w:r w:rsidRPr="008242AD">
        <w:t>Policy decisions are not influenced solely by ideology, of course; staying in office and other considerations also matter. See for example Persson and Tabellini (</w:t>
      </w:r>
      <w:hyperlink r:id="rId277" w:anchor="ref-CR52" w:tooltip="Persson, T., &amp; Tabellini, G. (2000). Political economics, explaining economic policy. Cambridge, MA: The MIT Press." w:history="1">
        <w:r w:rsidRPr="008242AD">
          <w:rPr>
            <w:rStyle w:val="Hyperlink"/>
          </w:rPr>
          <w:t>2000</w:t>
        </w:r>
      </w:hyperlink>
      <w:r w:rsidRPr="008242AD">
        <w:t>).</w:t>
      </w:r>
    </w:p>
    <w:p w14:paraId="35BCF9FC" w14:textId="77777777" w:rsidR="008242AD" w:rsidRPr="008242AD" w:rsidRDefault="008242AD" w:rsidP="008242AD">
      <w:pPr>
        <w:numPr>
          <w:ilvl w:val="0"/>
          <w:numId w:val="33"/>
        </w:numPr>
      </w:pPr>
      <w:r w:rsidRPr="008242AD">
        <w:t>According to the theory of cognitive dissonance, a person who behaves in a way contrary to his beliefs is motivated by resulting discomfort or anxiety to reduce this “cognitive dissonance,” e.g., by changing his beliefs. Cognitive dissonance theory has been widely applied in social science research. For applications in the field of economics, see among others Akerlof and Dickens (</w:t>
      </w:r>
      <w:hyperlink r:id="rId278" w:anchor="ref-CR1" w:tooltip="Akerlof, G.A., &amp; Dickens, W.T. (1982). The economic consequences of cognitive dissonance. The American Economic Review, 72(3), 307–319." w:history="1">
        <w:r w:rsidRPr="008242AD">
          <w:rPr>
            <w:rStyle w:val="Hyperlink"/>
          </w:rPr>
          <w:t>1982</w:t>
        </w:r>
      </w:hyperlink>
      <w:r w:rsidRPr="008242AD">
        <w:t>) and Gilad et al. (</w:t>
      </w:r>
      <w:hyperlink r:id="rId279" w:anchor="ref-CR29" w:tooltip="Gilad, B., Kaish, S., Loeb, P.D. (1987). Cognitive dissonance and utility maximization: a general framework. Journal of Economic Behavior and Organization, 8(1), 61–73." w:history="1">
        <w:r w:rsidRPr="008242AD">
          <w:rPr>
            <w:rStyle w:val="Hyperlink"/>
          </w:rPr>
          <w:t>1987</w:t>
        </w:r>
      </w:hyperlink>
      <w:r w:rsidRPr="008242AD">
        <w:t>). Hirschman (</w:t>
      </w:r>
      <w:hyperlink r:id="rId280" w:anchor="ref-CR34" w:tooltip="Hirschman, A.O. (1965). Obstacles to development: a classification and a quasi-vanishing act. Economic Development and Cultural Change, 13(4), 385." w:history="1">
        <w:r w:rsidRPr="008242AD">
          <w:rPr>
            <w:rStyle w:val="Hyperlink"/>
          </w:rPr>
          <w:t>1965</w:t>
        </w:r>
      </w:hyperlink>
      <w:r w:rsidRPr="008242AD">
        <w:t>) and James and Gutkind (</w:t>
      </w:r>
      <w:hyperlink r:id="rId281" w:anchor="ref-CR36" w:tooltip="James, J., &amp; Gutkind, E. (1985). Attitude change revisited: cognitive dissonance theory and development policy. World Development, 13(10–11), 1139–1149." w:history="1">
        <w:r w:rsidRPr="008242AD">
          <w:rPr>
            <w:rStyle w:val="Hyperlink"/>
          </w:rPr>
          <w:t>1985</w:t>
        </w:r>
      </w:hyperlink>
      <w:r w:rsidRPr="008242AD">
        <w:t>) have applied it to claim that the coercive nature of conditional aid hinders reform.</w:t>
      </w:r>
    </w:p>
    <w:p w14:paraId="2DCF08DF" w14:textId="77777777" w:rsidR="008242AD" w:rsidRPr="008242AD" w:rsidRDefault="008242AD" w:rsidP="008242AD">
      <w:pPr>
        <w:numPr>
          <w:ilvl w:val="0"/>
          <w:numId w:val="33"/>
        </w:numPr>
      </w:pPr>
      <w:r w:rsidRPr="008242AD">
        <w:t xml:space="preserve">For multi-tranche operations a Tranche Release Document is prepared </w:t>
      </w:r>
      <w:proofErr w:type="gramStart"/>
      <w:r w:rsidRPr="008242AD">
        <w:t>on the basis of</w:t>
      </w:r>
      <w:proofErr w:type="gramEnd"/>
      <w:r w:rsidRPr="008242AD">
        <w:t xml:space="preserve"> which the decision is taken to release subsequent tranches.</w:t>
      </w:r>
    </w:p>
    <w:p w14:paraId="7A94220F" w14:textId="77777777" w:rsidR="008242AD" w:rsidRPr="008242AD" w:rsidRDefault="008242AD" w:rsidP="008242AD">
      <w:pPr>
        <w:numPr>
          <w:ilvl w:val="0"/>
          <w:numId w:val="33"/>
        </w:numPr>
      </w:pPr>
      <w:r w:rsidRPr="008242AD">
        <w:t>A DPL task team leader interviewed for this study suggested that matching World Bank staff with governments might not be random; for example, more capable staff members might be assigned to work with more ‘difficult’ governments. On the other hand, to the extent higher-quality staff have more leverage in choosing their assignments, they might opt to work with less difficult governments, where their advice is more welcome. Data limitations prevent us from measuring staff quality. Denizer et al. (</w:t>
      </w:r>
      <w:hyperlink r:id="rId282" w:anchor="ref-CR18" w:tooltip="Denizer, C., Kaufmann, D., Kraay, A. (2011). Good countries or good projects? Macro and micro correlates of World Bank project performance. Policy Research Working Paper Series 5646, The World Bank." w:history="1">
        <w:r w:rsidRPr="008242AD">
          <w:rPr>
            <w:rStyle w:val="Hyperlink"/>
          </w:rPr>
          <w:t>2011</w:t>
        </w:r>
      </w:hyperlink>
      <w:r w:rsidRPr="008242AD">
        <w:t>) control for the impact of task leader fixed effects on project success, but our sample of policy loans is too small to implement this approach.</w:t>
      </w:r>
    </w:p>
    <w:p w14:paraId="1FEB8B7E" w14:textId="77777777" w:rsidR="008242AD" w:rsidRPr="008242AD" w:rsidRDefault="008242AD" w:rsidP="008242AD">
      <w:pPr>
        <w:numPr>
          <w:ilvl w:val="0"/>
          <w:numId w:val="33"/>
        </w:numPr>
      </w:pPr>
      <w:r w:rsidRPr="008242AD">
        <w:t>In our model we assume a positive mapping from effort to program quality, which in turn positively affects the expected returns of a loan. However, it is conceivable that World Bank effort might reduce quality at entry—by, e.g., ignoring local conditions—as to accomodate to unfriendly governments. Yet, the cases presented in Section </w:t>
      </w:r>
      <w:hyperlink r:id="rId283" w:anchor="Sec8" w:history="1">
        <w:r w:rsidRPr="008242AD">
          <w:rPr>
            <w:rStyle w:val="Hyperlink"/>
          </w:rPr>
          <w:t>5</w:t>
        </w:r>
      </w:hyperlink>
      <w:r w:rsidRPr="008242AD">
        <w:t xml:space="preserve"> do not seem consistent with this hypothesis and </w:t>
      </w:r>
      <w:r w:rsidRPr="008242AD">
        <w:lastRenderedPageBreak/>
        <w:t>rather indicate a positive mapping between effort and program quality. Furthermore, the effort put in does not merely serve to design a program the recipient government will agree to, but also Bank management and the Board of Directors, who demand at least some minimum expected returns.</w:t>
      </w:r>
    </w:p>
    <w:p w14:paraId="2A5325EF" w14:textId="77777777" w:rsidR="008242AD" w:rsidRPr="008242AD" w:rsidRDefault="008242AD" w:rsidP="008242AD">
      <w:pPr>
        <w:numPr>
          <w:ilvl w:val="0"/>
          <w:numId w:val="33"/>
        </w:numPr>
      </w:pPr>
      <w:r w:rsidRPr="008242AD">
        <w:t>The salary incentive can be generalized to non-pecuniary sources of utility, such as the utility World Bank staff receive from continued policy dialogue with high-level government officials. Arguably, the policy dialogue with a left-wing government would be damaged more by a failed policy reform program, so staff have an added incentive to design a higher-quality loan.</w:t>
      </w:r>
    </w:p>
    <w:p w14:paraId="52E30E66" w14:textId="77777777" w:rsidR="008242AD" w:rsidRPr="008242AD" w:rsidRDefault="008242AD" w:rsidP="008242AD">
      <w:pPr>
        <w:numPr>
          <w:ilvl w:val="0"/>
          <w:numId w:val="33"/>
        </w:numPr>
      </w:pPr>
      <w:r w:rsidRPr="008242AD">
        <w:t xml:space="preserve">This assumption holds </w:t>
      </w:r>
      <w:proofErr w:type="gramStart"/>
      <w:r w:rsidRPr="008242AD">
        <w:t>if .</w:t>
      </w:r>
      <w:proofErr w:type="gramEnd"/>
    </w:p>
    <w:p w14:paraId="6BAC5151" w14:textId="77777777" w:rsidR="008242AD" w:rsidRPr="008242AD" w:rsidRDefault="008242AD" w:rsidP="008242AD">
      <w:pPr>
        <w:numPr>
          <w:ilvl w:val="0"/>
          <w:numId w:val="33"/>
        </w:numPr>
      </w:pPr>
      <w:r w:rsidRPr="008242AD">
        <w:t>A case in point is post-apartheid South Africa, where the COSATU-backed ANC government for a long time disagreed with the World Bank’s lending proposals.</w:t>
      </w:r>
    </w:p>
    <w:p w14:paraId="4CB890B4" w14:textId="77777777" w:rsidR="008242AD" w:rsidRPr="008242AD" w:rsidRDefault="008242AD" w:rsidP="008242AD">
      <w:pPr>
        <w:numPr>
          <w:ilvl w:val="0"/>
          <w:numId w:val="33"/>
        </w:numPr>
      </w:pPr>
      <w:r w:rsidRPr="008242AD">
        <w:t xml:space="preserve">The Country Policy and Institutional Assessments (CPIA) are subjective ratings of 16 indicators updated annually by World Bank </w:t>
      </w:r>
      <w:proofErr w:type="gramStart"/>
      <w:r w:rsidRPr="008242AD">
        <w:t>staff, and</w:t>
      </w:r>
      <w:proofErr w:type="gramEnd"/>
      <w:r w:rsidRPr="008242AD">
        <w:t xml:space="preserve"> used for allocating IDA loans.</w:t>
      </w:r>
    </w:p>
    <w:p w14:paraId="5F942207" w14:textId="77777777" w:rsidR="008242AD" w:rsidRPr="008242AD" w:rsidRDefault="008242AD" w:rsidP="008242AD">
      <w:pPr>
        <w:numPr>
          <w:ilvl w:val="0"/>
          <w:numId w:val="33"/>
        </w:numPr>
      </w:pPr>
      <w:r w:rsidRPr="008242AD">
        <w:t>We have also included party orientation as a selection variable, yet it did not turn out to influence receipt of DPL.</w:t>
      </w:r>
    </w:p>
    <w:p w14:paraId="50EA622D" w14:textId="77777777" w:rsidR="008242AD" w:rsidRPr="008242AD" w:rsidRDefault="008242AD" w:rsidP="008242AD">
      <w:pPr>
        <w:numPr>
          <w:ilvl w:val="0"/>
          <w:numId w:val="33"/>
        </w:numPr>
      </w:pPr>
      <w:r w:rsidRPr="008242AD">
        <w:t>The IEG uses the Bank’s Implementation Completion and Results Reports (ICRs) as a starting point to evaluate the different stages of a reform program. The validity of the IEG measures might be questioned (see, e.g., Dreher et al. </w:t>
      </w:r>
      <w:hyperlink r:id="rId284" w:anchor="ref-CR22" w:tooltip="Dreher, A., Klasen, S., Vreeland, J.R.,Werker, E. (2010). The costs of favoritism: is politically-driven aid less effective? CESifo Working Paper Series 2993, CESifo Group Munich." w:history="1">
        <w:r w:rsidRPr="008242AD">
          <w:rPr>
            <w:rStyle w:val="Hyperlink"/>
          </w:rPr>
          <w:t>2010</w:t>
        </w:r>
      </w:hyperlink>
      <w:r w:rsidRPr="008242AD">
        <w:t>). However, Kilby (</w:t>
      </w:r>
      <w:hyperlink r:id="rId285" w:anchor="ref-CR39" w:tooltip="Kilby, C. (2000). Supervision and performance: the case of World Bank projects. Journal of Development Economics, 62(1), 233–259." w:history="1">
        <w:r w:rsidRPr="008242AD">
          <w:rPr>
            <w:rStyle w:val="Hyperlink"/>
          </w:rPr>
          <w:t>2000</w:t>
        </w:r>
      </w:hyperlink>
      <w:r w:rsidRPr="008242AD">
        <w:t>, pp. 239–247), Dollar and Svensson (</w:t>
      </w:r>
      <w:hyperlink r:id="rId286" w:anchor="ref-CR20" w:tooltip="Dollar, D., &amp; Svensson, J. (2000). What explains the success or failure of structural adjustment programmes?The Economic Journal, 110, 894–917." w:history="1">
        <w:r w:rsidRPr="008242AD">
          <w:rPr>
            <w:rStyle w:val="Hyperlink"/>
          </w:rPr>
          <w:t>2000</w:t>
        </w:r>
      </w:hyperlink>
      <w:r w:rsidRPr="008242AD">
        <w:t>, pp. 897–899) and Denizer et al. (</w:t>
      </w:r>
      <w:hyperlink r:id="rId287" w:anchor="ref-CR18" w:tooltip="Denizer, C., Kaufmann, D., Kraay, A. (2011). Good countries or good projects? Macro and micro correlates of World Bank project performance. Policy Research Working Paper Series 5646, The World Bank." w:history="1">
        <w:r w:rsidRPr="008242AD">
          <w:rPr>
            <w:rStyle w:val="Hyperlink"/>
          </w:rPr>
          <w:t>2011</w:t>
        </w:r>
      </w:hyperlink>
      <w:r w:rsidRPr="008242AD">
        <w:t>, pp. 7–10) persuasively defend the IEG ratings as valid measures of program success. They provide the following arguments (among others): (i) the IEG is independent of the Bank’s senior management; (ii) the outcome variables are highly correlated with improvements in observed economic performance; (iii) IEG ratings do not significantly differ from the more in-depth and detailed “Project Performance Audit Reports.” Unfortunately, the latter ratings are available only for a very limited sample of DPLs. While there surely is still remaining measurement error, there is no reason to believe the IEG ratings are biased, particularly with respect to government ideology. The latter view is supported by interviews of experienced IEG staff members. Nevertheless, to control for a potential political bias of World Bank ratings, we have included the overall CPIA rating in one of the robustness tests. That is, if IEG staff are biased then regular Bank staff—who generate the CPIA ratings—should produce similar biases.</w:t>
      </w:r>
    </w:p>
    <w:p w14:paraId="4AC526F2" w14:textId="77777777" w:rsidR="008242AD" w:rsidRPr="008242AD" w:rsidRDefault="008242AD" w:rsidP="008242AD">
      <w:pPr>
        <w:numPr>
          <w:ilvl w:val="0"/>
          <w:numId w:val="33"/>
        </w:numPr>
      </w:pPr>
      <w:r w:rsidRPr="008242AD">
        <w:t xml:space="preserve">The Database of Political Institutions was constructed in 2001 and initially covered 177 countries for the period 1975–1995. The database is periodically </w:t>
      </w:r>
      <w:r w:rsidRPr="008242AD">
        <w:lastRenderedPageBreak/>
        <w:t>updated: the most recent version dating to 2010 contains information from 1975 through 2009.</w:t>
      </w:r>
    </w:p>
    <w:p w14:paraId="08740083" w14:textId="77777777" w:rsidR="008242AD" w:rsidRPr="008242AD" w:rsidRDefault="008242AD" w:rsidP="008242AD">
      <w:pPr>
        <w:numPr>
          <w:ilvl w:val="0"/>
          <w:numId w:val="33"/>
        </w:numPr>
      </w:pPr>
      <w:r w:rsidRPr="008242AD">
        <w:t>Following Dreher and Sturm (</w:t>
      </w:r>
      <w:hyperlink r:id="rId288" w:anchor="ref-CR24" w:tooltip="Dreher, A., &amp; Sturm, J.-E. (2012). Do the IMF and the World Bank influence voting in the UN General Assembly? Public Choice, 151(1), 363–397." w:history="1">
        <w:r w:rsidRPr="008242AD">
          <w:rPr>
            <w:rStyle w:val="Hyperlink"/>
          </w:rPr>
          <w:t>2012</w:t>
        </w:r>
      </w:hyperlink>
      <w:r w:rsidRPr="008242AD">
        <w:t>), we consider the G-7 as a country group. The variable reflects the average G-7 vote by weighing each G-7 countries’ vote with its quota in the IMF.</w:t>
      </w:r>
    </w:p>
    <w:p w14:paraId="654458F6" w14:textId="77777777" w:rsidR="008242AD" w:rsidRPr="008242AD" w:rsidRDefault="008242AD" w:rsidP="008242AD">
      <w:pPr>
        <w:numPr>
          <w:ilvl w:val="0"/>
          <w:numId w:val="33"/>
        </w:numPr>
      </w:pPr>
      <w:r w:rsidRPr="008242AD">
        <w:t>Given that our sample contains a limited number of countries and a limited number of observations per country, we have opted to include regional fixed effects instead of country fixed effects.</w:t>
      </w:r>
    </w:p>
    <w:p w14:paraId="0A15B820" w14:textId="77777777" w:rsidR="008242AD" w:rsidRPr="008242AD" w:rsidRDefault="008242AD" w:rsidP="008242AD">
      <w:pPr>
        <w:numPr>
          <w:ilvl w:val="0"/>
          <w:numId w:val="33"/>
        </w:numPr>
      </w:pPr>
      <w:r w:rsidRPr="008242AD">
        <w:t>The model’s predictions mainly apply to quality at entry and not to the other stages of the reform process. Extending the model to those other stages is beyond the scope of this paper but may be an interesting area for further research.</w:t>
      </w:r>
    </w:p>
    <w:p w14:paraId="7E456688" w14:textId="77777777" w:rsidR="008242AD" w:rsidRPr="008242AD" w:rsidRDefault="008242AD" w:rsidP="008242AD">
      <w:pPr>
        <w:numPr>
          <w:ilvl w:val="0"/>
          <w:numId w:val="33"/>
        </w:numPr>
      </w:pPr>
      <w:r w:rsidRPr="008242AD">
        <w:t xml:space="preserve">For the triangular model to be fully recursive, we assume a diagonal variance covariance </w:t>
      </w:r>
      <w:proofErr w:type="gramStart"/>
      <w:r w:rsidRPr="008242AD">
        <w:t>matrix .</w:t>
      </w:r>
      <w:proofErr w:type="gramEnd"/>
      <w:r w:rsidRPr="008242AD">
        <w:t xml:space="preserve"> It is conceivable that this assumption is violated as an omitted variable may simultaneously affect the left-hand side variables. However, a likelihood ratio test of uncorrelated errors yields </w:t>
      </w:r>
      <w:proofErr w:type="gramStart"/>
      <w:r w:rsidRPr="008242AD">
        <w:t>a  statistic</w:t>
      </w:r>
      <w:proofErr w:type="gramEnd"/>
      <w:r w:rsidRPr="008242AD">
        <w:t xml:space="preserve"> of 2.87 with corresponding p-value of 0.4123. Triangular systems also assume a certain ordering of endogenous variabes in a sense that the </w:t>
      </w:r>
      <w:r w:rsidRPr="008242AD">
        <w:rPr>
          <w:i/>
          <w:iCs/>
        </w:rPr>
        <w:t>i</w:t>
      </w:r>
      <w:r w:rsidRPr="008242AD">
        <w:t>th equation may contain endogenous variables whose position is lower than </w:t>
      </w:r>
      <w:r w:rsidRPr="008242AD">
        <w:rPr>
          <w:i/>
          <w:iCs/>
        </w:rPr>
        <w:t>i</w:t>
      </w:r>
      <w:r w:rsidRPr="008242AD">
        <w:t> (Lahiri and Schmidt </w:t>
      </w:r>
      <w:hyperlink r:id="rId289" w:anchor="ref-CR45" w:tooltip="Lahiri, K., &amp; Schmidt, P. (1978). On the estimation of triangular structural systems. Econometrica, 46(5), 1217–21." w:history="1">
        <w:r w:rsidRPr="008242AD">
          <w:rPr>
            <w:rStyle w:val="Hyperlink"/>
          </w:rPr>
          <w:t>1978</w:t>
        </w:r>
      </w:hyperlink>
      <w:r w:rsidRPr="008242AD">
        <w:t xml:space="preserve">). As the World Bank formulates monitoring and evaluation arrangements in the preparation stage of the program, they signal their supervision intentions before the start of the program. Next, part of the supervision effort includes an evaluative review to identify problems during implementation and recommendations to resolve them. For these reasons we include Bank supervision on the </w:t>
      </w:r>
      <w:proofErr w:type="gramStart"/>
      <w:r w:rsidRPr="008242AD">
        <w:t>right hand</w:t>
      </w:r>
      <w:proofErr w:type="gramEnd"/>
      <w:r w:rsidRPr="008242AD">
        <w:t xml:space="preserve"> side of the second (compliance) equation. On the other hand, it is standard operating procedure to supervise loan agreements irrespective of the extent of borrower compliance. However, Dollar and Svensson (</w:t>
      </w:r>
      <w:hyperlink r:id="rId290" w:anchor="ref-CR20" w:tooltip="Dollar, D., &amp; Svensson, J. (2000). What explains the success or failure of structural adjustment programmes?The Economic Journal, 110, 894–917." w:history="1">
        <w:r w:rsidRPr="008242AD">
          <w:rPr>
            <w:rStyle w:val="Hyperlink"/>
          </w:rPr>
          <w:t>2000</w:t>
        </w:r>
      </w:hyperlink>
      <w:r w:rsidRPr="008242AD">
        <w:t>) assume that exogenous shocks that reduce the probability of compliance also influence the allocation of World Bank resources (for supervision). As such they claim that donor variables are endogenous to DPL success. Malesa and Silarszky (</w:t>
      </w:r>
      <w:hyperlink r:id="rId291" w:anchor="ref-CR46" w:tooltip="Malesa, T., &amp; Silarszky, P. (2005). Does World Bank Effort matter for success of adjustment operations? Conditionality revisited: Concepts, experiences, and lessons (pp. 127–141). Washington, D.C.: World Bank." w:history="1">
        <w:r w:rsidRPr="008242AD">
          <w:rPr>
            <w:rStyle w:val="Hyperlink"/>
          </w:rPr>
          <w:t>2005</w:t>
        </w:r>
      </w:hyperlink>
      <w:r w:rsidRPr="008242AD">
        <w:t>) statistically test this reasoning but fail to find any evidence that supervision costs (and other donor variables) are endogenous to the probability of success. They explain this by the fact that resources for supervision are budgeted in advance. That is why we have opted to exclude compliance from the first equation.</w:t>
      </w:r>
    </w:p>
    <w:p w14:paraId="477B777A" w14:textId="77777777" w:rsidR="008242AD" w:rsidRPr="008242AD" w:rsidRDefault="008242AD" w:rsidP="008242AD">
      <w:pPr>
        <w:numPr>
          <w:ilvl w:val="0"/>
          <w:numId w:val="33"/>
        </w:numPr>
      </w:pPr>
      <w:r w:rsidRPr="008242AD">
        <w:t>See Besley and Case (</w:t>
      </w:r>
      <w:hyperlink r:id="rId292" w:anchor="ref-CR7" w:tooltip="Besley, T., &amp; Case, A. (2003). Political institutions and policy choices: evidence from the United States. Journal of Economic Literature, 41(1), 7–73." w:history="1">
        <w:r w:rsidRPr="008242AD">
          <w:rPr>
            <w:rStyle w:val="Hyperlink"/>
          </w:rPr>
          <w:t>2003</w:t>
        </w:r>
      </w:hyperlink>
      <w:r w:rsidRPr="008242AD">
        <w:t>) for a detailed literature review on how political factors affect (economic) policy choice.</w:t>
      </w:r>
    </w:p>
    <w:p w14:paraId="66A357C3" w14:textId="77777777" w:rsidR="008242AD" w:rsidRPr="008242AD" w:rsidRDefault="008242AD" w:rsidP="008242AD">
      <w:pPr>
        <w:numPr>
          <w:ilvl w:val="0"/>
          <w:numId w:val="33"/>
        </w:numPr>
      </w:pPr>
      <w:r w:rsidRPr="008242AD">
        <w:lastRenderedPageBreak/>
        <w:t>Dreher et al. (</w:t>
      </w:r>
      <w:hyperlink r:id="rId293" w:anchor="ref-CR23" w:tooltip="Dreher, A., Lamla, M.J., Lein, S.M., Somogyi, F. (2009a). The impact of political leaders’ profession and education on reforms. Journal of Comparative Economics, 37(1), 169–193." w:history="1">
        <w:r w:rsidRPr="008242AD">
          <w:rPr>
            <w:rStyle w:val="Hyperlink"/>
          </w:rPr>
          <w:t>2009a</w:t>
        </w:r>
      </w:hyperlink>
      <w:r w:rsidRPr="008242AD">
        <w:t>) find that market-liberalizing policy reforms are inversely related to the chief executive’s time in office.</w:t>
      </w:r>
    </w:p>
    <w:p w14:paraId="236AC8E1" w14:textId="77777777" w:rsidR="008242AD" w:rsidRPr="008242AD" w:rsidRDefault="008242AD" w:rsidP="008242AD">
      <w:pPr>
        <w:numPr>
          <w:ilvl w:val="0"/>
          <w:numId w:val="33"/>
        </w:numPr>
      </w:pPr>
      <w:r w:rsidRPr="008242AD">
        <w:t>Additionally, we have tested our model by including a set of dummies reflecting the sectoral target of policy loans and find that results change very little. Regression results are not tabulated but are available upon request.</w:t>
      </w:r>
    </w:p>
    <w:p w14:paraId="52A92EF0" w14:textId="77777777" w:rsidR="008242AD" w:rsidRPr="008242AD" w:rsidRDefault="008242AD" w:rsidP="008242AD">
      <w:pPr>
        <w:numPr>
          <w:ilvl w:val="0"/>
          <w:numId w:val="33"/>
        </w:numPr>
      </w:pPr>
      <w:r w:rsidRPr="008242AD">
        <w:t>However, an omitted variable such as staff capacity may well affect quality at entry and supervision in the same way. Yet, it is not uncommon in World Bank practice to have various staff teams working on the different stages of one DPL.</w:t>
      </w:r>
    </w:p>
    <w:p w14:paraId="3F7A86CD" w14:textId="77777777" w:rsidR="008242AD" w:rsidRPr="008242AD" w:rsidRDefault="008242AD" w:rsidP="008242AD">
      <w:pPr>
        <w:numPr>
          <w:ilvl w:val="0"/>
          <w:numId w:val="33"/>
        </w:numPr>
      </w:pPr>
      <w:r w:rsidRPr="008242AD">
        <w:t>The authors identify three conditions for such a policy switch to occur: firstly, the desirability of the policy switch should be considerable and relatively rare. Second, policy reversals are more prone to occur when voters are uncertain about the government’s preferences. Finally, the outcomes of the policies under consideration take place in the future. However, Cowen and Sutter (</w:t>
      </w:r>
      <w:hyperlink r:id="rId294" w:anchor="ref-CR16" w:tooltip="Cowen, T., &amp; Sutter, D. (1998). Why only Nixon could go to China. Public Choice, 97(4), 605–615." w:history="1">
        <w:r w:rsidRPr="008242AD">
          <w:rPr>
            <w:rStyle w:val="Hyperlink"/>
          </w:rPr>
          <w:t>1998</w:t>
        </w:r>
      </w:hyperlink>
      <w:r w:rsidRPr="008242AD">
        <w:t>) have shown that similar policy reversals also hold under less stringent conditions.</w:t>
      </w:r>
    </w:p>
    <w:p w14:paraId="5A92499A" w14:textId="77777777" w:rsidR="008242AD" w:rsidRPr="008242AD" w:rsidRDefault="008242AD" w:rsidP="008242AD">
      <w:pPr>
        <w:numPr>
          <w:ilvl w:val="0"/>
          <w:numId w:val="33"/>
        </w:numPr>
      </w:pPr>
      <w:r w:rsidRPr="008242AD">
        <w:t xml:space="preserve">The results of the model with time fixed effects are line with the base </w:t>
      </w:r>
      <w:proofErr w:type="gramStart"/>
      <w:r w:rsidRPr="008242AD">
        <w:t>model, but</w:t>
      </w:r>
      <w:proofErr w:type="gramEnd"/>
      <w:r w:rsidRPr="008242AD">
        <w:t xml:space="preserve"> are not included due to space considerations.</w:t>
      </w:r>
    </w:p>
    <w:p w14:paraId="391E7EB3" w14:textId="77777777" w:rsidR="008242AD" w:rsidRPr="008242AD" w:rsidRDefault="008242AD" w:rsidP="008242AD">
      <w:pPr>
        <w:numPr>
          <w:ilvl w:val="0"/>
          <w:numId w:val="33"/>
        </w:numPr>
      </w:pPr>
      <w:r w:rsidRPr="008242AD">
        <w:t>In three other cases, interviews suggested that ideology was less salient. The four cases discussed, and the 7 selected in total, are not necessarily representative of all DPLs. A form of “convenience sampling” was employed, in which the authors selected task team leaders who were judged most likely to respond favorably to interview requests. Whether representative or not, the cases are illustrative of the main arguments and intuition behind the model.</w:t>
      </w:r>
    </w:p>
    <w:p w14:paraId="61EF6620" w14:textId="77777777" w:rsidR="008242AD" w:rsidRPr="008242AD" w:rsidRDefault="008242AD" w:rsidP="008242AD">
      <w:pPr>
        <w:numPr>
          <w:ilvl w:val="0"/>
          <w:numId w:val="33"/>
        </w:numPr>
      </w:pPr>
      <w:r w:rsidRPr="008242AD">
        <w:t xml:space="preserve">Note that at that time FRELIMO already discarded its radical Marxist-Leninist ideology—-yet still situated firmly on the left—which allowed the World Bank the opportunity to discuss market reforms. In terms of the model, it was no longer the case </w:t>
      </w:r>
      <w:proofErr w:type="gramStart"/>
      <w:r w:rsidRPr="008242AD">
        <w:t>that .</w:t>
      </w:r>
      <w:proofErr w:type="gramEnd"/>
    </w:p>
    <w:p w14:paraId="382DD64E" w14:textId="77777777" w:rsidR="008242AD" w:rsidRPr="008242AD" w:rsidRDefault="008242AD" w:rsidP="008242AD">
      <w:pPr>
        <w:numPr>
          <w:ilvl w:val="0"/>
          <w:numId w:val="33"/>
        </w:numPr>
      </w:pPr>
      <w:r w:rsidRPr="008242AD">
        <w:t>During the interviews a team task manager mentioned that attitude change was also crucial in successfully supporting the economic reform programs in Vietnam.</w:t>
      </w:r>
    </w:p>
    <w:p w14:paraId="518351C4" w14:textId="77777777" w:rsidR="008242AD" w:rsidRPr="008242AD" w:rsidRDefault="008242AD" w:rsidP="008242AD">
      <w:pPr>
        <w:numPr>
          <w:ilvl w:val="0"/>
          <w:numId w:val="33"/>
        </w:numPr>
      </w:pPr>
      <w:r w:rsidRPr="008242AD">
        <w:t xml:space="preserve">Within the MMD there were outspoken differences concerning the impact of market reforms. President Levy Mwanawasa opposed privatization arguing that market policies “had brought untold suffering to the workers” while his </w:t>
      </w:r>
      <w:proofErr w:type="gramStart"/>
      <w:r w:rsidRPr="008242AD">
        <w:t>Finance Minister Emmanuel</w:t>
      </w:r>
      <w:proofErr w:type="gramEnd"/>
      <w:r w:rsidRPr="008242AD">
        <w:t xml:space="preserve"> Kasonde maintained that it was inevitable to redress the situation where state-owned enterprises continue to depend on the state for subventions. Following these differences over privatization, Emmanuel Kasonde was relieved of his ministerial position by the Mwanawasa Government (World Bank </w:t>
      </w:r>
      <w:hyperlink r:id="rId295" w:anchor="CR68" w:history="1">
        <w:r w:rsidRPr="008242AD">
          <w:rPr>
            <w:rStyle w:val="Hyperlink"/>
          </w:rPr>
          <w:t>2004</w:t>
        </w:r>
      </w:hyperlink>
      <w:r w:rsidRPr="008242AD">
        <w:t>).</w:t>
      </w:r>
    </w:p>
    <w:p w14:paraId="35E4A777" w14:textId="77777777" w:rsidR="008242AD" w:rsidRPr="008242AD" w:rsidRDefault="008242AD" w:rsidP="008242AD">
      <w:pPr>
        <w:numPr>
          <w:ilvl w:val="0"/>
          <w:numId w:val="33"/>
        </w:numPr>
      </w:pPr>
      <w:r w:rsidRPr="008242AD">
        <w:lastRenderedPageBreak/>
        <w:t>In terms of the model: a government with low reservation utility for accepting the reform program.</w:t>
      </w:r>
    </w:p>
    <w:p w14:paraId="1FF96337" w14:textId="77777777" w:rsidR="008242AD" w:rsidRPr="008242AD" w:rsidRDefault="008242AD" w:rsidP="008242AD">
      <w:pPr>
        <w:rPr>
          <w:b/>
          <w:bCs/>
        </w:rPr>
      </w:pPr>
      <w:r w:rsidRPr="008242AD">
        <w:rPr>
          <w:b/>
          <w:bCs/>
        </w:rPr>
        <w:t>References</w:t>
      </w:r>
    </w:p>
    <w:p w14:paraId="3D5FE66F" w14:textId="77777777" w:rsidR="008242AD" w:rsidRPr="008242AD" w:rsidRDefault="008242AD" w:rsidP="008242AD">
      <w:pPr>
        <w:numPr>
          <w:ilvl w:val="0"/>
          <w:numId w:val="34"/>
        </w:numPr>
      </w:pPr>
      <w:r w:rsidRPr="008242AD">
        <w:t>Akerlof, G.A., &amp; Dickens, W.T. (1982). The economic consequences of cognitive dissonance. </w:t>
      </w:r>
      <w:r w:rsidRPr="008242AD">
        <w:rPr>
          <w:i/>
          <w:iCs/>
        </w:rPr>
        <w:t>The American Economic Review</w:t>
      </w:r>
      <w:r w:rsidRPr="008242AD">
        <w:t>, </w:t>
      </w:r>
      <w:r w:rsidRPr="008242AD">
        <w:rPr>
          <w:i/>
          <w:iCs/>
        </w:rPr>
        <w:t>72</w:t>
      </w:r>
      <w:r w:rsidRPr="008242AD">
        <w:t>(3), 307–319.</w:t>
      </w:r>
    </w:p>
    <w:p w14:paraId="231805AB" w14:textId="77777777" w:rsidR="008242AD" w:rsidRPr="008242AD" w:rsidRDefault="008242AD" w:rsidP="008242AD">
      <w:pPr>
        <w:rPr>
          <w:b/>
          <w:bCs/>
        </w:rPr>
      </w:pPr>
      <w:hyperlink r:id="rId296" w:history="1">
        <w:r w:rsidRPr="008242AD">
          <w:rPr>
            <w:rStyle w:val="Hyperlink"/>
            <w:b/>
            <w:bCs/>
          </w:rPr>
          <w:t>Google Scholar</w:t>
        </w:r>
      </w:hyperlink>
      <w:r w:rsidRPr="008242AD">
        <w:rPr>
          <w:b/>
          <w:bCs/>
        </w:rPr>
        <w:t> </w:t>
      </w:r>
    </w:p>
    <w:p w14:paraId="6B9E46B0" w14:textId="77777777" w:rsidR="008242AD" w:rsidRPr="008242AD" w:rsidRDefault="008242AD" w:rsidP="008242AD">
      <w:pPr>
        <w:numPr>
          <w:ilvl w:val="0"/>
          <w:numId w:val="34"/>
        </w:numPr>
      </w:pPr>
      <w:r w:rsidRPr="008242AD">
        <w:t>Alesina, A. (1988). Credibility and policy convergence in a two-party system with rational voters. </w:t>
      </w:r>
      <w:r w:rsidRPr="008242AD">
        <w:rPr>
          <w:i/>
          <w:iCs/>
        </w:rPr>
        <w:t>The American Economic Review</w:t>
      </w:r>
      <w:r w:rsidRPr="008242AD">
        <w:t>, </w:t>
      </w:r>
      <w:r w:rsidRPr="008242AD">
        <w:rPr>
          <w:i/>
          <w:iCs/>
        </w:rPr>
        <w:t>78</w:t>
      </w:r>
      <w:r w:rsidRPr="008242AD">
        <w:t>(4), 796–805.</w:t>
      </w:r>
    </w:p>
    <w:p w14:paraId="320AB869" w14:textId="77777777" w:rsidR="008242AD" w:rsidRPr="008242AD" w:rsidRDefault="008242AD" w:rsidP="008242AD">
      <w:pPr>
        <w:rPr>
          <w:b/>
          <w:bCs/>
        </w:rPr>
      </w:pPr>
      <w:hyperlink r:id="rId297" w:history="1">
        <w:r w:rsidRPr="008242AD">
          <w:rPr>
            <w:rStyle w:val="Hyperlink"/>
            <w:b/>
            <w:bCs/>
          </w:rPr>
          <w:t>Google Scholar</w:t>
        </w:r>
      </w:hyperlink>
      <w:r w:rsidRPr="008242AD">
        <w:rPr>
          <w:b/>
          <w:bCs/>
        </w:rPr>
        <w:t> </w:t>
      </w:r>
    </w:p>
    <w:p w14:paraId="60517254" w14:textId="77777777" w:rsidR="008242AD" w:rsidRPr="008242AD" w:rsidRDefault="008242AD" w:rsidP="008242AD">
      <w:pPr>
        <w:numPr>
          <w:ilvl w:val="0"/>
          <w:numId w:val="34"/>
        </w:numPr>
      </w:pPr>
      <w:r w:rsidRPr="008242AD">
        <w:t>Alesina, A., &amp; Cukierman, A. (1990). The politics of ambiguity. </w:t>
      </w:r>
      <w:r w:rsidRPr="008242AD">
        <w:rPr>
          <w:i/>
          <w:iCs/>
        </w:rPr>
        <w:t>The Quarterly Journal of Economics</w:t>
      </w:r>
      <w:r w:rsidRPr="008242AD">
        <w:t>, </w:t>
      </w:r>
      <w:r w:rsidRPr="008242AD">
        <w:rPr>
          <w:i/>
          <w:iCs/>
        </w:rPr>
        <w:t>105</w:t>
      </w:r>
      <w:r w:rsidRPr="008242AD">
        <w:t>(4), 829–850.</w:t>
      </w:r>
    </w:p>
    <w:p w14:paraId="2F9BE6B8" w14:textId="77777777" w:rsidR="008242AD" w:rsidRPr="008242AD" w:rsidRDefault="008242AD" w:rsidP="008242AD">
      <w:pPr>
        <w:rPr>
          <w:b/>
          <w:bCs/>
        </w:rPr>
      </w:pPr>
      <w:hyperlink r:id="rId298" w:history="1">
        <w:r w:rsidRPr="008242AD">
          <w:rPr>
            <w:rStyle w:val="Hyperlink"/>
            <w:b/>
            <w:bCs/>
          </w:rPr>
          <w:t>Article</w:t>
        </w:r>
      </w:hyperlink>
      <w:r w:rsidRPr="008242AD">
        <w:rPr>
          <w:b/>
          <w:bCs/>
        </w:rPr>
        <w:t> </w:t>
      </w:r>
      <w:hyperlink r:id="rId299" w:history="1">
        <w:r w:rsidRPr="008242AD">
          <w:rPr>
            <w:rStyle w:val="Hyperlink"/>
            <w:b/>
            <w:bCs/>
          </w:rPr>
          <w:t>Google Scholar</w:t>
        </w:r>
      </w:hyperlink>
      <w:r w:rsidRPr="008242AD">
        <w:rPr>
          <w:b/>
          <w:bCs/>
        </w:rPr>
        <w:t> </w:t>
      </w:r>
    </w:p>
    <w:p w14:paraId="0AEEF165" w14:textId="77777777" w:rsidR="008242AD" w:rsidRPr="008242AD" w:rsidRDefault="008242AD" w:rsidP="008242AD">
      <w:pPr>
        <w:numPr>
          <w:ilvl w:val="0"/>
          <w:numId w:val="34"/>
        </w:numPr>
      </w:pPr>
      <w:r w:rsidRPr="008242AD">
        <w:t>Andersen, T.B., Hansen, H., Markussen, H. (2006). US politics and World Bank IDA-lending. </w:t>
      </w:r>
      <w:r w:rsidRPr="008242AD">
        <w:rPr>
          <w:i/>
          <w:iCs/>
        </w:rPr>
        <w:t>The Journal of Development Studies</w:t>
      </w:r>
      <w:r w:rsidRPr="008242AD">
        <w:t>, </w:t>
      </w:r>
      <w:r w:rsidRPr="008242AD">
        <w:rPr>
          <w:i/>
          <w:iCs/>
        </w:rPr>
        <w:t>42</w:t>
      </w:r>
      <w:r w:rsidRPr="008242AD">
        <w:t>(5), 772–794.</w:t>
      </w:r>
    </w:p>
    <w:p w14:paraId="0BAF6D49" w14:textId="77777777" w:rsidR="008242AD" w:rsidRPr="008242AD" w:rsidRDefault="008242AD" w:rsidP="008242AD">
      <w:pPr>
        <w:rPr>
          <w:b/>
          <w:bCs/>
        </w:rPr>
      </w:pPr>
      <w:hyperlink r:id="rId300" w:history="1">
        <w:r w:rsidRPr="008242AD">
          <w:rPr>
            <w:rStyle w:val="Hyperlink"/>
            <w:b/>
            <w:bCs/>
          </w:rPr>
          <w:t>Article</w:t>
        </w:r>
      </w:hyperlink>
      <w:r w:rsidRPr="008242AD">
        <w:rPr>
          <w:b/>
          <w:bCs/>
        </w:rPr>
        <w:t> </w:t>
      </w:r>
      <w:hyperlink r:id="rId301" w:history="1">
        <w:r w:rsidRPr="008242AD">
          <w:rPr>
            <w:rStyle w:val="Hyperlink"/>
            <w:b/>
            <w:bCs/>
          </w:rPr>
          <w:t>Google Scholar</w:t>
        </w:r>
      </w:hyperlink>
      <w:r w:rsidRPr="008242AD">
        <w:rPr>
          <w:b/>
          <w:bCs/>
        </w:rPr>
        <w:t> </w:t>
      </w:r>
    </w:p>
    <w:p w14:paraId="640048D5" w14:textId="77777777" w:rsidR="008242AD" w:rsidRPr="008242AD" w:rsidRDefault="008242AD" w:rsidP="008242AD">
      <w:pPr>
        <w:numPr>
          <w:ilvl w:val="0"/>
          <w:numId w:val="34"/>
        </w:numPr>
      </w:pPr>
      <w:r w:rsidRPr="008242AD">
        <w:t>Beck, N. (1982). Parties, administrations, and American macroeconomic outcomes. </w:t>
      </w:r>
      <w:r w:rsidRPr="008242AD">
        <w:rPr>
          <w:i/>
          <w:iCs/>
        </w:rPr>
        <w:t>The American Political Science Review</w:t>
      </w:r>
      <w:r w:rsidRPr="008242AD">
        <w:t>, </w:t>
      </w:r>
      <w:r w:rsidRPr="008242AD">
        <w:rPr>
          <w:i/>
          <w:iCs/>
        </w:rPr>
        <w:t>76</w:t>
      </w:r>
      <w:r w:rsidRPr="008242AD">
        <w:t>(1), 83–93.</w:t>
      </w:r>
    </w:p>
    <w:p w14:paraId="79F6FFDF" w14:textId="77777777" w:rsidR="008242AD" w:rsidRPr="008242AD" w:rsidRDefault="008242AD" w:rsidP="008242AD">
      <w:pPr>
        <w:rPr>
          <w:b/>
          <w:bCs/>
        </w:rPr>
      </w:pPr>
      <w:hyperlink r:id="rId302" w:history="1">
        <w:r w:rsidRPr="008242AD">
          <w:rPr>
            <w:rStyle w:val="Hyperlink"/>
            <w:b/>
            <w:bCs/>
          </w:rPr>
          <w:t>Article</w:t>
        </w:r>
      </w:hyperlink>
      <w:r w:rsidRPr="008242AD">
        <w:rPr>
          <w:b/>
          <w:bCs/>
        </w:rPr>
        <w:t> </w:t>
      </w:r>
      <w:hyperlink r:id="rId303" w:history="1">
        <w:r w:rsidRPr="008242AD">
          <w:rPr>
            <w:rStyle w:val="Hyperlink"/>
            <w:b/>
            <w:bCs/>
          </w:rPr>
          <w:t>Google Scholar</w:t>
        </w:r>
      </w:hyperlink>
      <w:r w:rsidRPr="008242AD">
        <w:rPr>
          <w:b/>
          <w:bCs/>
        </w:rPr>
        <w:t> </w:t>
      </w:r>
    </w:p>
    <w:p w14:paraId="13C30ED1" w14:textId="77777777" w:rsidR="008242AD" w:rsidRPr="008242AD" w:rsidRDefault="008242AD" w:rsidP="008242AD">
      <w:pPr>
        <w:numPr>
          <w:ilvl w:val="0"/>
          <w:numId w:val="34"/>
        </w:numPr>
      </w:pPr>
      <w:r w:rsidRPr="008242AD">
        <w:t>Beck, T., Clarke, G., Groff, A., Keefer, P., Walsh, P. (2001). New tools in comparative political economy: the database of political institutions. </w:t>
      </w:r>
      <w:r w:rsidRPr="008242AD">
        <w:rPr>
          <w:i/>
          <w:iCs/>
        </w:rPr>
        <w:t>The World Bank Economic Review</w:t>
      </w:r>
      <w:r w:rsidRPr="008242AD">
        <w:t>, </w:t>
      </w:r>
      <w:r w:rsidRPr="008242AD">
        <w:rPr>
          <w:i/>
          <w:iCs/>
        </w:rPr>
        <w:t>15</w:t>
      </w:r>
      <w:r w:rsidRPr="008242AD">
        <w:t>(1), 165–176. </w:t>
      </w:r>
      <w:hyperlink r:id="rId304" w:history="1">
        <w:r w:rsidRPr="008242AD">
          <w:rPr>
            <w:rStyle w:val="Hyperlink"/>
          </w:rPr>
          <w:t>http://go.worldbank.org/2EAGGLRZ40</w:t>
        </w:r>
      </w:hyperlink>
      <w:r w:rsidRPr="008242AD">
        <w:t>.</w:t>
      </w:r>
    </w:p>
    <w:p w14:paraId="3D1C24B1" w14:textId="77777777" w:rsidR="008242AD" w:rsidRPr="008242AD" w:rsidRDefault="008242AD" w:rsidP="008242AD">
      <w:pPr>
        <w:rPr>
          <w:b/>
          <w:bCs/>
        </w:rPr>
      </w:pPr>
      <w:hyperlink r:id="rId305" w:history="1">
        <w:r w:rsidRPr="008242AD">
          <w:rPr>
            <w:rStyle w:val="Hyperlink"/>
            <w:b/>
            <w:bCs/>
          </w:rPr>
          <w:t>Article</w:t>
        </w:r>
      </w:hyperlink>
      <w:r w:rsidRPr="008242AD">
        <w:rPr>
          <w:b/>
          <w:bCs/>
        </w:rPr>
        <w:t> </w:t>
      </w:r>
      <w:hyperlink r:id="rId306" w:history="1">
        <w:r w:rsidRPr="008242AD">
          <w:rPr>
            <w:rStyle w:val="Hyperlink"/>
            <w:b/>
            <w:bCs/>
          </w:rPr>
          <w:t>Google Scholar</w:t>
        </w:r>
      </w:hyperlink>
      <w:r w:rsidRPr="008242AD">
        <w:rPr>
          <w:b/>
          <w:bCs/>
        </w:rPr>
        <w:t> </w:t>
      </w:r>
    </w:p>
    <w:p w14:paraId="7BB8800D" w14:textId="77777777" w:rsidR="008242AD" w:rsidRPr="008242AD" w:rsidRDefault="008242AD" w:rsidP="008242AD">
      <w:pPr>
        <w:numPr>
          <w:ilvl w:val="0"/>
          <w:numId w:val="34"/>
        </w:numPr>
      </w:pPr>
      <w:r w:rsidRPr="008242AD">
        <w:t>Besley, T., &amp; Case, A. (2003). Political institutions and policy choices: evidence from the United States. </w:t>
      </w:r>
      <w:r w:rsidRPr="008242AD">
        <w:rPr>
          <w:i/>
          <w:iCs/>
        </w:rPr>
        <w:t>Journal of Economic Literature</w:t>
      </w:r>
      <w:r w:rsidRPr="008242AD">
        <w:t>, </w:t>
      </w:r>
      <w:r w:rsidRPr="008242AD">
        <w:rPr>
          <w:i/>
          <w:iCs/>
        </w:rPr>
        <w:t>41</w:t>
      </w:r>
      <w:r w:rsidRPr="008242AD">
        <w:t>(1), 7–73.</w:t>
      </w:r>
    </w:p>
    <w:p w14:paraId="7015662F" w14:textId="77777777" w:rsidR="008242AD" w:rsidRPr="008242AD" w:rsidRDefault="008242AD" w:rsidP="008242AD">
      <w:pPr>
        <w:rPr>
          <w:b/>
          <w:bCs/>
        </w:rPr>
      </w:pPr>
      <w:hyperlink r:id="rId307" w:history="1">
        <w:r w:rsidRPr="008242AD">
          <w:rPr>
            <w:rStyle w:val="Hyperlink"/>
            <w:b/>
            <w:bCs/>
          </w:rPr>
          <w:t>Article</w:t>
        </w:r>
      </w:hyperlink>
      <w:r w:rsidRPr="008242AD">
        <w:rPr>
          <w:b/>
          <w:bCs/>
        </w:rPr>
        <w:t> </w:t>
      </w:r>
      <w:hyperlink r:id="rId308" w:history="1">
        <w:r w:rsidRPr="008242AD">
          <w:rPr>
            <w:rStyle w:val="Hyperlink"/>
            <w:b/>
            <w:bCs/>
          </w:rPr>
          <w:t>Google Scholar</w:t>
        </w:r>
      </w:hyperlink>
      <w:r w:rsidRPr="008242AD">
        <w:rPr>
          <w:b/>
          <w:bCs/>
        </w:rPr>
        <w:t> </w:t>
      </w:r>
    </w:p>
    <w:p w14:paraId="7FFE15D4" w14:textId="77777777" w:rsidR="008242AD" w:rsidRPr="008242AD" w:rsidRDefault="008242AD" w:rsidP="008242AD">
      <w:pPr>
        <w:numPr>
          <w:ilvl w:val="0"/>
          <w:numId w:val="34"/>
        </w:numPr>
      </w:pPr>
      <w:r w:rsidRPr="008242AD">
        <w:t>Besley, T., Montalvo, J.G., Reynal-Querol, M. (2011). Do educated leaders matter? </w:t>
      </w:r>
      <w:r w:rsidRPr="008242AD">
        <w:rPr>
          <w:i/>
          <w:iCs/>
        </w:rPr>
        <w:t>Economic Journal</w:t>
      </w:r>
      <w:r w:rsidRPr="008242AD">
        <w:t>, </w:t>
      </w:r>
      <w:r w:rsidRPr="008242AD">
        <w:rPr>
          <w:i/>
          <w:iCs/>
        </w:rPr>
        <w:t>121</w:t>
      </w:r>
      <w:r w:rsidRPr="008242AD">
        <w:t>(554), F205–F227.</w:t>
      </w:r>
    </w:p>
    <w:p w14:paraId="5198507D" w14:textId="77777777" w:rsidR="008242AD" w:rsidRPr="008242AD" w:rsidRDefault="008242AD" w:rsidP="008242AD">
      <w:pPr>
        <w:rPr>
          <w:b/>
          <w:bCs/>
        </w:rPr>
      </w:pPr>
      <w:hyperlink r:id="rId309" w:history="1">
        <w:r w:rsidRPr="008242AD">
          <w:rPr>
            <w:rStyle w:val="Hyperlink"/>
            <w:b/>
            <w:bCs/>
          </w:rPr>
          <w:t>Article</w:t>
        </w:r>
      </w:hyperlink>
      <w:r w:rsidRPr="008242AD">
        <w:rPr>
          <w:b/>
          <w:bCs/>
        </w:rPr>
        <w:t> </w:t>
      </w:r>
      <w:hyperlink r:id="rId310" w:history="1">
        <w:r w:rsidRPr="008242AD">
          <w:rPr>
            <w:rStyle w:val="Hyperlink"/>
            <w:b/>
            <w:bCs/>
          </w:rPr>
          <w:t>Google Scholar</w:t>
        </w:r>
      </w:hyperlink>
      <w:r w:rsidRPr="008242AD">
        <w:rPr>
          <w:b/>
          <w:bCs/>
        </w:rPr>
        <w:t> </w:t>
      </w:r>
    </w:p>
    <w:p w14:paraId="5B54A998" w14:textId="77777777" w:rsidR="008242AD" w:rsidRPr="008242AD" w:rsidRDefault="008242AD" w:rsidP="008242AD">
      <w:pPr>
        <w:numPr>
          <w:ilvl w:val="0"/>
          <w:numId w:val="34"/>
        </w:numPr>
      </w:pPr>
      <w:r w:rsidRPr="008242AD">
        <w:t>Bienen, H., &amp; Van De Walle, N. (1989). Time and power in Africa. </w:t>
      </w:r>
      <w:r w:rsidRPr="008242AD">
        <w:rPr>
          <w:i/>
          <w:iCs/>
        </w:rPr>
        <w:t>The American Political Science Review</w:t>
      </w:r>
      <w:r w:rsidRPr="008242AD">
        <w:t>, </w:t>
      </w:r>
      <w:r w:rsidRPr="008242AD">
        <w:rPr>
          <w:i/>
          <w:iCs/>
        </w:rPr>
        <w:t>83</w:t>
      </w:r>
      <w:r w:rsidRPr="008242AD">
        <w:t>(1), 19–34.</w:t>
      </w:r>
    </w:p>
    <w:p w14:paraId="59FB126B" w14:textId="77777777" w:rsidR="008242AD" w:rsidRPr="008242AD" w:rsidRDefault="008242AD" w:rsidP="008242AD">
      <w:pPr>
        <w:rPr>
          <w:b/>
          <w:bCs/>
        </w:rPr>
      </w:pPr>
      <w:hyperlink r:id="rId311" w:history="1">
        <w:r w:rsidRPr="008242AD">
          <w:rPr>
            <w:rStyle w:val="Hyperlink"/>
            <w:b/>
            <w:bCs/>
          </w:rPr>
          <w:t>Article</w:t>
        </w:r>
      </w:hyperlink>
      <w:r w:rsidRPr="008242AD">
        <w:rPr>
          <w:b/>
          <w:bCs/>
        </w:rPr>
        <w:t> </w:t>
      </w:r>
      <w:hyperlink r:id="rId312" w:history="1">
        <w:r w:rsidRPr="008242AD">
          <w:rPr>
            <w:rStyle w:val="Hyperlink"/>
            <w:b/>
            <w:bCs/>
          </w:rPr>
          <w:t>Google Scholar</w:t>
        </w:r>
      </w:hyperlink>
      <w:r w:rsidRPr="008242AD">
        <w:rPr>
          <w:b/>
          <w:bCs/>
        </w:rPr>
        <w:t> </w:t>
      </w:r>
    </w:p>
    <w:p w14:paraId="0FFE89C9" w14:textId="77777777" w:rsidR="008242AD" w:rsidRPr="008242AD" w:rsidRDefault="008242AD" w:rsidP="008242AD">
      <w:pPr>
        <w:numPr>
          <w:ilvl w:val="0"/>
          <w:numId w:val="34"/>
        </w:numPr>
      </w:pPr>
      <w:r w:rsidRPr="008242AD">
        <w:lastRenderedPageBreak/>
        <w:t>Bjørnskov, C. (2005). Does political ideology affect economic growth? </w:t>
      </w:r>
      <w:r w:rsidRPr="008242AD">
        <w:rPr>
          <w:i/>
          <w:iCs/>
        </w:rPr>
        <w:t>Public Choice</w:t>
      </w:r>
      <w:r w:rsidRPr="008242AD">
        <w:t>, </w:t>
      </w:r>
      <w:r w:rsidRPr="008242AD">
        <w:rPr>
          <w:i/>
          <w:iCs/>
        </w:rPr>
        <w:t>123</w:t>
      </w:r>
      <w:r w:rsidRPr="008242AD">
        <w:t>, 133–146.</w:t>
      </w:r>
    </w:p>
    <w:p w14:paraId="32F8A19D" w14:textId="77777777" w:rsidR="008242AD" w:rsidRPr="008242AD" w:rsidRDefault="008242AD" w:rsidP="008242AD">
      <w:pPr>
        <w:rPr>
          <w:b/>
          <w:bCs/>
        </w:rPr>
      </w:pPr>
      <w:hyperlink r:id="rId313" w:history="1">
        <w:r w:rsidRPr="008242AD">
          <w:rPr>
            <w:rStyle w:val="Hyperlink"/>
            <w:b/>
            <w:bCs/>
          </w:rPr>
          <w:t>Article</w:t>
        </w:r>
      </w:hyperlink>
      <w:r w:rsidRPr="008242AD">
        <w:rPr>
          <w:b/>
          <w:bCs/>
        </w:rPr>
        <w:t> </w:t>
      </w:r>
      <w:hyperlink r:id="rId314" w:history="1">
        <w:r w:rsidRPr="008242AD">
          <w:rPr>
            <w:rStyle w:val="Hyperlink"/>
            <w:b/>
            <w:bCs/>
          </w:rPr>
          <w:t>Google Scholar</w:t>
        </w:r>
      </w:hyperlink>
      <w:r w:rsidRPr="008242AD">
        <w:rPr>
          <w:b/>
          <w:bCs/>
        </w:rPr>
        <w:t> </w:t>
      </w:r>
    </w:p>
    <w:p w14:paraId="075CC35A" w14:textId="77777777" w:rsidR="008242AD" w:rsidRPr="008242AD" w:rsidRDefault="008242AD" w:rsidP="008242AD">
      <w:pPr>
        <w:numPr>
          <w:ilvl w:val="0"/>
          <w:numId w:val="34"/>
        </w:numPr>
      </w:pPr>
      <w:r w:rsidRPr="008242AD">
        <w:t>Bjørnskov, C. (2008). The growth-inequality association: government ideology matters. </w:t>
      </w:r>
      <w:r w:rsidRPr="008242AD">
        <w:rPr>
          <w:i/>
          <w:iCs/>
        </w:rPr>
        <w:t>Journal of Development Economics</w:t>
      </w:r>
      <w:r w:rsidRPr="008242AD">
        <w:t>, </w:t>
      </w:r>
      <w:r w:rsidRPr="008242AD">
        <w:rPr>
          <w:i/>
          <w:iCs/>
        </w:rPr>
        <w:t>87</w:t>
      </w:r>
      <w:r w:rsidRPr="008242AD">
        <w:t>(2), 300–308.</w:t>
      </w:r>
    </w:p>
    <w:p w14:paraId="0CBF19D5" w14:textId="77777777" w:rsidR="008242AD" w:rsidRPr="008242AD" w:rsidRDefault="008242AD" w:rsidP="008242AD">
      <w:pPr>
        <w:rPr>
          <w:b/>
          <w:bCs/>
        </w:rPr>
      </w:pPr>
      <w:hyperlink r:id="rId315" w:history="1">
        <w:r w:rsidRPr="008242AD">
          <w:rPr>
            <w:rStyle w:val="Hyperlink"/>
            <w:b/>
            <w:bCs/>
          </w:rPr>
          <w:t>Article</w:t>
        </w:r>
      </w:hyperlink>
      <w:r w:rsidRPr="008242AD">
        <w:rPr>
          <w:b/>
          <w:bCs/>
        </w:rPr>
        <w:t> </w:t>
      </w:r>
      <w:hyperlink r:id="rId316" w:history="1">
        <w:r w:rsidRPr="008242AD">
          <w:rPr>
            <w:rStyle w:val="Hyperlink"/>
            <w:b/>
            <w:bCs/>
          </w:rPr>
          <w:t>Google Scholar</w:t>
        </w:r>
      </w:hyperlink>
      <w:r w:rsidRPr="008242AD">
        <w:rPr>
          <w:b/>
          <w:bCs/>
        </w:rPr>
        <w:t> </w:t>
      </w:r>
    </w:p>
    <w:p w14:paraId="1A4EB475" w14:textId="77777777" w:rsidR="008242AD" w:rsidRPr="008242AD" w:rsidRDefault="008242AD" w:rsidP="008242AD">
      <w:pPr>
        <w:numPr>
          <w:ilvl w:val="0"/>
          <w:numId w:val="34"/>
        </w:numPr>
      </w:pPr>
      <w:r w:rsidRPr="008242AD">
        <w:t>Bortolotti, B., &amp; Pinotti, P. (2008). Delayed privatization. </w:t>
      </w:r>
      <w:r w:rsidRPr="008242AD">
        <w:rPr>
          <w:i/>
          <w:iCs/>
        </w:rPr>
        <w:t>Public Choice</w:t>
      </w:r>
      <w:r w:rsidRPr="008242AD">
        <w:t>, </w:t>
      </w:r>
      <w:r w:rsidRPr="008242AD">
        <w:rPr>
          <w:i/>
          <w:iCs/>
        </w:rPr>
        <w:t>136</w:t>
      </w:r>
      <w:r w:rsidRPr="008242AD">
        <w:t>(3), 331–351.</w:t>
      </w:r>
    </w:p>
    <w:p w14:paraId="586DA932" w14:textId="77777777" w:rsidR="008242AD" w:rsidRPr="008242AD" w:rsidRDefault="008242AD" w:rsidP="008242AD">
      <w:pPr>
        <w:rPr>
          <w:b/>
          <w:bCs/>
        </w:rPr>
      </w:pPr>
      <w:hyperlink r:id="rId317" w:history="1">
        <w:r w:rsidRPr="008242AD">
          <w:rPr>
            <w:rStyle w:val="Hyperlink"/>
            <w:b/>
            <w:bCs/>
          </w:rPr>
          <w:t>Article</w:t>
        </w:r>
      </w:hyperlink>
      <w:r w:rsidRPr="008242AD">
        <w:rPr>
          <w:b/>
          <w:bCs/>
        </w:rPr>
        <w:t> </w:t>
      </w:r>
      <w:hyperlink r:id="rId318" w:history="1">
        <w:r w:rsidRPr="008242AD">
          <w:rPr>
            <w:rStyle w:val="Hyperlink"/>
            <w:b/>
            <w:bCs/>
          </w:rPr>
          <w:t>Google Scholar</w:t>
        </w:r>
      </w:hyperlink>
      <w:r w:rsidRPr="008242AD">
        <w:rPr>
          <w:b/>
          <w:bCs/>
        </w:rPr>
        <w:t> </w:t>
      </w:r>
    </w:p>
    <w:p w14:paraId="0200C1F4" w14:textId="77777777" w:rsidR="008242AD" w:rsidRPr="008242AD" w:rsidRDefault="008242AD" w:rsidP="008242AD">
      <w:pPr>
        <w:numPr>
          <w:ilvl w:val="0"/>
          <w:numId w:val="34"/>
        </w:numPr>
      </w:pPr>
      <w:r w:rsidRPr="008242AD">
        <w:t>Bueno de Mesquita, B., Morrow, J.D., Siverson, R.M., Smith, A. (2002). Political institutions, policy choice and the survival of leaders. </w:t>
      </w:r>
      <w:r w:rsidRPr="008242AD">
        <w:rPr>
          <w:i/>
          <w:iCs/>
        </w:rPr>
        <w:t>British Journal of Political Science</w:t>
      </w:r>
      <w:r w:rsidRPr="008242AD">
        <w:t>, </w:t>
      </w:r>
      <w:r w:rsidRPr="008242AD">
        <w:rPr>
          <w:i/>
          <w:iCs/>
        </w:rPr>
        <w:t>32</w:t>
      </w:r>
      <w:r w:rsidRPr="008242AD">
        <w:t>(4), 559–590.</w:t>
      </w:r>
    </w:p>
    <w:p w14:paraId="721D587F" w14:textId="77777777" w:rsidR="008242AD" w:rsidRPr="008242AD" w:rsidRDefault="008242AD" w:rsidP="008242AD">
      <w:pPr>
        <w:rPr>
          <w:b/>
          <w:bCs/>
        </w:rPr>
      </w:pPr>
      <w:hyperlink r:id="rId319" w:history="1">
        <w:r w:rsidRPr="008242AD">
          <w:rPr>
            <w:rStyle w:val="Hyperlink"/>
            <w:b/>
            <w:bCs/>
          </w:rPr>
          <w:t>Article</w:t>
        </w:r>
      </w:hyperlink>
      <w:r w:rsidRPr="008242AD">
        <w:rPr>
          <w:b/>
          <w:bCs/>
        </w:rPr>
        <w:t> </w:t>
      </w:r>
      <w:hyperlink r:id="rId320" w:history="1">
        <w:r w:rsidRPr="008242AD">
          <w:rPr>
            <w:rStyle w:val="Hyperlink"/>
            <w:b/>
            <w:bCs/>
          </w:rPr>
          <w:t>Google Scholar</w:t>
        </w:r>
      </w:hyperlink>
      <w:r w:rsidRPr="008242AD">
        <w:rPr>
          <w:b/>
          <w:bCs/>
        </w:rPr>
        <w:t> </w:t>
      </w:r>
    </w:p>
    <w:p w14:paraId="6AD8FC71" w14:textId="77777777" w:rsidR="008242AD" w:rsidRPr="008242AD" w:rsidRDefault="008242AD" w:rsidP="008242AD">
      <w:pPr>
        <w:numPr>
          <w:ilvl w:val="0"/>
          <w:numId w:val="34"/>
        </w:numPr>
      </w:pPr>
      <w:r w:rsidRPr="008242AD">
        <w:t>Chai, S.-K. (1998). Endogenous ideology formation and economic policy in former colonies. </w:t>
      </w:r>
      <w:r w:rsidRPr="008242AD">
        <w:rPr>
          <w:i/>
          <w:iCs/>
        </w:rPr>
        <w:t>Economic Development and Cultural Change</w:t>
      </w:r>
      <w:r w:rsidRPr="008242AD">
        <w:t>, </w:t>
      </w:r>
      <w:r w:rsidRPr="008242AD">
        <w:rPr>
          <w:i/>
          <w:iCs/>
        </w:rPr>
        <w:t>46</w:t>
      </w:r>
      <w:r w:rsidRPr="008242AD">
        <w:t>(2), 263–90.</w:t>
      </w:r>
    </w:p>
    <w:p w14:paraId="21597902" w14:textId="77777777" w:rsidR="008242AD" w:rsidRPr="008242AD" w:rsidRDefault="008242AD" w:rsidP="008242AD">
      <w:pPr>
        <w:rPr>
          <w:b/>
          <w:bCs/>
        </w:rPr>
      </w:pPr>
      <w:hyperlink r:id="rId321" w:history="1">
        <w:r w:rsidRPr="008242AD">
          <w:rPr>
            <w:rStyle w:val="Hyperlink"/>
            <w:b/>
            <w:bCs/>
          </w:rPr>
          <w:t>Article</w:t>
        </w:r>
      </w:hyperlink>
      <w:r w:rsidRPr="008242AD">
        <w:rPr>
          <w:b/>
          <w:bCs/>
        </w:rPr>
        <w:t> </w:t>
      </w:r>
      <w:hyperlink r:id="rId322" w:history="1">
        <w:r w:rsidRPr="008242AD">
          <w:rPr>
            <w:rStyle w:val="Hyperlink"/>
            <w:b/>
            <w:bCs/>
          </w:rPr>
          <w:t>Google Scholar</w:t>
        </w:r>
      </w:hyperlink>
      <w:r w:rsidRPr="008242AD">
        <w:rPr>
          <w:b/>
          <w:bCs/>
        </w:rPr>
        <w:t> </w:t>
      </w:r>
    </w:p>
    <w:p w14:paraId="0084023E" w14:textId="77777777" w:rsidR="008242AD" w:rsidRPr="008242AD" w:rsidRDefault="008242AD" w:rsidP="008242AD">
      <w:pPr>
        <w:numPr>
          <w:ilvl w:val="0"/>
          <w:numId w:val="34"/>
        </w:numPr>
      </w:pPr>
      <w:r w:rsidRPr="008242AD">
        <w:t>Chauvet, L., Collier, P., Fuster, A. (2006). </w:t>
      </w:r>
      <w:r w:rsidRPr="008242AD">
        <w:rPr>
          <w:i/>
          <w:iCs/>
        </w:rPr>
        <w:t>Supervision and project performance: A principal-agent approach</w:t>
      </w:r>
      <w:r w:rsidRPr="008242AD">
        <w:t>. University of Oxford: Centre for the Study of African Economies.</w:t>
      </w:r>
    </w:p>
    <w:p w14:paraId="6356C70F" w14:textId="77777777" w:rsidR="008242AD" w:rsidRPr="008242AD" w:rsidRDefault="008242AD" w:rsidP="008242AD">
      <w:pPr>
        <w:rPr>
          <w:b/>
          <w:bCs/>
        </w:rPr>
      </w:pPr>
      <w:hyperlink r:id="rId323" w:history="1">
        <w:r w:rsidRPr="008242AD">
          <w:rPr>
            <w:rStyle w:val="Hyperlink"/>
            <w:b/>
            <w:bCs/>
          </w:rPr>
          <w:t>Google Scholar</w:t>
        </w:r>
      </w:hyperlink>
      <w:r w:rsidRPr="008242AD">
        <w:rPr>
          <w:b/>
          <w:bCs/>
        </w:rPr>
        <w:t> </w:t>
      </w:r>
    </w:p>
    <w:p w14:paraId="131F6FAE" w14:textId="77777777" w:rsidR="008242AD" w:rsidRPr="008242AD" w:rsidRDefault="008242AD" w:rsidP="008242AD">
      <w:pPr>
        <w:numPr>
          <w:ilvl w:val="0"/>
          <w:numId w:val="34"/>
        </w:numPr>
      </w:pPr>
      <w:r w:rsidRPr="008242AD">
        <w:t>Cowen, T., &amp; Sutter, D. (1998). Why only Nixon could go to China. </w:t>
      </w:r>
      <w:r w:rsidRPr="008242AD">
        <w:rPr>
          <w:i/>
          <w:iCs/>
        </w:rPr>
        <w:t>Public Choice</w:t>
      </w:r>
      <w:r w:rsidRPr="008242AD">
        <w:t>, </w:t>
      </w:r>
      <w:r w:rsidRPr="008242AD">
        <w:rPr>
          <w:i/>
          <w:iCs/>
        </w:rPr>
        <w:t>97</w:t>
      </w:r>
      <w:r w:rsidRPr="008242AD">
        <w:t>(4), 605–615.</w:t>
      </w:r>
    </w:p>
    <w:p w14:paraId="380C345D" w14:textId="77777777" w:rsidR="008242AD" w:rsidRPr="008242AD" w:rsidRDefault="008242AD" w:rsidP="008242AD">
      <w:pPr>
        <w:rPr>
          <w:b/>
          <w:bCs/>
        </w:rPr>
      </w:pPr>
      <w:hyperlink r:id="rId324" w:history="1">
        <w:r w:rsidRPr="008242AD">
          <w:rPr>
            <w:rStyle w:val="Hyperlink"/>
            <w:b/>
            <w:bCs/>
          </w:rPr>
          <w:t>Article</w:t>
        </w:r>
      </w:hyperlink>
      <w:r w:rsidRPr="008242AD">
        <w:rPr>
          <w:b/>
          <w:bCs/>
        </w:rPr>
        <w:t> </w:t>
      </w:r>
      <w:hyperlink r:id="rId325" w:history="1">
        <w:r w:rsidRPr="008242AD">
          <w:rPr>
            <w:rStyle w:val="Hyperlink"/>
            <w:b/>
            <w:bCs/>
          </w:rPr>
          <w:t>Google Scholar</w:t>
        </w:r>
      </w:hyperlink>
      <w:r w:rsidRPr="008242AD">
        <w:rPr>
          <w:b/>
          <w:bCs/>
        </w:rPr>
        <w:t> </w:t>
      </w:r>
    </w:p>
    <w:p w14:paraId="47419892" w14:textId="77777777" w:rsidR="008242AD" w:rsidRPr="008242AD" w:rsidRDefault="008242AD" w:rsidP="008242AD">
      <w:pPr>
        <w:numPr>
          <w:ilvl w:val="0"/>
          <w:numId w:val="34"/>
        </w:numPr>
      </w:pPr>
      <w:r w:rsidRPr="008242AD">
        <w:t>Cukierman, A., &amp; Tommasi, M. (1998). When does it take a Nixon to go to China? </w:t>
      </w:r>
      <w:r w:rsidRPr="008242AD">
        <w:rPr>
          <w:i/>
          <w:iCs/>
        </w:rPr>
        <w:t>American Economic Review</w:t>
      </w:r>
      <w:r w:rsidRPr="008242AD">
        <w:t>, </w:t>
      </w:r>
      <w:r w:rsidRPr="008242AD">
        <w:rPr>
          <w:i/>
          <w:iCs/>
        </w:rPr>
        <w:t>88</w:t>
      </w:r>
      <w:r w:rsidRPr="008242AD">
        <w:t>, 180–197.</w:t>
      </w:r>
    </w:p>
    <w:p w14:paraId="3A86E923" w14:textId="77777777" w:rsidR="008242AD" w:rsidRPr="008242AD" w:rsidRDefault="008242AD" w:rsidP="008242AD">
      <w:pPr>
        <w:rPr>
          <w:b/>
          <w:bCs/>
        </w:rPr>
      </w:pPr>
      <w:hyperlink r:id="rId326" w:history="1">
        <w:r w:rsidRPr="008242AD">
          <w:rPr>
            <w:rStyle w:val="Hyperlink"/>
            <w:b/>
            <w:bCs/>
          </w:rPr>
          <w:t>Google Scholar</w:t>
        </w:r>
      </w:hyperlink>
      <w:r w:rsidRPr="008242AD">
        <w:rPr>
          <w:b/>
          <w:bCs/>
        </w:rPr>
        <w:t> </w:t>
      </w:r>
    </w:p>
    <w:p w14:paraId="64AAC438" w14:textId="77777777" w:rsidR="008242AD" w:rsidRPr="008242AD" w:rsidRDefault="008242AD" w:rsidP="008242AD">
      <w:pPr>
        <w:numPr>
          <w:ilvl w:val="0"/>
          <w:numId w:val="34"/>
        </w:numPr>
      </w:pPr>
      <w:r w:rsidRPr="008242AD">
        <w:t>Denizer, C., Kaufmann, D., Kraay, A. (2011). Good countries or good projects? Macro and micro correlates of World Bank project performance. Policy Research Working Paper Series 5646, The World Bank.</w:t>
      </w:r>
    </w:p>
    <w:p w14:paraId="063696C0" w14:textId="77777777" w:rsidR="008242AD" w:rsidRPr="008242AD" w:rsidRDefault="008242AD" w:rsidP="008242AD">
      <w:pPr>
        <w:numPr>
          <w:ilvl w:val="0"/>
          <w:numId w:val="34"/>
        </w:numPr>
      </w:pPr>
      <w:r w:rsidRPr="008242AD">
        <w:t>Dijkstra, G.A. (2002). The effectiveness of policy conditionality: eight countries experiences. </w:t>
      </w:r>
      <w:r w:rsidRPr="008242AD">
        <w:rPr>
          <w:i/>
          <w:iCs/>
        </w:rPr>
        <w:t>Development and Change</w:t>
      </w:r>
      <w:r w:rsidRPr="008242AD">
        <w:t>, </w:t>
      </w:r>
      <w:r w:rsidRPr="008242AD">
        <w:rPr>
          <w:i/>
          <w:iCs/>
        </w:rPr>
        <w:t>33</w:t>
      </w:r>
      <w:r w:rsidRPr="008242AD">
        <w:t>(2), 307–334.</w:t>
      </w:r>
    </w:p>
    <w:p w14:paraId="774207A2" w14:textId="77777777" w:rsidR="008242AD" w:rsidRPr="008242AD" w:rsidRDefault="008242AD" w:rsidP="008242AD">
      <w:pPr>
        <w:rPr>
          <w:b/>
          <w:bCs/>
        </w:rPr>
      </w:pPr>
      <w:hyperlink r:id="rId327" w:history="1">
        <w:r w:rsidRPr="008242AD">
          <w:rPr>
            <w:rStyle w:val="Hyperlink"/>
            <w:b/>
            <w:bCs/>
          </w:rPr>
          <w:t>Article</w:t>
        </w:r>
      </w:hyperlink>
      <w:r w:rsidRPr="008242AD">
        <w:rPr>
          <w:b/>
          <w:bCs/>
        </w:rPr>
        <w:t> </w:t>
      </w:r>
      <w:hyperlink r:id="rId328" w:history="1">
        <w:r w:rsidRPr="008242AD">
          <w:rPr>
            <w:rStyle w:val="Hyperlink"/>
            <w:b/>
            <w:bCs/>
          </w:rPr>
          <w:t>Google Scholar</w:t>
        </w:r>
      </w:hyperlink>
      <w:r w:rsidRPr="008242AD">
        <w:rPr>
          <w:b/>
          <w:bCs/>
        </w:rPr>
        <w:t> </w:t>
      </w:r>
    </w:p>
    <w:p w14:paraId="3B2BC16C" w14:textId="77777777" w:rsidR="008242AD" w:rsidRPr="008242AD" w:rsidRDefault="008242AD" w:rsidP="008242AD">
      <w:pPr>
        <w:numPr>
          <w:ilvl w:val="0"/>
          <w:numId w:val="34"/>
        </w:numPr>
      </w:pPr>
      <w:r w:rsidRPr="008242AD">
        <w:lastRenderedPageBreak/>
        <w:t xml:space="preserve">Dollar, D., &amp; Svensson, J. (2000). What explains the success or failure of structural adjustment </w:t>
      </w:r>
      <w:proofErr w:type="gramStart"/>
      <w:r w:rsidRPr="008242AD">
        <w:t>programmes?</w:t>
      </w:r>
      <w:r w:rsidRPr="008242AD">
        <w:rPr>
          <w:i/>
          <w:iCs/>
        </w:rPr>
        <w:t>The</w:t>
      </w:r>
      <w:proofErr w:type="gramEnd"/>
      <w:r w:rsidRPr="008242AD">
        <w:rPr>
          <w:i/>
          <w:iCs/>
        </w:rPr>
        <w:t xml:space="preserve"> Economic Journal</w:t>
      </w:r>
      <w:r w:rsidRPr="008242AD">
        <w:t>, </w:t>
      </w:r>
      <w:r w:rsidRPr="008242AD">
        <w:rPr>
          <w:i/>
          <w:iCs/>
        </w:rPr>
        <w:t>110</w:t>
      </w:r>
      <w:r w:rsidRPr="008242AD">
        <w:t>, 894–917.</w:t>
      </w:r>
    </w:p>
    <w:p w14:paraId="18A8118C" w14:textId="77777777" w:rsidR="008242AD" w:rsidRPr="008242AD" w:rsidRDefault="008242AD" w:rsidP="008242AD">
      <w:pPr>
        <w:rPr>
          <w:b/>
          <w:bCs/>
        </w:rPr>
      </w:pPr>
      <w:hyperlink r:id="rId329" w:history="1">
        <w:r w:rsidRPr="008242AD">
          <w:rPr>
            <w:rStyle w:val="Hyperlink"/>
            <w:b/>
            <w:bCs/>
          </w:rPr>
          <w:t>Article</w:t>
        </w:r>
      </w:hyperlink>
      <w:r w:rsidRPr="008242AD">
        <w:rPr>
          <w:b/>
          <w:bCs/>
        </w:rPr>
        <w:t> </w:t>
      </w:r>
      <w:hyperlink r:id="rId330" w:history="1">
        <w:r w:rsidRPr="008242AD">
          <w:rPr>
            <w:rStyle w:val="Hyperlink"/>
            <w:b/>
            <w:bCs/>
          </w:rPr>
          <w:t>Google Scholar</w:t>
        </w:r>
      </w:hyperlink>
      <w:r w:rsidRPr="008242AD">
        <w:rPr>
          <w:b/>
          <w:bCs/>
        </w:rPr>
        <w:t> </w:t>
      </w:r>
    </w:p>
    <w:p w14:paraId="02B5DC03" w14:textId="77777777" w:rsidR="008242AD" w:rsidRPr="008242AD" w:rsidRDefault="008242AD" w:rsidP="008242AD">
      <w:pPr>
        <w:numPr>
          <w:ilvl w:val="0"/>
          <w:numId w:val="34"/>
        </w:numPr>
      </w:pPr>
      <w:r w:rsidRPr="008242AD">
        <w:t>Drazen, A. (2000). </w:t>
      </w:r>
      <w:r w:rsidRPr="008242AD">
        <w:rPr>
          <w:i/>
          <w:iCs/>
        </w:rPr>
        <w:t>Political economy in macroeconomics</w:t>
      </w:r>
      <w:r w:rsidRPr="008242AD">
        <w:t>. New Jersey: Princeton University Press.</w:t>
      </w:r>
    </w:p>
    <w:p w14:paraId="15C622C1" w14:textId="77777777" w:rsidR="008242AD" w:rsidRPr="008242AD" w:rsidRDefault="008242AD" w:rsidP="008242AD">
      <w:pPr>
        <w:rPr>
          <w:b/>
          <w:bCs/>
        </w:rPr>
      </w:pPr>
      <w:hyperlink r:id="rId331" w:history="1">
        <w:r w:rsidRPr="008242AD">
          <w:rPr>
            <w:rStyle w:val="Hyperlink"/>
            <w:b/>
            <w:bCs/>
          </w:rPr>
          <w:t>Google Scholar</w:t>
        </w:r>
      </w:hyperlink>
      <w:r w:rsidRPr="008242AD">
        <w:rPr>
          <w:b/>
          <w:bCs/>
        </w:rPr>
        <w:t> </w:t>
      </w:r>
    </w:p>
    <w:p w14:paraId="6D2FFA6A" w14:textId="77777777" w:rsidR="008242AD" w:rsidRPr="008242AD" w:rsidRDefault="008242AD" w:rsidP="008242AD">
      <w:pPr>
        <w:numPr>
          <w:ilvl w:val="0"/>
          <w:numId w:val="34"/>
        </w:numPr>
      </w:pPr>
      <w:r w:rsidRPr="008242AD">
        <w:t xml:space="preserve">Dreher, A., Klasen, S., Vreeland, </w:t>
      </w:r>
      <w:proofErr w:type="gramStart"/>
      <w:r w:rsidRPr="008242AD">
        <w:t>J.R.,Werker</w:t>
      </w:r>
      <w:proofErr w:type="gramEnd"/>
      <w:r w:rsidRPr="008242AD">
        <w:t xml:space="preserve">, E. (2010). The costs of favoritism: is </w:t>
      </w:r>
      <w:proofErr w:type="gramStart"/>
      <w:r w:rsidRPr="008242AD">
        <w:t>politically-driven</w:t>
      </w:r>
      <w:proofErr w:type="gramEnd"/>
      <w:r w:rsidRPr="008242AD">
        <w:t xml:space="preserve"> aid less effective? CESifo Working Paper Series 2993, CESifo Group Munich.</w:t>
      </w:r>
    </w:p>
    <w:p w14:paraId="64A69D1B" w14:textId="77777777" w:rsidR="008242AD" w:rsidRPr="008242AD" w:rsidRDefault="008242AD" w:rsidP="008242AD">
      <w:pPr>
        <w:numPr>
          <w:ilvl w:val="0"/>
          <w:numId w:val="34"/>
        </w:numPr>
      </w:pPr>
      <w:r w:rsidRPr="008242AD">
        <w:t>Dreher, A., Lamla, M.J., Lein, S.M., Somogyi, F. (2009a). The impact of political leaders’ profession and education on reforms. </w:t>
      </w:r>
      <w:r w:rsidRPr="008242AD">
        <w:rPr>
          <w:i/>
          <w:iCs/>
        </w:rPr>
        <w:t>Journal of Comparative Economics</w:t>
      </w:r>
      <w:r w:rsidRPr="008242AD">
        <w:t>, </w:t>
      </w:r>
      <w:r w:rsidRPr="008242AD">
        <w:rPr>
          <w:i/>
          <w:iCs/>
        </w:rPr>
        <w:t>37</w:t>
      </w:r>
      <w:r w:rsidRPr="008242AD">
        <w:t>(1), 169–193.</w:t>
      </w:r>
    </w:p>
    <w:p w14:paraId="66E60486" w14:textId="77777777" w:rsidR="008242AD" w:rsidRPr="008242AD" w:rsidRDefault="008242AD" w:rsidP="008242AD">
      <w:pPr>
        <w:rPr>
          <w:b/>
          <w:bCs/>
        </w:rPr>
      </w:pPr>
      <w:hyperlink r:id="rId332" w:history="1">
        <w:r w:rsidRPr="008242AD">
          <w:rPr>
            <w:rStyle w:val="Hyperlink"/>
            <w:b/>
            <w:bCs/>
          </w:rPr>
          <w:t>Article</w:t>
        </w:r>
      </w:hyperlink>
      <w:r w:rsidRPr="008242AD">
        <w:rPr>
          <w:b/>
          <w:bCs/>
        </w:rPr>
        <w:t> </w:t>
      </w:r>
      <w:hyperlink r:id="rId333" w:history="1">
        <w:r w:rsidRPr="008242AD">
          <w:rPr>
            <w:rStyle w:val="Hyperlink"/>
            <w:b/>
            <w:bCs/>
          </w:rPr>
          <w:t>Google Scholar</w:t>
        </w:r>
      </w:hyperlink>
      <w:r w:rsidRPr="008242AD">
        <w:rPr>
          <w:b/>
          <w:bCs/>
        </w:rPr>
        <w:t> </w:t>
      </w:r>
    </w:p>
    <w:p w14:paraId="21488237" w14:textId="77777777" w:rsidR="008242AD" w:rsidRPr="008242AD" w:rsidRDefault="008242AD" w:rsidP="008242AD">
      <w:pPr>
        <w:numPr>
          <w:ilvl w:val="0"/>
          <w:numId w:val="34"/>
        </w:numPr>
      </w:pPr>
      <w:r w:rsidRPr="008242AD">
        <w:t>Dreher, A., &amp; Sturm, J.-E. (2012). Do the IMF and the World Bank influence voting in the UN General Assembly? </w:t>
      </w:r>
      <w:r w:rsidRPr="008242AD">
        <w:rPr>
          <w:i/>
          <w:iCs/>
        </w:rPr>
        <w:t>Public Choice</w:t>
      </w:r>
      <w:r w:rsidRPr="008242AD">
        <w:t>, </w:t>
      </w:r>
      <w:r w:rsidRPr="008242AD">
        <w:rPr>
          <w:i/>
          <w:iCs/>
        </w:rPr>
        <w:t>151</w:t>
      </w:r>
      <w:r w:rsidRPr="008242AD">
        <w:t>(1), 363–397.</w:t>
      </w:r>
    </w:p>
    <w:p w14:paraId="75B84348" w14:textId="77777777" w:rsidR="008242AD" w:rsidRPr="008242AD" w:rsidRDefault="008242AD" w:rsidP="008242AD">
      <w:pPr>
        <w:rPr>
          <w:b/>
          <w:bCs/>
        </w:rPr>
      </w:pPr>
      <w:hyperlink r:id="rId334" w:history="1">
        <w:r w:rsidRPr="008242AD">
          <w:rPr>
            <w:rStyle w:val="Hyperlink"/>
            <w:b/>
            <w:bCs/>
          </w:rPr>
          <w:t>Article</w:t>
        </w:r>
      </w:hyperlink>
      <w:r w:rsidRPr="008242AD">
        <w:rPr>
          <w:b/>
          <w:bCs/>
        </w:rPr>
        <w:t> </w:t>
      </w:r>
      <w:hyperlink r:id="rId335" w:history="1">
        <w:r w:rsidRPr="008242AD">
          <w:rPr>
            <w:rStyle w:val="Hyperlink"/>
            <w:b/>
            <w:bCs/>
          </w:rPr>
          <w:t>Google Scholar</w:t>
        </w:r>
      </w:hyperlink>
      <w:r w:rsidRPr="008242AD">
        <w:rPr>
          <w:b/>
          <w:bCs/>
        </w:rPr>
        <w:t> </w:t>
      </w:r>
    </w:p>
    <w:p w14:paraId="38FA100D" w14:textId="77777777" w:rsidR="008242AD" w:rsidRPr="008242AD" w:rsidRDefault="008242AD" w:rsidP="008242AD">
      <w:pPr>
        <w:numPr>
          <w:ilvl w:val="0"/>
          <w:numId w:val="34"/>
        </w:numPr>
      </w:pPr>
      <w:r w:rsidRPr="008242AD">
        <w:t xml:space="preserve">Dreher, A., Sturm, J.-E., Vreeland, J.R. (2009b). Development aid and international politics: does membership on the UN security council influence World Bank </w:t>
      </w:r>
      <w:proofErr w:type="gramStart"/>
      <w:r w:rsidRPr="008242AD">
        <w:t>decisions?</w:t>
      </w:r>
      <w:r w:rsidRPr="008242AD">
        <w:rPr>
          <w:i/>
          <w:iCs/>
        </w:rPr>
        <w:t>Journal</w:t>
      </w:r>
      <w:proofErr w:type="gramEnd"/>
      <w:r w:rsidRPr="008242AD">
        <w:rPr>
          <w:i/>
          <w:iCs/>
        </w:rPr>
        <w:t xml:space="preserve"> of Development Economics</w:t>
      </w:r>
      <w:r w:rsidRPr="008242AD">
        <w:t>, </w:t>
      </w:r>
      <w:r w:rsidRPr="008242AD">
        <w:rPr>
          <w:i/>
          <w:iCs/>
        </w:rPr>
        <w:t>88</w:t>
      </w:r>
      <w:r w:rsidRPr="008242AD">
        <w:t>(1), 1–18.</w:t>
      </w:r>
    </w:p>
    <w:p w14:paraId="6C4695F7" w14:textId="77777777" w:rsidR="008242AD" w:rsidRPr="008242AD" w:rsidRDefault="008242AD" w:rsidP="008242AD">
      <w:pPr>
        <w:rPr>
          <w:b/>
          <w:bCs/>
        </w:rPr>
      </w:pPr>
      <w:hyperlink r:id="rId336" w:history="1">
        <w:r w:rsidRPr="008242AD">
          <w:rPr>
            <w:rStyle w:val="Hyperlink"/>
            <w:b/>
            <w:bCs/>
          </w:rPr>
          <w:t>Article</w:t>
        </w:r>
      </w:hyperlink>
      <w:r w:rsidRPr="008242AD">
        <w:rPr>
          <w:b/>
          <w:bCs/>
        </w:rPr>
        <w:t> </w:t>
      </w:r>
      <w:hyperlink r:id="rId337" w:history="1">
        <w:r w:rsidRPr="008242AD">
          <w:rPr>
            <w:rStyle w:val="Hyperlink"/>
            <w:b/>
            <w:bCs/>
          </w:rPr>
          <w:t>Google Scholar</w:t>
        </w:r>
      </w:hyperlink>
      <w:r w:rsidRPr="008242AD">
        <w:rPr>
          <w:b/>
          <w:bCs/>
        </w:rPr>
        <w:t> </w:t>
      </w:r>
    </w:p>
    <w:p w14:paraId="6AF41D5D" w14:textId="77777777" w:rsidR="008242AD" w:rsidRPr="008242AD" w:rsidRDefault="008242AD" w:rsidP="008242AD">
      <w:pPr>
        <w:numPr>
          <w:ilvl w:val="0"/>
          <w:numId w:val="34"/>
        </w:numPr>
      </w:pPr>
      <w:r w:rsidRPr="008242AD">
        <w:t>Dutt, P., &amp; Mitra, D. (2005). Political ideology and endogenous trade policy: an empirical investigation. </w:t>
      </w:r>
      <w:r w:rsidRPr="008242AD">
        <w:rPr>
          <w:i/>
          <w:iCs/>
        </w:rPr>
        <w:t>The Review of Economics and Statistics</w:t>
      </w:r>
      <w:r w:rsidRPr="008242AD">
        <w:t>, </w:t>
      </w:r>
      <w:r w:rsidRPr="008242AD">
        <w:rPr>
          <w:i/>
          <w:iCs/>
        </w:rPr>
        <w:t>87</w:t>
      </w:r>
      <w:r w:rsidRPr="008242AD">
        <w:t>(1), 59–72.</w:t>
      </w:r>
    </w:p>
    <w:p w14:paraId="321763B6" w14:textId="77777777" w:rsidR="008242AD" w:rsidRPr="008242AD" w:rsidRDefault="008242AD" w:rsidP="008242AD">
      <w:pPr>
        <w:rPr>
          <w:b/>
          <w:bCs/>
        </w:rPr>
      </w:pPr>
      <w:hyperlink r:id="rId338" w:history="1">
        <w:r w:rsidRPr="008242AD">
          <w:rPr>
            <w:rStyle w:val="Hyperlink"/>
            <w:b/>
            <w:bCs/>
          </w:rPr>
          <w:t>Article</w:t>
        </w:r>
      </w:hyperlink>
      <w:r w:rsidRPr="008242AD">
        <w:rPr>
          <w:b/>
          <w:bCs/>
        </w:rPr>
        <w:t> </w:t>
      </w:r>
      <w:hyperlink r:id="rId339" w:history="1">
        <w:r w:rsidRPr="008242AD">
          <w:rPr>
            <w:rStyle w:val="Hyperlink"/>
            <w:b/>
            <w:bCs/>
          </w:rPr>
          <w:t>Google Scholar</w:t>
        </w:r>
      </w:hyperlink>
      <w:r w:rsidRPr="008242AD">
        <w:rPr>
          <w:b/>
          <w:bCs/>
        </w:rPr>
        <w:t> </w:t>
      </w:r>
    </w:p>
    <w:p w14:paraId="4658F863" w14:textId="77777777" w:rsidR="008242AD" w:rsidRPr="008242AD" w:rsidRDefault="008242AD" w:rsidP="008242AD">
      <w:pPr>
        <w:numPr>
          <w:ilvl w:val="0"/>
          <w:numId w:val="34"/>
        </w:numPr>
      </w:pPr>
      <w:r w:rsidRPr="008242AD">
        <w:t>Dutt, P., &amp; Mitra, D. (2006). Labor versus capital in trade-policy: the role of ideology and inequality. </w:t>
      </w:r>
      <w:r w:rsidRPr="008242AD">
        <w:rPr>
          <w:i/>
          <w:iCs/>
        </w:rPr>
        <w:t>Journal of International Economics</w:t>
      </w:r>
      <w:r w:rsidRPr="008242AD">
        <w:t>, </w:t>
      </w:r>
      <w:r w:rsidRPr="008242AD">
        <w:rPr>
          <w:i/>
          <w:iCs/>
        </w:rPr>
        <w:t>69</w:t>
      </w:r>
      <w:r w:rsidRPr="008242AD">
        <w:t>(2), 310–320.</w:t>
      </w:r>
    </w:p>
    <w:p w14:paraId="5E3DBB70" w14:textId="77777777" w:rsidR="008242AD" w:rsidRPr="008242AD" w:rsidRDefault="008242AD" w:rsidP="008242AD">
      <w:pPr>
        <w:rPr>
          <w:b/>
          <w:bCs/>
        </w:rPr>
      </w:pPr>
      <w:hyperlink r:id="rId340" w:history="1">
        <w:r w:rsidRPr="008242AD">
          <w:rPr>
            <w:rStyle w:val="Hyperlink"/>
            <w:b/>
            <w:bCs/>
          </w:rPr>
          <w:t>Article</w:t>
        </w:r>
      </w:hyperlink>
      <w:r w:rsidRPr="008242AD">
        <w:rPr>
          <w:b/>
          <w:bCs/>
        </w:rPr>
        <w:t> </w:t>
      </w:r>
      <w:hyperlink r:id="rId341" w:history="1">
        <w:r w:rsidRPr="008242AD">
          <w:rPr>
            <w:rStyle w:val="Hyperlink"/>
            <w:b/>
            <w:bCs/>
          </w:rPr>
          <w:t>Google Scholar</w:t>
        </w:r>
      </w:hyperlink>
      <w:r w:rsidRPr="008242AD">
        <w:rPr>
          <w:b/>
          <w:bCs/>
        </w:rPr>
        <w:t> </w:t>
      </w:r>
    </w:p>
    <w:p w14:paraId="014CB0DA" w14:textId="77777777" w:rsidR="008242AD" w:rsidRPr="008242AD" w:rsidRDefault="008242AD" w:rsidP="008242AD">
      <w:pPr>
        <w:numPr>
          <w:ilvl w:val="0"/>
          <w:numId w:val="34"/>
        </w:numPr>
      </w:pPr>
      <w:r w:rsidRPr="008242AD">
        <w:t>Frey, B.S., &amp; Schneider, F. (1978). An empirical study of politico-economic interaction in the United States. </w:t>
      </w:r>
      <w:r w:rsidRPr="008242AD">
        <w:rPr>
          <w:i/>
          <w:iCs/>
        </w:rPr>
        <w:t>The Review of Economics and Statistics</w:t>
      </w:r>
      <w:r w:rsidRPr="008242AD">
        <w:t>, </w:t>
      </w:r>
      <w:r w:rsidRPr="008242AD">
        <w:rPr>
          <w:i/>
          <w:iCs/>
        </w:rPr>
        <w:t>60</w:t>
      </w:r>
      <w:r w:rsidRPr="008242AD">
        <w:t>(2), 174–183.</w:t>
      </w:r>
    </w:p>
    <w:p w14:paraId="762943A7" w14:textId="77777777" w:rsidR="008242AD" w:rsidRPr="008242AD" w:rsidRDefault="008242AD" w:rsidP="008242AD">
      <w:pPr>
        <w:rPr>
          <w:b/>
          <w:bCs/>
        </w:rPr>
      </w:pPr>
      <w:hyperlink r:id="rId342" w:history="1">
        <w:r w:rsidRPr="008242AD">
          <w:rPr>
            <w:rStyle w:val="Hyperlink"/>
            <w:b/>
            <w:bCs/>
          </w:rPr>
          <w:t>Article</w:t>
        </w:r>
      </w:hyperlink>
      <w:r w:rsidRPr="008242AD">
        <w:rPr>
          <w:b/>
          <w:bCs/>
        </w:rPr>
        <w:t> </w:t>
      </w:r>
      <w:hyperlink r:id="rId343" w:history="1">
        <w:r w:rsidRPr="008242AD">
          <w:rPr>
            <w:rStyle w:val="Hyperlink"/>
            <w:b/>
            <w:bCs/>
          </w:rPr>
          <w:t>Google Scholar</w:t>
        </w:r>
      </w:hyperlink>
      <w:r w:rsidRPr="008242AD">
        <w:rPr>
          <w:b/>
          <w:bCs/>
        </w:rPr>
        <w:t> </w:t>
      </w:r>
    </w:p>
    <w:p w14:paraId="2815612C" w14:textId="77777777" w:rsidR="008242AD" w:rsidRPr="008242AD" w:rsidRDefault="008242AD" w:rsidP="008242AD">
      <w:pPr>
        <w:numPr>
          <w:ilvl w:val="0"/>
          <w:numId w:val="34"/>
        </w:numPr>
      </w:pPr>
      <w:r w:rsidRPr="008242AD">
        <w:t>Gilad, B., Kaish, S., Loeb, P.D. (1987). Cognitive dissonance and utility maximization: a general framework. </w:t>
      </w:r>
      <w:r w:rsidRPr="008242AD">
        <w:rPr>
          <w:i/>
          <w:iCs/>
        </w:rPr>
        <w:t>Journal of Economic Behavior and Organization</w:t>
      </w:r>
      <w:r w:rsidRPr="008242AD">
        <w:t>, </w:t>
      </w:r>
      <w:r w:rsidRPr="008242AD">
        <w:rPr>
          <w:i/>
          <w:iCs/>
        </w:rPr>
        <w:t>8</w:t>
      </w:r>
      <w:r w:rsidRPr="008242AD">
        <w:t>(1), 61–73.</w:t>
      </w:r>
    </w:p>
    <w:p w14:paraId="573D8B9B" w14:textId="77777777" w:rsidR="008242AD" w:rsidRPr="008242AD" w:rsidRDefault="008242AD" w:rsidP="008242AD">
      <w:pPr>
        <w:rPr>
          <w:b/>
          <w:bCs/>
        </w:rPr>
      </w:pPr>
      <w:hyperlink r:id="rId344" w:history="1">
        <w:r w:rsidRPr="008242AD">
          <w:rPr>
            <w:rStyle w:val="Hyperlink"/>
            <w:b/>
            <w:bCs/>
          </w:rPr>
          <w:t>Article</w:t>
        </w:r>
      </w:hyperlink>
      <w:r w:rsidRPr="008242AD">
        <w:rPr>
          <w:b/>
          <w:bCs/>
        </w:rPr>
        <w:t> </w:t>
      </w:r>
      <w:hyperlink r:id="rId345" w:history="1">
        <w:r w:rsidRPr="008242AD">
          <w:rPr>
            <w:rStyle w:val="Hyperlink"/>
            <w:b/>
            <w:bCs/>
          </w:rPr>
          <w:t>Google Scholar</w:t>
        </w:r>
      </w:hyperlink>
      <w:r w:rsidRPr="008242AD">
        <w:rPr>
          <w:b/>
          <w:bCs/>
        </w:rPr>
        <w:t> </w:t>
      </w:r>
    </w:p>
    <w:p w14:paraId="6F21A31B" w14:textId="77777777" w:rsidR="008242AD" w:rsidRPr="008242AD" w:rsidRDefault="008242AD" w:rsidP="008242AD">
      <w:pPr>
        <w:numPr>
          <w:ilvl w:val="0"/>
          <w:numId w:val="34"/>
        </w:numPr>
      </w:pPr>
      <w:r w:rsidRPr="008242AD">
        <w:t>Glazer, A., &amp; Grofman, B. (1989). Why representatives are ideologists though voters are not. </w:t>
      </w:r>
      <w:r w:rsidRPr="008242AD">
        <w:rPr>
          <w:i/>
          <w:iCs/>
        </w:rPr>
        <w:t>Public Choice</w:t>
      </w:r>
      <w:r w:rsidRPr="008242AD">
        <w:t>, </w:t>
      </w:r>
      <w:r w:rsidRPr="008242AD">
        <w:rPr>
          <w:i/>
          <w:iCs/>
        </w:rPr>
        <w:t>61</w:t>
      </w:r>
      <w:r w:rsidRPr="008242AD">
        <w:t>(1), 29–39.</w:t>
      </w:r>
    </w:p>
    <w:p w14:paraId="787B2EED" w14:textId="77777777" w:rsidR="008242AD" w:rsidRPr="008242AD" w:rsidRDefault="008242AD" w:rsidP="008242AD">
      <w:pPr>
        <w:rPr>
          <w:b/>
          <w:bCs/>
        </w:rPr>
      </w:pPr>
      <w:hyperlink r:id="rId346" w:history="1">
        <w:r w:rsidRPr="008242AD">
          <w:rPr>
            <w:rStyle w:val="Hyperlink"/>
            <w:b/>
            <w:bCs/>
          </w:rPr>
          <w:t>Article</w:t>
        </w:r>
      </w:hyperlink>
      <w:r w:rsidRPr="008242AD">
        <w:rPr>
          <w:b/>
          <w:bCs/>
        </w:rPr>
        <w:t> </w:t>
      </w:r>
      <w:hyperlink r:id="rId347" w:history="1">
        <w:r w:rsidRPr="008242AD">
          <w:rPr>
            <w:rStyle w:val="Hyperlink"/>
            <w:b/>
            <w:bCs/>
          </w:rPr>
          <w:t>Google Scholar</w:t>
        </w:r>
      </w:hyperlink>
      <w:r w:rsidRPr="008242AD">
        <w:rPr>
          <w:b/>
          <w:bCs/>
        </w:rPr>
        <w:t> </w:t>
      </w:r>
    </w:p>
    <w:p w14:paraId="28C43E7F" w14:textId="77777777" w:rsidR="008242AD" w:rsidRPr="008242AD" w:rsidRDefault="008242AD" w:rsidP="008242AD">
      <w:pPr>
        <w:numPr>
          <w:ilvl w:val="0"/>
          <w:numId w:val="34"/>
        </w:numPr>
      </w:pPr>
      <w:r w:rsidRPr="008242AD">
        <w:t>Haggard, S., &amp; Webb, S. (Eds.) (1994). </w:t>
      </w:r>
      <w:r w:rsidRPr="008242AD">
        <w:rPr>
          <w:i/>
          <w:iCs/>
        </w:rPr>
        <w:t>Voting for reform: Democracy, political liberalisation, and economic adjustment</w:t>
      </w:r>
      <w:r w:rsidRPr="008242AD">
        <w:t>. Oxford: Oxford University Press.</w:t>
      </w:r>
    </w:p>
    <w:p w14:paraId="0B9E667B" w14:textId="77777777" w:rsidR="008242AD" w:rsidRPr="008242AD" w:rsidRDefault="008242AD" w:rsidP="008242AD">
      <w:pPr>
        <w:rPr>
          <w:b/>
          <w:bCs/>
        </w:rPr>
      </w:pPr>
      <w:hyperlink r:id="rId348" w:history="1">
        <w:r w:rsidRPr="008242AD">
          <w:rPr>
            <w:rStyle w:val="Hyperlink"/>
            <w:b/>
            <w:bCs/>
          </w:rPr>
          <w:t>Google Scholar</w:t>
        </w:r>
      </w:hyperlink>
      <w:r w:rsidRPr="008242AD">
        <w:rPr>
          <w:b/>
          <w:bCs/>
        </w:rPr>
        <w:t> </w:t>
      </w:r>
    </w:p>
    <w:p w14:paraId="56CE3614" w14:textId="77777777" w:rsidR="008242AD" w:rsidRPr="008242AD" w:rsidRDefault="008242AD" w:rsidP="008242AD">
      <w:pPr>
        <w:numPr>
          <w:ilvl w:val="0"/>
          <w:numId w:val="34"/>
        </w:numPr>
      </w:pPr>
      <w:r w:rsidRPr="008242AD">
        <w:t>Heckman, J.J. (1979). Sample selection bias as a specification error. </w:t>
      </w:r>
      <w:r w:rsidRPr="008242AD">
        <w:rPr>
          <w:i/>
          <w:iCs/>
        </w:rPr>
        <w:t>Econometrica</w:t>
      </w:r>
      <w:r w:rsidRPr="008242AD">
        <w:t>, </w:t>
      </w:r>
      <w:r w:rsidRPr="008242AD">
        <w:rPr>
          <w:i/>
          <w:iCs/>
        </w:rPr>
        <w:t>47</w:t>
      </w:r>
      <w:r w:rsidRPr="008242AD">
        <w:t>(1), 153–161.</w:t>
      </w:r>
    </w:p>
    <w:p w14:paraId="3FFD7C5A" w14:textId="77777777" w:rsidR="008242AD" w:rsidRPr="008242AD" w:rsidRDefault="008242AD" w:rsidP="008242AD">
      <w:pPr>
        <w:rPr>
          <w:b/>
          <w:bCs/>
        </w:rPr>
      </w:pPr>
      <w:hyperlink r:id="rId349" w:history="1">
        <w:r w:rsidRPr="008242AD">
          <w:rPr>
            <w:rStyle w:val="Hyperlink"/>
            <w:b/>
            <w:bCs/>
          </w:rPr>
          <w:t>Article</w:t>
        </w:r>
      </w:hyperlink>
      <w:r w:rsidRPr="008242AD">
        <w:rPr>
          <w:b/>
          <w:bCs/>
        </w:rPr>
        <w:t> </w:t>
      </w:r>
      <w:hyperlink r:id="rId350" w:history="1">
        <w:r w:rsidRPr="008242AD">
          <w:rPr>
            <w:rStyle w:val="Hyperlink"/>
            <w:b/>
            <w:bCs/>
          </w:rPr>
          <w:t>Google Scholar</w:t>
        </w:r>
      </w:hyperlink>
      <w:r w:rsidRPr="008242AD">
        <w:rPr>
          <w:b/>
          <w:bCs/>
        </w:rPr>
        <w:t> </w:t>
      </w:r>
    </w:p>
    <w:p w14:paraId="7A984F6D" w14:textId="77777777" w:rsidR="008242AD" w:rsidRPr="008242AD" w:rsidRDefault="008242AD" w:rsidP="008242AD">
      <w:pPr>
        <w:numPr>
          <w:ilvl w:val="0"/>
          <w:numId w:val="34"/>
        </w:numPr>
      </w:pPr>
      <w:r w:rsidRPr="008242AD">
        <w:t>Hibbs, D.A. (1977). Political parties and macroeconomic policy. </w:t>
      </w:r>
      <w:r w:rsidRPr="008242AD">
        <w:rPr>
          <w:i/>
          <w:iCs/>
        </w:rPr>
        <w:t>The American Political Science Review</w:t>
      </w:r>
      <w:r w:rsidRPr="008242AD">
        <w:t>, </w:t>
      </w:r>
      <w:r w:rsidRPr="008242AD">
        <w:rPr>
          <w:i/>
          <w:iCs/>
        </w:rPr>
        <w:t>71</w:t>
      </w:r>
      <w:r w:rsidRPr="008242AD">
        <w:t>(4), 1467–1487.</w:t>
      </w:r>
    </w:p>
    <w:p w14:paraId="402BF46B" w14:textId="77777777" w:rsidR="008242AD" w:rsidRPr="008242AD" w:rsidRDefault="008242AD" w:rsidP="008242AD">
      <w:pPr>
        <w:rPr>
          <w:b/>
          <w:bCs/>
        </w:rPr>
      </w:pPr>
      <w:hyperlink r:id="rId351" w:history="1">
        <w:r w:rsidRPr="008242AD">
          <w:rPr>
            <w:rStyle w:val="Hyperlink"/>
            <w:b/>
            <w:bCs/>
          </w:rPr>
          <w:t>Article</w:t>
        </w:r>
      </w:hyperlink>
      <w:r w:rsidRPr="008242AD">
        <w:rPr>
          <w:b/>
          <w:bCs/>
        </w:rPr>
        <w:t> </w:t>
      </w:r>
      <w:hyperlink r:id="rId352" w:history="1">
        <w:r w:rsidRPr="008242AD">
          <w:rPr>
            <w:rStyle w:val="Hyperlink"/>
            <w:b/>
            <w:bCs/>
          </w:rPr>
          <w:t>Google Scholar</w:t>
        </w:r>
      </w:hyperlink>
      <w:r w:rsidRPr="008242AD">
        <w:rPr>
          <w:b/>
          <w:bCs/>
        </w:rPr>
        <w:t> </w:t>
      </w:r>
    </w:p>
    <w:p w14:paraId="714C9565" w14:textId="77777777" w:rsidR="008242AD" w:rsidRPr="008242AD" w:rsidRDefault="008242AD" w:rsidP="008242AD">
      <w:pPr>
        <w:numPr>
          <w:ilvl w:val="0"/>
          <w:numId w:val="34"/>
        </w:numPr>
      </w:pPr>
      <w:r w:rsidRPr="008242AD">
        <w:t>Hirschman, A.O. (1965). Obstacles to development: a classification and a quasi-vanishing act. </w:t>
      </w:r>
      <w:r w:rsidRPr="008242AD">
        <w:rPr>
          <w:i/>
          <w:iCs/>
        </w:rPr>
        <w:t>Economic Development and Cultural Change</w:t>
      </w:r>
      <w:r w:rsidRPr="008242AD">
        <w:t>, </w:t>
      </w:r>
      <w:r w:rsidRPr="008242AD">
        <w:rPr>
          <w:i/>
          <w:iCs/>
        </w:rPr>
        <w:t>13</w:t>
      </w:r>
      <w:r w:rsidRPr="008242AD">
        <w:t>(4), 385.</w:t>
      </w:r>
    </w:p>
    <w:p w14:paraId="220C2C71" w14:textId="77777777" w:rsidR="008242AD" w:rsidRPr="008242AD" w:rsidRDefault="008242AD" w:rsidP="008242AD">
      <w:pPr>
        <w:rPr>
          <w:b/>
          <w:bCs/>
        </w:rPr>
      </w:pPr>
      <w:hyperlink r:id="rId353" w:history="1">
        <w:r w:rsidRPr="008242AD">
          <w:rPr>
            <w:rStyle w:val="Hyperlink"/>
            <w:b/>
            <w:bCs/>
          </w:rPr>
          <w:t>Article</w:t>
        </w:r>
      </w:hyperlink>
      <w:r w:rsidRPr="008242AD">
        <w:rPr>
          <w:b/>
          <w:bCs/>
        </w:rPr>
        <w:t> </w:t>
      </w:r>
      <w:hyperlink r:id="rId354" w:history="1">
        <w:r w:rsidRPr="008242AD">
          <w:rPr>
            <w:rStyle w:val="Hyperlink"/>
            <w:b/>
            <w:bCs/>
          </w:rPr>
          <w:t>Google Scholar</w:t>
        </w:r>
      </w:hyperlink>
      <w:r w:rsidRPr="008242AD">
        <w:rPr>
          <w:b/>
          <w:bCs/>
        </w:rPr>
        <w:t> </w:t>
      </w:r>
    </w:p>
    <w:p w14:paraId="4811C27E" w14:textId="77777777" w:rsidR="008242AD" w:rsidRPr="008242AD" w:rsidRDefault="008242AD" w:rsidP="008242AD">
      <w:pPr>
        <w:numPr>
          <w:ilvl w:val="0"/>
          <w:numId w:val="34"/>
        </w:numPr>
      </w:pPr>
      <w:r w:rsidRPr="008242AD">
        <w:t>IEG. (2006)</w:t>
      </w:r>
      <w:proofErr w:type="gramStart"/>
      <w:r w:rsidRPr="008242AD">
        <w:t>. </w:t>
      </w:r>
      <w:r w:rsidRPr="008242AD">
        <w:rPr>
          <w:i/>
          <w:iCs/>
        </w:rPr>
        <w:t>.</w:t>
      </w:r>
      <w:proofErr w:type="gramEnd"/>
      <w:r w:rsidRPr="008242AD">
        <w:t> Washington, D.C.: World Bank.</w:t>
      </w:r>
    </w:p>
    <w:p w14:paraId="6C5F34A3" w14:textId="77777777" w:rsidR="008242AD" w:rsidRPr="008242AD" w:rsidRDefault="008242AD" w:rsidP="008242AD">
      <w:pPr>
        <w:rPr>
          <w:b/>
          <w:bCs/>
        </w:rPr>
      </w:pPr>
      <w:hyperlink r:id="rId355" w:history="1">
        <w:r w:rsidRPr="008242AD">
          <w:rPr>
            <w:rStyle w:val="Hyperlink"/>
            <w:b/>
            <w:bCs/>
          </w:rPr>
          <w:t>Google Scholar</w:t>
        </w:r>
      </w:hyperlink>
      <w:r w:rsidRPr="008242AD">
        <w:rPr>
          <w:b/>
          <w:bCs/>
        </w:rPr>
        <w:t> </w:t>
      </w:r>
    </w:p>
    <w:p w14:paraId="1B733B64" w14:textId="77777777" w:rsidR="008242AD" w:rsidRPr="008242AD" w:rsidRDefault="008242AD" w:rsidP="008242AD">
      <w:pPr>
        <w:numPr>
          <w:ilvl w:val="0"/>
          <w:numId w:val="34"/>
        </w:numPr>
      </w:pPr>
      <w:r w:rsidRPr="008242AD">
        <w:t>James, J., &amp; Gutkind, E. (1985). Attitude change revisited: cognitive dissonance theory and development policy. </w:t>
      </w:r>
      <w:r w:rsidRPr="008242AD">
        <w:rPr>
          <w:i/>
          <w:iCs/>
        </w:rPr>
        <w:t>World Development</w:t>
      </w:r>
      <w:r w:rsidRPr="008242AD">
        <w:t>, </w:t>
      </w:r>
      <w:r w:rsidRPr="008242AD">
        <w:rPr>
          <w:i/>
          <w:iCs/>
        </w:rPr>
        <w:t>13</w:t>
      </w:r>
      <w:r w:rsidRPr="008242AD">
        <w:t>(10–11), 1139–1149.</w:t>
      </w:r>
    </w:p>
    <w:p w14:paraId="2EBA2DA4" w14:textId="77777777" w:rsidR="008242AD" w:rsidRPr="008242AD" w:rsidRDefault="008242AD" w:rsidP="008242AD">
      <w:pPr>
        <w:rPr>
          <w:b/>
          <w:bCs/>
        </w:rPr>
      </w:pPr>
      <w:hyperlink r:id="rId356" w:history="1">
        <w:r w:rsidRPr="008242AD">
          <w:rPr>
            <w:rStyle w:val="Hyperlink"/>
            <w:b/>
            <w:bCs/>
          </w:rPr>
          <w:t>Article</w:t>
        </w:r>
      </w:hyperlink>
      <w:r w:rsidRPr="008242AD">
        <w:rPr>
          <w:b/>
          <w:bCs/>
        </w:rPr>
        <w:t> </w:t>
      </w:r>
      <w:hyperlink r:id="rId357" w:history="1">
        <w:r w:rsidRPr="008242AD">
          <w:rPr>
            <w:rStyle w:val="Hyperlink"/>
            <w:b/>
            <w:bCs/>
          </w:rPr>
          <w:t>Google Scholar</w:t>
        </w:r>
      </w:hyperlink>
      <w:r w:rsidRPr="008242AD">
        <w:rPr>
          <w:b/>
          <w:bCs/>
        </w:rPr>
        <w:t> </w:t>
      </w:r>
    </w:p>
    <w:p w14:paraId="3775BCE7" w14:textId="77777777" w:rsidR="008242AD" w:rsidRPr="008242AD" w:rsidRDefault="008242AD" w:rsidP="008242AD">
      <w:pPr>
        <w:numPr>
          <w:ilvl w:val="0"/>
          <w:numId w:val="34"/>
        </w:numPr>
      </w:pPr>
      <w:r w:rsidRPr="008242AD">
        <w:t>Jones, B.F., &amp; Olken, B.A. (2005). Do leaders matter? National leadership and growth since World War II. </w:t>
      </w:r>
      <w:r w:rsidRPr="008242AD">
        <w:rPr>
          <w:i/>
          <w:iCs/>
        </w:rPr>
        <w:t>The Quarterly Journal of Economics</w:t>
      </w:r>
      <w:r w:rsidRPr="008242AD">
        <w:t>, </w:t>
      </w:r>
      <w:r w:rsidRPr="008242AD">
        <w:rPr>
          <w:i/>
          <w:iCs/>
        </w:rPr>
        <w:t>120</w:t>
      </w:r>
      <w:r w:rsidRPr="008242AD">
        <w:t>(3), 835–864.</w:t>
      </w:r>
    </w:p>
    <w:p w14:paraId="3ADCB8F8" w14:textId="77777777" w:rsidR="008242AD" w:rsidRPr="008242AD" w:rsidRDefault="008242AD" w:rsidP="008242AD">
      <w:pPr>
        <w:rPr>
          <w:b/>
          <w:bCs/>
        </w:rPr>
      </w:pPr>
      <w:hyperlink r:id="rId358" w:history="1">
        <w:r w:rsidRPr="008242AD">
          <w:rPr>
            <w:rStyle w:val="Hyperlink"/>
            <w:b/>
            <w:bCs/>
          </w:rPr>
          <w:t>Google Scholar</w:t>
        </w:r>
      </w:hyperlink>
      <w:r w:rsidRPr="008242AD">
        <w:rPr>
          <w:b/>
          <w:bCs/>
        </w:rPr>
        <w:t> </w:t>
      </w:r>
    </w:p>
    <w:p w14:paraId="40B0CDC6" w14:textId="77777777" w:rsidR="008242AD" w:rsidRPr="008242AD" w:rsidRDefault="008242AD" w:rsidP="008242AD">
      <w:pPr>
        <w:numPr>
          <w:ilvl w:val="0"/>
          <w:numId w:val="34"/>
        </w:numPr>
      </w:pPr>
      <w:r w:rsidRPr="008242AD">
        <w:t>Kapur, D., Lewis, J.P., Webb, R. (1997). </w:t>
      </w:r>
      <w:r w:rsidRPr="008242AD">
        <w:rPr>
          <w:i/>
          <w:iCs/>
        </w:rPr>
        <w:t>The World Bank: Its first half century. Volume 1. History</w:t>
      </w:r>
      <w:r w:rsidRPr="008242AD">
        <w:t>. Washington, D.C.: Brookings Institution Press.</w:t>
      </w:r>
    </w:p>
    <w:p w14:paraId="59D2E9F0" w14:textId="77777777" w:rsidR="008242AD" w:rsidRPr="008242AD" w:rsidRDefault="008242AD" w:rsidP="008242AD">
      <w:pPr>
        <w:rPr>
          <w:b/>
          <w:bCs/>
        </w:rPr>
      </w:pPr>
      <w:hyperlink r:id="rId359" w:history="1">
        <w:r w:rsidRPr="008242AD">
          <w:rPr>
            <w:rStyle w:val="Hyperlink"/>
            <w:b/>
            <w:bCs/>
          </w:rPr>
          <w:t>Google Scholar</w:t>
        </w:r>
      </w:hyperlink>
      <w:r w:rsidRPr="008242AD">
        <w:rPr>
          <w:b/>
          <w:bCs/>
        </w:rPr>
        <w:t> </w:t>
      </w:r>
    </w:p>
    <w:p w14:paraId="0B658132" w14:textId="77777777" w:rsidR="008242AD" w:rsidRPr="008242AD" w:rsidRDefault="008242AD" w:rsidP="008242AD">
      <w:pPr>
        <w:numPr>
          <w:ilvl w:val="0"/>
          <w:numId w:val="34"/>
        </w:numPr>
      </w:pPr>
      <w:r w:rsidRPr="008242AD">
        <w:t>Kilby, C. (2000). Supervision and performance: the case of World Bank projects. </w:t>
      </w:r>
      <w:r w:rsidRPr="008242AD">
        <w:rPr>
          <w:i/>
          <w:iCs/>
        </w:rPr>
        <w:t>Journal of Development Economics</w:t>
      </w:r>
      <w:r w:rsidRPr="008242AD">
        <w:t>, </w:t>
      </w:r>
      <w:r w:rsidRPr="008242AD">
        <w:rPr>
          <w:i/>
          <w:iCs/>
        </w:rPr>
        <w:t>62</w:t>
      </w:r>
      <w:r w:rsidRPr="008242AD">
        <w:t>(1), 233–259.</w:t>
      </w:r>
    </w:p>
    <w:p w14:paraId="501A08F2" w14:textId="77777777" w:rsidR="008242AD" w:rsidRPr="008242AD" w:rsidRDefault="008242AD" w:rsidP="008242AD">
      <w:pPr>
        <w:rPr>
          <w:b/>
          <w:bCs/>
        </w:rPr>
      </w:pPr>
      <w:hyperlink r:id="rId360" w:history="1">
        <w:r w:rsidRPr="008242AD">
          <w:rPr>
            <w:rStyle w:val="Hyperlink"/>
            <w:b/>
            <w:bCs/>
          </w:rPr>
          <w:t>Article</w:t>
        </w:r>
      </w:hyperlink>
      <w:r w:rsidRPr="008242AD">
        <w:rPr>
          <w:b/>
          <w:bCs/>
        </w:rPr>
        <w:t> </w:t>
      </w:r>
      <w:hyperlink r:id="rId361" w:history="1">
        <w:r w:rsidRPr="008242AD">
          <w:rPr>
            <w:rStyle w:val="Hyperlink"/>
            <w:b/>
            <w:bCs/>
          </w:rPr>
          <w:t>Google Scholar</w:t>
        </w:r>
      </w:hyperlink>
      <w:r w:rsidRPr="008242AD">
        <w:rPr>
          <w:b/>
          <w:bCs/>
        </w:rPr>
        <w:t> </w:t>
      </w:r>
    </w:p>
    <w:p w14:paraId="11D60515" w14:textId="77777777" w:rsidR="008242AD" w:rsidRPr="008242AD" w:rsidRDefault="008242AD" w:rsidP="008242AD">
      <w:pPr>
        <w:numPr>
          <w:ilvl w:val="0"/>
          <w:numId w:val="34"/>
        </w:numPr>
      </w:pPr>
      <w:r w:rsidRPr="008242AD">
        <w:lastRenderedPageBreak/>
        <w:t>Kilby, C. (2009). The political economy of conditionality: an empirical analysis of World Bank loan disbursements. </w:t>
      </w:r>
      <w:r w:rsidRPr="008242AD">
        <w:rPr>
          <w:i/>
          <w:iCs/>
        </w:rPr>
        <w:t>Journal of Development Economics</w:t>
      </w:r>
      <w:r w:rsidRPr="008242AD">
        <w:t>, </w:t>
      </w:r>
      <w:r w:rsidRPr="008242AD">
        <w:rPr>
          <w:i/>
          <w:iCs/>
        </w:rPr>
        <w:t>89</w:t>
      </w:r>
      <w:r w:rsidRPr="008242AD">
        <w:t>(1), 51–61.</w:t>
      </w:r>
    </w:p>
    <w:p w14:paraId="5A8DAFF3" w14:textId="77777777" w:rsidR="008242AD" w:rsidRPr="008242AD" w:rsidRDefault="008242AD" w:rsidP="008242AD">
      <w:pPr>
        <w:rPr>
          <w:b/>
          <w:bCs/>
        </w:rPr>
      </w:pPr>
      <w:hyperlink r:id="rId362" w:history="1">
        <w:r w:rsidRPr="008242AD">
          <w:rPr>
            <w:rStyle w:val="Hyperlink"/>
            <w:b/>
            <w:bCs/>
          </w:rPr>
          <w:t>Article</w:t>
        </w:r>
      </w:hyperlink>
      <w:r w:rsidRPr="008242AD">
        <w:rPr>
          <w:b/>
          <w:bCs/>
        </w:rPr>
        <w:t> </w:t>
      </w:r>
      <w:hyperlink r:id="rId363" w:history="1">
        <w:r w:rsidRPr="008242AD">
          <w:rPr>
            <w:rStyle w:val="Hyperlink"/>
            <w:b/>
            <w:bCs/>
          </w:rPr>
          <w:t>Google Scholar</w:t>
        </w:r>
      </w:hyperlink>
      <w:r w:rsidRPr="008242AD">
        <w:rPr>
          <w:b/>
          <w:bCs/>
        </w:rPr>
        <w:t> </w:t>
      </w:r>
    </w:p>
    <w:p w14:paraId="08A3D566" w14:textId="77777777" w:rsidR="008242AD" w:rsidRPr="008242AD" w:rsidRDefault="008242AD" w:rsidP="008242AD">
      <w:pPr>
        <w:numPr>
          <w:ilvl w:val="0"/>
          <w:numId w:val="34"/>
        </w:numPr>
      </w:pPr>
      <w:r w:rsidRPr="008242AD">
        <w:t>Kilby, C. (2011). The political economy of project preparation: An empirical analysis of world bank projects. Villanova School of Business Department of Economics and Statistics Working Paper Series 14, Villanova School of Business Department of Economics and Statistics.</w:t>
      </w:r>
    </w:p>
    <w:p w14:paraId="103E4E8C" w14:textId="77777777" w:rsidR="008242AD" w:rsidRPr="008242AD" w:rsidRDefault="008242AD" w:rsidP="008242AD">
      <w:pPr>
        <w:numPr>
          <w:ilvl w:val="0"/>
          <w:numId w:val="34"/>
        </w:numPr>
      </w:pPr>
      <w:r w:rsidRPr="008242AD">
        <w:t>Killick, T. (1997). Principals, agents and the failings of conditionality. </w:t>
      </w:r>
      <w:r w:rsidRPr="008242AD">
        <w:rPr>
          <w:i/>
          <w:iCs/>
        </w:rPr>
        <w:t>Journal of International Development</w:t>
      </w:r>
      <w:r w:rsidRPr="008242AD">
        <w:t>, </w:t>
      </w:r>
      <w:r w:rsidRPr="008242AD">
        <w:rPr>
          <w:i/>
          <w:iCs/>
        </w:rPr>
        <w:t>9</w:t>
      </w:r>
      <w:r w:rsidRPr="008242AD">
        <w:t>(4), 483–495.</w:t>
      </w:r>
    </w:p>
    <w:p w14:paraId="415815F2" w14:textId="77777777" w:rsidR="008242AD" w:rsidRPr="008242AD" w:rsidRDefault="008242AD" w:rsidP="008242AD">
      <w:pPr>
        <w:rPr>
          <w:b/>
          <w:bCs/>
        </w:rPr>
      </w:pPr>
      <w:hyperlink r:id="rId364" w:history="1">
        <w:r w:rsidRPr="008242AD">
          <w:rPr>
            <w:rStyle w:val="Hyperlink"/>
            <w:b/>
            <w:bCs/>
          </w:rPr>
          <w:t>Article</w:t>
        </w:r>
      </w:hyperlink>
      <w:r w:rsidRPr="008242AD">
        <w:rPr>
          <w:b/>
          <w:bCs/>
        </w:rPr>
        <w:t> </w:t>
      </w:r>
      <w:hyperlink r:id="rId365" w:history="1">
        <w:r w:rsidRPr="008242AD">
          <w:rPr>
            <w:rStyle w:val="Hyperlink"/>
            <w:b/>
            <w:bCs/>
          </w:rPr>
          <w:t>Google Scholar</w:t>
        </w:r>
      </w:hyperlink>
      <w:r w:rsidRPr="008242AD">
        <w:rPr>
          <w:b/>
          <w:bCs/>
        </w:rPr>
        <w:t> </w:t>
      </w:r>
    </w:p>
    <w:p w14:paraId="6B4EAA85" w14:textId="77777777" w:rsidR="008242AD" w:rsidRPr="008242AD" w:rsidRDefault="008242AD" w:rsidP="008242AD">
      <w:pPr>
        <w:numPr>
          <w:ilvl w:val="0"/>
          <w:numId w:val="34"/>
        </w:numPr>
      </w:pPr>
      <w:r w:rsidRPr="008242AD">
        <w:t>Knack, S. (2012). When do donors trust recipient country systems? Policy Research Working Paper Series 6019, The World Bank.</w:t>
      </w:r>
    </w:p>
    <w:p w14:paraId="43F0A6B4" w14:textId="77777777" w:rsidR="008242AD" w:rsidRPr="008242AD" w:rsidRDefault="008242AD" w:rsidP="008242AD">
      <w:pPr>
        <w:numPr>
          <w:ilvl w:val="0"/>
          <w:numId w:val="34"/>
        </w:numPr>
      </w:pPr>
      <w:r w:rsidRPr="008242AD">
        <w:t>Krueger, A.O. (1993). </w:t>
      </w:r>
      <w:r w:rsidRPr="008242AD">
        <w:rPr>
          <w:i/>
          <w:iCs/>
        </w:rPr>
        <w:t>Political economy of policy reform in developing countries</w:t>
      </w:r>
      <w:r w:rsidRPr="008242AD">
        <w:t>. Cambridge, MA and London: The MIT Press.</w:t>
      </w:r>
    </w:p>
    <w:p w14:paraId="023820EF" w14:textId="77777777" w:rsidR="008242AD" w:rsidRPr="008242AD" w:rsidRDefault="008242AD" w:rsidP="008242AD">
      <w:pPr>
        <w:rPr>
          <w:b/>
          <w:bCs/>
        </w:rPr>
      </w:pPr>
      <w:hyperlink r:id="rId366" w:history="1">
        <w:r w:rsidRPr="008242AD">
          <w:rPr>
            <w:rStyle w:val="Hyperlink"/>
            <w:b/>
            <w:bCs/>
          </w:rPr>
          <w:t>Google Scholar</w:t>
        </w:r>
      </w:hyperlink>
      <w:r w:rsidRPr="008242AD">
        <w:rPr>
          <w:b/>
          <w:bCs/>
        </w:rPr>
        <w:t> </w:t>
      </w:r>
    </w:p>
    <w:p w14:paraId="3E5426A0" w14:textId="77777777" w:rsidR="008242AD" w:rsidRPr="008242AD" w:rsidRDefault="008242AD" w:rsidP="008242AD">
      <w:pPr>
        <w:numPr>
          <w:ilvl w:val="0"/>
          <w:numId w:val="34"/>
        </w:numPr>
      </w:pPr>
      <w:r w:rsidRPr="008242AD">
        <w:t>Lahiri, K., &amp; Schmidt, P. (1978). On the estimation of triangular structural systems. </w:t>
      </w:r>
      <w:r w:rsidRPr="008242AD">
        <w:rPr>
          <w:i/>
          <w:iCs/>
        </w:rPr>
        <w:t>Econometrica</w:t>
      </w:r>
      <w:r w:rsidRPr="008242AD">
        <w:t>, </w:t>
      </w:r>
      <w:r w:rsidRPr="008242AD">
        <w:rPr>
          <w:i/>
          <w:iCs/>
        </w:rPr>
        <w:t>46</w:t>
      </w:r>
      <w:r w:rsidRPr="008242AD">
        <w:t>(5), 1217–21.</w:t>
      </w:r>
    </w:p>
    <w:p w14:paraId="3D5A8BA3" w14:textId="77777777" w:rsidR="008242AD" w:rsidRPr="008242AD" w:rsidRDefault="008242AD" w:rsidP="008242AD">
      <w:pPr>
        <w:rPr>
          <w:b/>
          <w:bCs/>
        </w:rPr>
      </w:pPr>
      <w:hyperlink r:id="rId367" w:history="1">
        <w:r w:rsidRPr="008242AD">
          <w:rPr>
            <w:rStyle w:val="Hyperlink"/>
            <w:b/>
            <w:bCs/>
          </w:rPr>
          <w:t>Article</w:t>
        </w:r>
      </w:hyperlink>
      <w:r w:rsidRPr="008242AD">
        <w:rPr>
          <w:b/>
          <w:bCs/>
        </w:rPr>
        <w:t> </w:t>
      </w:r>
      <w:hyperlink r:id="rId368" w:history="1">
        <w:r w:rsidRPr="008242AD">
          <w:rPr>
            <w:rStyle w:val="Hyperlink"/>
            <w:b/>
            <w:bCs/>
          </w:rPr>
          <w:t>Google Scholar</w:t>
        </w:r>
      </w:hyperlink>
      <w:r w:rsidRPr="008242AD">
        <w:rPr>
          <w:b/>
          <w:bCs/>
        </w:rPr>
        <w:t> </w:t>
      </w:r>
    </w:p>
    <w:p w14:paraId="55ABCFF2" w14:textId="77777777" w:rsidR="008242AD" w:rsidRPr="008242AD" w:rsidRDefault="008242AD" w:rsidP="008242AD">
      <w:pPr>
        <w:numPr>
          <w:ilvl w:val="0"/>
          <w:numId w:val="34"/>
        </w:numPr>
      </w:pPr>
      <w:r w:rsidRPr="008242AD">
        <w:t>Malesa, T., &amp; Silarszky, P. (2005). </w:t>
      </w:r>
      <w:r w:rsidRPr="008242AD">
        <w:rPr>
          <w:i/>
          <w:iCs/>
        </w:rPr>
        <w:t>Does World Bank Effort matter for success of adjustment operations? Conditionality revisited: Concepts, experiences, and lessons</w:t>
      </w:r>
      <w:r w:rsidRPr="008242AD">
        <w:t> (pp. 127–141). Washington, D.C.: World Bank.</w:t>
      </w:r>
    </w:p>
    <w:p w14:paraId="3B5547B0" w14:textId="77777777" w:rsidR="008242AD" w:rsidRPr="008242AD" w:rsidRDefault="008242AD" w:rsidP="008242AD">
      <w:pPr>
        <w:rPr>
          <w:b/>
          <w:bCs/>
        </w:rPr>
      </w:pPr>
      <w:hyperlink r:id="rId369" w:history="1">
        <w:r w:rsidRPr="008242AD">
          <w:rPr>
            <w:rStyle w:val="Hyperlink"/>
            <w:b/>
            <w:bCs/>
          </w:rPr>
          <w:t>Google Scholar</w:t>
        </w:r>
      </w:hyperlink>
      <w:r w:rsidRPr="008242AD">
        <w:rPr>
          <w:b/>
          <w:bCs/>
        </w:rPr>
        <w:t> </w:t>
      </w:r>
    </w:p>
    <w:p w14:paraId="51ABFD6F" w14:textId="77777777" w:rsidR="008242AD" w:rsidRPr="008242AD" w:rsidRDefault="008242AD" w:rsidP="008242AD">
      <w:pPr>
        <w:numPr>
          <w:ilvl w:val="0"/>
          <w:numId w:val="34"/>
        </w:numPr>
      </w:pPr>
      <w:r w:rsidRPr="008242AD">
        <w:t>Meseguer, C. (2006). Learning and economic policy choices. </w:t>
      </w:r>
      <w:r w:rsidRPr="008242AD">
        <w:rPr>
          <w:i/>
          <w:iCs/>
        </w:rPr>
        <w:t>European Journal of Political Economy</w:t>
      </w:r>
      <w:r w:rsidRPr="008242AD">
        <w:t>, </w:t>
      </w:r>
      <w:r w:rsidRPr="008242AD">
        <w:rPr>
          <w:i/>
          <w:iCs/>
        </w:rPr>
        <w:t>22</w:t>
      </w:r>
      <w:r w:rsidRPr="008242AD">
        <w:t>(1), 156–178.</w:t>
      </w:r>
    </w:p>
    <w:p w14:paraId="4E2664A3" w14:textId="77777777" w:rsidR="008242AD" w:rsidRPr="008242AD" w:rsidRDefault="008242AD" w:rsidP="008242AD">
      <w:pPr>
        <w:rPr>
          <w:b/>
          <w:bCs/>
        </w:rPr>
      </w:pPr>
      <w:hyperlink r:id="rId370" w:history="1">
        <w:r w:rsidRPr="008242AD">
          <w:rPr>
            <w:rStyle w:val="Hyperlink"/>
            <w:b/>
            <w:bCs/>
          </w:rPr>
          <w:t>Article</w:t>
        </w:r>
      </w:hyperlink>
      <w:r w:rsidRPr="008242AD">
        <w:rPr>
          <w:b/>
          <w:bCs/>
        </w:rPr>
        <w:t> </w:t>
      </w:r>
      <w:hyperlink r:id="rId371" w:history="1">
        <w:r w:rsidRPr="008242AD">
          <w:rPr>
            <w:rStyle w:val="Hyperlink"/>
            <w:b/>
            <w:bCs/>
          </w:rPr>
          <w:t>Google Scholar</w:t>
        </w:r>
      </w:hyperlink>
      <w:r w:rsidRPr="008242AD">
        <w:rPr>
          <w:b/>
          <w:bCs/>
        </w:rPr>
        <w:t> </w:t>
      </w:r>
    </w:p>
    <w:p w14:paraId="31EFAED6" w14:textId="77777777" w:rsidR="008242AD" w:rsidRPr="008242AD" w:rsidRDefault="008242AD" w:rsidP="008242AD">
      <w:pPr>
        <w:numPr>
          <w:ilvl w:val="0"/>
          <w:numId w:val="34"/>
        </w:numPr>
      </w:pPr>
      <w:r w:rsidRPr="008242AD">
        <w:t>Mosley, P., Harrigan, J., Toye, J. (1991). </w:t>
      </w:r>
      <w:r w:rsidRPr="008242AD">
        <w:rPr>
          <w:i/>
          <w:iCs/>
        </w:rPr>
        <w:t>Aid and power: The World Bank and policy-based lending Volume 1. Analysis and policy proposals</w:t>
      </w:r>
      <w:r w:rsidRPr="008242AD">
        <w:t>. London and New York: Routledge.</w:t>
      </w:r>
    </w:p>
    <w:p w14:paraId="5313179D" w14:textId="77777777" w:rsidR="008242AD" w:rsidRPr="008242AD" w:rsidRDefault="008242AD" w:rsidP="008242AD">
      <w:pPr>
        <w:rPr>
          <w:b/>
          <w:bCs/>
        </w:rPr>
      </w:pPr>
      <w:hyperlink r:id="rId372" w:history="1">
        <w:r w:rsidRPr="008242AD">
          <w:rPr>
            <w:rStyle w:val="Hyperlink"/>
            <w:b/>
            <w:bCs/>
          </w:rPr>
          <w:t>Google Scholar</w:t>
        </w:r>
      </w:hyperlink>
      <w:r w:rsidRPr="008242AD">
        <w:rPr>
          <w:b/>
          <w:bCs/>
        </w:rPr>
        <w:t> </w:t>
      </w:r>
    </w:p>
    <w:p w14:paraId="1E7DD401" w14:textId="77777777" w:rsidR="008242AD" w:rsidRPr="008242AD" w:rsidRDefault="008242AD" w:rsidP="008242AD">
      <w:pPr>
        <w:numPr>
          <w:ilvl w:val="0"/>
          <w:numId w:val="34"/>
        </w:numPr>
      </w:pPr>
      <w:r w:rsidRPr="008242AD">
        <w:t>Murshed, S.M. (2009). On the non-contractual nature of donor-recipient interaction in development assistance. </w:t>
      </w:r>
      <w:r w:rsidRPr="008242AD">
        <w:rPr>
          <w:i/>
          <w:iCs/>
        </w:rPr>
        <w:t>Review of Development Economics</w:t>
      </w:r>
      <w:r w:rsidRPr="008242AD">
        <w:t>, </w:t>
      </w:r>
      <w:r w:rsidRPr="008242AD">
        <w:rPr>
          <w:i/>
          <w:iCs/>
        </w:rPr>
        <w:t>13</w:t>
      </w:r>
      <w:r w:rsidRPr="008242AD">
        <w:t>(s1), 416–428.</w:t>
      </w:r>
    </w:p>
    <w:p w14:paraId="5C3AE867" w14:textId="77777777" w:rsidR="008242AD" w:rsidRPr="008242AD" w:rsidRDefault="008242AD" w:rsidP="008242AD">
      <w:pPr>
        <w:rPr>
          <w:b/>
          <w:bCs/>
        </w:rPr>
      </w:pPr>
      <w:hyperlink r:id="rId373" w:history="1">
        <w:r w:rsidRPr="008242AD">
          <w:rPr>
            <w:rStyle w:val="Hyperlink"/>
            <w:b/>
            <w:bCs/>
          </w:rPr>
          <w:t>Article</w:t>
        </w:r>
      </w:hyperlink>
      <w:r w:rsidRPr="008242AD">
        <w:rPr>
          <w:b/>
          <w:bCs/>
        </w:rPr>
        <w:t> </w:t>
      </w:r>
      <w:hyperlink r:id="rId374" w:history="1">
        <w:r w:rsidRPr="008242AD">
          <w:rPr>
            <w:rStyle w:val="Hyperlink"/>
            <w:b/>
            <w:bCs/>
          </w:rPr>
          <w:t>Google Scholar</w:t>
        </w:r>
      </w:hyperlink>
      <w:r w:rsidRPr="008242AD">
        <w:rPr>
          <w:b/>
          <w:bCs/>
        </w:rPr>
        <w:t> </w:t>
      </w:r>
    </w:p>
    <w:p w14:paraId="5AF2A08B" w14:textId="77777777" w:rsidR="008242AD" w:rsidRPr="008242AD" w:rsidRDefault="008242AD" w:rsidP="008242AD">
      <w:pPr>
        <w:numPr>
          <w:ilvl w:val="0"/>
          <w:numId w:val="34"/>
        </w:numPr>
      </w:pPr>
      <w:r w:rsidRPr="008242AD">
        <w:t>Navia, P., &amp; Velasco, A. (2003). The politics of second-generation reforms. In P.-P. Kuczynski, &amp; J. Williamson (Eds.) </w:t>
      </w:r>
      <w:r w:rsidRPr="008242AD">
        <w:rPr>
          <w:i/>
          <w:iCs/>
        </w:rPr>
        <w:t>After the Washington consensus: Restarting growth and reform in Latin America.</w:t>
      </w:r>
      <w:r w:rsidRPr="008242AD">
        <w:t> Institute for International Economics.</w:t>
      </w:r>
    </w:p>
    <w:p w14:paraId="2905C845" w14:textId="77777777" w:rsidR="008242AD" w:rsidRPr="008242AD" w:rsidRDefault="008242AD" w:rsidP="008242AD">
      <w:pPr>
        <w:numPr>
          <w:ilvl w:val="0"/>
          <w:numId w:val="34"/>
        </w:numPr>
      </w:pPr>
      <w:r w:rsidRPr="008242AD">
        <w:t>Noorbakhsh, F., &amp; Paloni, A. (2007). Learning from structural adjustment: why selectivity may not be the key to successful programmes in Africa. </w:t>
      </w:r>
      <w:r w:rsidRPr="008242AD">
        <w:rPr>
          <w:i/>
          <w:iCs/>
        </w:rPr>
        <w:t>Journal of International Development</w:t>
      </w:r>
      <w:r w:rsidRPr="008242AD">
        <w:t>, </w:t>
      </w:r>
      <w:r w:rsidRPr="008242AD">
        <w:rPr>
          <w:i/>
          <w:iCs/>
        </w:rPr>
        <w:t>19</w:t>
      </w:r>
      <w:r w:rsidRPr="008242AD">
        <w:t>(7), 927– 948.</w:t>
      </w:r>
    </w:p>
    <w:p w14:paraId="5DE0B563" w14:textId="77777777" w:rsidR="008242AD" w:rsidRPr="008242AD" w:rsidRDefault="008242AD" w:rsidP="008242AD">
      <w:pPr>
        <w:rPr>
          <w:b/>
          <w:bCs/>
        </w:rPr>
      </w:pPr>
      <w:hyperlink r:id="rId375" w:history="1">
        <w:r w:rsidRPr="008242AD">
          <w:rPr>
            <w:rStyle w:val="Hyperlink"/>
            <w:b/>
            <w:bCs/>
          </w:rPr>
          <w:t>Article</w:t>
        </w:r>
      </w:hyperlink>
      <w:r w:rsidRPr="008242AD">
        <w:rPr>
          <w:b/>
          <w:bCs/>
        </w:rPr>
        <w:t> </w:t>
      </w:r>
      <w:hyperlink r:id="rId376" w:history="1">
        <w:r w:rsidRPr="008242AD">
          <w:rPr>
            <w:rStyle w:val="Hyperlink"/>
            <w:b/>
            <w:bCs/>
          </w:rPr>
          <w:t>Google Scholar</w:t>
        </w:r>
      </w:hyperlink>
      <w:r w:rsidRPr="008242AD">
        <w:rPr>
          <w:b/>
          <w:bCs/>
        </w:rPr>
        <w:t> </w:t>
      </w:r>
    </w:p>
    <w:p w14:paraId="109B8B42" w14:textId="77777777" w:rsidR="008242AD" w:rsidRPr="008242AD" w:rsidRDefault="008242AD" w:rsidP="008242AD">
      <w:pPr>
        <w:numPr>
          <w:ilvl w:val="0"/>
          <w:numId w:val="34"/>
        </w:numPr>
      </w:pPr>
      <w:r w:rsidRPr="008242AD">
        <w:t>Persson, T., &amp; Tabellini, G. (2000). </w:t>
      </w:r>
      <w:r w:rsidRPr="008242AD">
        <w:rPr>
          <w:i/>
          <w:iCs/>
        </w:rPr>
        <w:t>Political economics, explaining economic policy</w:t>
      </w:r>
      <w:r w:rsidRPr="008242AD">
        <w:t>. Cambridge, MA: The MIT Press.</w:t>
      </w:r>
    </w:p>
    <w:p w14:paraId="3A3A12DB" w14:textId="77777777" w:rsidR="008242AD" w:rsidRPr="008242AD" w:rsidRDefault="008242AD" w:rsidP="008242AD">
      <w:pPr>
        <w:rPr>
          <w:b/>
          <w:bCs/>
        </w:rPr>
      </w:pPr>
      <w:hyperlink r:id="rId377" w:history="1">
        <w:r w:rsidRPr="008242AD">
          <w:rPr>
            <w:rStyle w:val="Hyperlink"/>
            <w:b/>
            <w:bCs/>
          </w:rPr>
          <w:t>Google Scholar</w:t>
        </w:r>
      </w:hyperlink>
      <w:r w:rsidRPr="008242AD">
        <w:rPr>
          <w:b/>
          <w:bCs/>
        </w:rPr>
        <w:t> </w:t>
      </w:r>
    </w:p>
    <w:p w14:paraId="60F23805" w14:textId="77777777" w:rsidR="008242AD" w:rsidRPr="008242AD" w:rsidRDefault="008242AD" w:rsidP="008242AD">
      <w:pPr>
        <w:numPr>
          <w:ilvl w:val="0"/>
          <w:numId w:val="34"/>
        </w:numPr>
      </w:pPr>
      <w:r w:rsidRPr="008242AD">
        <w:t>Pitlik, H. (2007). A race to liberalization? Diffusion of economic policy reform among OECD-economies. </w:t>
      </w:r>
      <w:r w:rsidRPr="008242AD">
        <w:rPr>
          <w:i/>
          <w:iCs/>
        </w:rPr>
        <w:t>Public Choice</w:t>
      </w:r>
      <w:r w:rsidRPr="008242AD">
        <w:t>, </w:t>
      </w:r>
      <w:r w:rsidRPr="008242AD">
        <w:rPr>
          <w:i/>
          <w:iCs/>
        </w:rPr>
        <w:t>132</w:t>
      </w:r>
      <w:r w:rsidRPr="008242AD">
        <w:t>(1), 159–178.</w:t>
      </w:r>
    </w:p>
    <w:p w14:paraId="475BF733" w14:textId="77777777" w:rsidR="008242AD" w:rsidRPr="008242AD" w:rsidRDefault="008242AD" w:rsidP="008242AD">
      <w:pPr>
        <w:rPr>
          <w:b/>
          <w:bCs/>
        </w:rPr>
      </w:pPr>
      <w:hyperlink r:id="rId378" w:history="1">
        <w:r w:rsidRPr="008242AD">
          <w:rPr>
            <w:rStyle w:val="Hyperlink"/>
            <w:b/>
            <w:bCs/>
          </w:rPr>
          <w:t>Article</w:t>
        </w:r>
      </w:hyperlink>
      <w:r w:rsidRPr="008242AD">
        <w:rPr>
          <w:b/>
          <w:bCs/>
        </w:rPr>
        <w:t> </w:t>
      </w:r>
      <w:hyperlink r:id="rId379" w:history="1">
        <w:r w:rsidRPr="008242AD">
          <w:rPr>
            <w:rStyle w:val="Hyperlink"/>
            <w:b/>
            <w:bCs/>
          </w:rPr>
          <w:t>Google Scholar</w:t>
        </w:r>
      </w:hyperlink>
      <w:r w:rsidRPr="008242AD">
        <w:rPr>
          <w:b/>
          <w:bCs/>
        </w:rPr>
        <w:t> </w:t>
      </w:r>
    </w:p>
    <w:p w14:paraId="2E274222" w14:textId="77777777" w:rsidR="008242AD" w:rsidRPr="008242AD" w:rsidRDefault="008242AD" w:rsidP="008242AD">
      <w:pPr>
        <w:numPr>
          <w:ilvl w:val="0"/>
          <w:numId w:val="34"/>
        </w:numPr>
      </w:pPr>
      <w:r w:rsidRPr="008242AD">
        <w:t>Potrafke, N. (2010). Does government ideology influence deregulation of product markets? Empirical evidence from OECD countries. </w:t>
      </w:r>
      <w:r w:rsidRPr="008242AD">
        <w:rPr>
          <w:i/>
          <w:iCs/>
        </w:rPr>
        <w:t>Public Choice</w:t>
      </w:r>
      <w:r w:rsidRPr="008242AD">
        <w:t>, </w:t>
      </w:r>
      <w:r w:rsidRPr="008242AD">
        <w:rPr>
          <w:i/>
          <w:iCs/>
        </w:rPr>
        <w:t>143</w:t>
      </w:r>
      <w:r w:rsidRPr="008242AD">
        <w:t>(1), 135–155.</w:t>
      </w:r>
    </w:p>
    <w:p w14:paraId="3320EDB1" w14:textId="77777777" w:rsidR="008242AD" w:rsidRPr="008242AD" w:rsidRDefault="008242AD" w:rsidP="008242AD">
      <w:pPr>
        <w:rPr>
          <w:b/>
          <w:bCs/>
        </w:rPr>
      </w:pPr>
      <w:hyperlink r:id="rId380" w:history="1">
        <w:r w:rsidRPr="008242AD">
          <w:rPr>
            <w:rStyle w:val="Hyperlink"/>
            <w:b/>
            <w:bCs/>
          </w:rPr>
          <w:t>Article</w:t>
        </w:r>
      </w:hyperlink>
      <w:r w:rsidRPr="008242AD">
        <w:rPr>
          <w:b/>
          <w:bCs/>
        </w:rPr>
        <w:t> </w:t>
      </w:r>
      <w:hyperlink r:id="rId381" w:history="1">
        <w:r w:rsidRPr="008242AD">
          <w:rPr>
            <w:rStyle w:val="Hyperlink"/>
            <w:b/>
            <w:bCs/>
          </w:rPr>
          <w:t>Google Scholar</w:t>
        </w:r>
      </w:hyperlink>
      <w:r w:rsidRPr="008242AD">
        <w:rPr>
          <w:b/>
          <w:bCs/>
        </w:rPr>
        <w:t> </w:t>
      </w:r>
    </w:p>
    <w:p w14:paraId="114B62E4" w14:textId="77777777" w:rsidR="008242AD" w:rsidRPr="008242AD" w:rsidRDefault="008242AD" w:rsidP="008242AD">
      <w:pPr>
        <w:numPr>
          <w:ilvl w:val="0"/>
          <w:numId w:val="34"/>
        </w:numPr>
      </w:pPr>
      <w:r w:rsidRPr="008242AD">
        <w:t>Ranis, G., &amp; Mahmood, S.A. (1992). </w:t>
      </w:r>
      <w:r w:rsidRPr="008242AD">
        <w:rPr>
          <w:i/>
          <w:iCs/>
        </w:rPr>
        <w:t>The political economy of development policy change</w:t>
      </w:r>
      <w:r w:rsidRPr="008242AD">
        <w:t>. Cambridge, MA and Oxford: Basil Blackwell.</w:t>
      </w:r>
    </w:p>
    <w:p w14:paraId="141D722A" w14:textId="77777777" w:rsidR="008242AD" w:rsidRPr="008242AD" w:rsidRDefault="008242AD" w:rsidP="008242AD">
      <w:pPr>
        <w:rPr>
          <w:b/>
          <w:bCs/>
        </w:rPr>
      </w:pPr>
      <w:hyperlink r:id="rId382" w:history="1">
        <w:r w:rsidRPr="008242AD">
          <w:rPr>
            <w:rStyle w:val="Hyperlink"/>
            <w:b/>
            <w:bCs/>
          </w:rPr>
          <w:t>Google Scholar</w:t>
        </w:r>
      </w:hyperlink>
      <w:r w:rsidRPr="008242AD">
        <w:rPr>
          <w:b/>
          <w:bCs/>
        </w:rPr>
        <w:t> </w:t>
      </w:r>
    </w:p>
    <w:p w14:paraId="48B1649D" w14:textId="77777777" w:rsidR="008242AD" w:rsidRPr="008242AD" w:rsidRDefault="008242AD" w:rsidP="008242AD">
      <w:pPr>
        <w:numPr>
          <w:ilvl w:val="0"/>
          <w:numId w:val="34"/>
        </w:numPr>
      </w:pPr>
      <w:r w:rsidRPr="008242AD">
        <w:t>Rodrik, D. (2006). Goodbye Washington consensus, hello Washington confusion? </w:t>
      </w:r>
      <w:r w:rsidRPr="008242AD">
        <w:rPr>
          <w:i/>
          <w:iCs/>
        </w:rPr>
        <w:t>Journal of Economic Literature</w:t>
      </w:r>
      <w:r w:rsidRPr="008242AD">
        <w:t>, </w:t>
      </w:r>
      <w:r w:rsidRPr="008242AD">
        <w:rPr>
          <w:i/>
          <w:iCs/>
        </w:rPr>
        <w:t>44</w:t>
      </w:r>
      <w:r w:rsidRPr="008242AD">
        <w:t>(4), 973–987.</w:t>
      </w:r>
    </w:p>
    <w:p w14:paraId="586DAD15" w14:textId="77777777" w:rsidR="008242AD" w:rsidRPr="008242AD" w:rsidRDefault="008242AD" w:rsidP="008242AD">
      <w:pPr>
        <w:rPr>
          <w:b/>
          <w:bCs/>
        </w:rPr>
      </w:pPr>
      <w:hyperlink r:id="rId383" w:history="1">
        <w:r w:rsidRPr="008242AD">
          <w:rPr>
            <w:rStyle w:val="Hyperlink"/>
            <w:b/>
            <w:bCs/>
          </w:rPr>
          <w:t>Article</w:t>
        </w:r>
      </w:hyperlink>
      <w:r w:rsidRPr="008242AD">
        <w:rPr>
          <w:b/>
          <w:bCs/>
        </w:rPr>
        <w:t> </w:t>
      </w:r>
      <w:hyperlink r:id="rId384" w:history="1">
        <w:r w:rsidRPr="008242AD">
          <w:rPr>
            <w:rStyle w:val="Hyperlink"/>
            <w:b/>
            <w:bCs/>
          </w:rPr>
          <w:t>Google Scholar</w:t>
        </w:r>
      </w:hyperlink>
      <w:r w:rsidRPr="008242AD">
        <w:rPr>
          <w:b/>
          <w:bCs/>
        </w:rPr>
        <w:t> </w:t>
      </w:r>
    </w:p>
    <w:p w14:paraId="0295D480" w14:textId="77777777" w:rsidR="008242AD" w:rsidRPr="008242AD" w:rsidRDefault="008242AD" w:rsidP="008242AD">
      <w:pPr>
        <w:numPr>
          <w:ilvl w:val="0"/>
          <w:numId w:val="34"/>
        </w:numPr>
      </w:pPr>
      <w:r w:rsidRPr="008242AD">
        <w:t>Roemer, J.E. (1997). Politicaleconomic equilibrium when parties represent constituents: the unidimensional case. </w:t>
      </w:r>
      <w:r w:rsidRPr="008242AD">
        <w:rPr>
          <w:i/>
          <w:iCs/>
        </w:rPr>
        <w:t>Social Choice and Welfare</w:t>
      </w:r>
      <w:r w:rsidRPr="008242AD">
        <w:t>, </w:t>
      </w:r>
      <w:r w:rsidRPr="008242AD">
        <w:rPr>
          <w:i/>
          <w:iCs/>
        </w:rPr>
        <w:t>14</w:t>
      </w:r>
      <w:r w:rsidRPr="008242AD">
        <w:t>, 479–502.</w:t>
      </w:r>
    </w:p>
    <w:p w14:paraId="4905EC1F" w14:textId="77777777" w:rsidR="008242AD" w:rsidRPr="008242AD" w:rsidRDefault="008242AD" w:rsidP="008242AD">
      <w:pPr>
        <w:rPr>
          <w:b/>
          <w:bCs/>
        </w:rPr>
      </w:pPr>
      <w:hyperlink r:id="rId385" w:history="1">
        <w:r w:rsidRPr="008242AD">
          <w:rPr>
            <w:rStyle w:val="Hyperlink"/>
            <w:b/>
            <w:bCs/>
          </w:rPr>
          <w:t>Article</w:t>
        </w:r>
      </w:hyperlink>
      <w:r w:rsidRPr="008242AD">
        <w:rPr>
          <w:b/>
          <w:bCs/>
        </w:rPr>
        <w:t> </w:t>
      </w:r>
      <w:hyperlink r:id="rId386" w:history="1">
        <w:r w:rsidRPr="008242AD">
          <w:rPr>
            <w:rStyle w:val="Hyperlink"/>
            <w:b/>
            <w:bCs/>
          </w:rPr>
          <w:t>Google Scholar</w:t>
        </w:r>
      </w:hyperlink>
      <w:r w:rsidRPr="008242AD">
        <w:rPr>
          <w:b/>
          <w:bCs/>
        </w:rPr>
        <w:t> </w:t>
      </w:r>
    </w:p>
    <w:p w14:paraId="03402EE5" w14:textId="77777777" w:rsidR="008242AD" w:rsidRPr="008242AD" w:rsidRDefault="008242AD" w:rsidP="008242AD">
      <w:pPr>
        <w:numPr>
          <w:ilvl w:val="0"/>
          <w:numId w:val="34"/>
        </w:numPr>
      </w:pPr>
      <w:r w:rsidRPr="008242AD">
        <w:t>Roemer, J.E. (1999). The democratic political economy of progressive income taxation. </w:t>
      </w:r>
      <w:r w:rsidRPr="008242AD">
        <w:rPr>
          <w:i/>
          <w:iCs/>
        </w:rPr>
        <w:t>Econometrica</w:t>
      </w:r>
      <w:r w:rsidRPr="008242AD">
        <w:t>, </w:t>
      </w:r>
      <w:r w:rsidRPr="008242AD">
        <w:rPr>
          <w:i/>
          <w:iCs/>
        </w:rPr>
        <w:t>67</w:t>
      </w:r>
      <w:r w:rsidRPr="008242AD">
        <w:t>(1), 1–19.</w:t>
      </w:r>
    </w:p>
    <w:p w14:paraId="5053B233" w14:textId="77777777" w:rsidR="008242AD" w:rsidRPr="008242AD" w:rsidRDefault="008242AD" w:rsidP="008242AD">
      <w:pPr>
        <w:rPr>
          <w:b/>
          <w:bCs/>
        </w:rPr>
      </w:pPr>
      <w:hyperlink r:id="rId387" w:history="1">
        <w:r w:rsidRPr="008242AD">
          <w:rPr>
            <w:rStyle w:val="Hyperlink"/>
            <w:b/>
            <w:bCs/>
          </w:rPr>
          <w:t>Article</w:t>
        </w:r>
      </w:hyperlink>
      <w:r w:rsidRPr="008242AD">
        <w:rPr>
          <w:b/>
          <w:bCs/>
        </w:rPr>
        <w:t> </w:t>
      </w:r>
      <w:hyperlink r:id="rId388" w:history="1">
        <w:r w:rsidRPr="008242AD">
          <w:rPr>
            <w:rStyle w:val="Hyperlink"/>
            <w:b/>
            <w:bCs/>
          </w:rPr>
          <w:t>Google Scholar</w:t>
        </w:r>
      </w:hyperlink>
      <w:r w:rsidRPr="008242AD">
        <w:rPr>
          <w:b/>
          <w:bCs/>
        </w:rPr>
        <w:t> </w:t>
      </w:r>
    </w:p>
    <w:p w14:paraId="35E83269" w14:textId="77777777" w:rsidR="008242AD" w:rsidRPr="008242AD" w:rsidRDefault="008242AD" w:rsidP="008242AD">
      <w:pPr>
        <w:numPr>
          <w:ilvl w:val="0"/>
          <w:numId w:val="34"/>
        </w:numPr>
      </w:pPr>
      <w:r w:rsidRPr="008242AD">
        <w:t>Shirk, D.A. (2004). </w:t>
      </w:r>
      <w:r w:rsidRPr="008242AD">
        <w:rPr>
          <w:i/>
          <w:iCs/>
        </w:rPr>
        <w:t>Mexico’s new politics: the PAN and democratic change.</w:t>
      </w:r>
      <w:r w:rsidRPr="008242AD">
        <w:t> Lynne Riener.</w:t>
      </w:r>
    </w:p>
    <w:p w14:paraId="27E2B57F" w14:textId="77777777" w:rsidR="008242AD" w:rsidRPr="008242AD" w:rsidRDefault="008242AD" w:rsidP="008242AD">
      <w:pPr>
        <w:numPr>
          <w:ilvl w:val="0"/>
          <w:numId w:val="34"/>
        </w:numPr>
      </w:pPr>
      <w:r w:rsidRPr="008242AD">
        <w:lastRenderedPageBreak/>
        <w:t>Stromberg, D. (2007). Natural disasters, economic development, and humanitarian aid. </w:t>
      </w:r>
      <w:r w:rsidRPr="008242AD">
        <w:rPr>
          <w:i/>
          <w:iCs/>
        </w:rPr>
        <w:t>Journal of Economic Perspectives</w:t>
      </w:r>
      <w:r w:rsidRPr="008242AD">
        <w:t>, </w:t>
      </w:r>
      <w:r w:rsidRPr="008242AD">
        <w:rPr>
          <w:i/>
          <w:iCs/>
        </w:rPr>
        <w:t>21</w:t>
      </w:r>
      <w:r w:rsidRPr="008242AD">
        <w:t>(3), 199–222.</w:t>
      </w:r>
    </w:p>
    <w:p w14:paraId="3F598A53" w14:textId="77777777" w:rsidR="008242AD" w:rsidRPr="008242AD" w:rsidRDefault="008242AD" w:rsidP="008242AD">
      <w:pPr>
        <w:rPr>
          <w:b/>
          <w:bCs/>
        </w:rPr>
      </w:pPr>
      <w:hyperlink r:id="rId389" w:history="1">
        <w:r w:rsidRPr="008242AD">
          <w:rPr>
            <w:rStyle w:val="Hyperlink"/>
            <w:b/>
            <w:bCs/>
          </w:rPr>
          <w:t>Article</w:t>
        </w:r>
      </w:hyperlink>
      <w:r w:rsidRPr="008242AD">
        <w:rPr>
          <w:b/>
          <w:bCs/>
        </w:rPr>
        <w:t> </w:t>
      </w:r>
      <w:hyperlink r:id="rId390" w:history="1">
        <w:r w:rsidRPr="008242AD">
          <w:rPr>
            <w:rStyle w:val="Hyperlink"/>
            <w:b/>
            <w:bCs/>
          </w:rPr>
          <w:t>Google Scholar</w:t>
        </w:r>
      </w:hyperlink>
      <w:r w:rsidRPr="008242AD">
        <w:rPr>
          <w:b/>
          <w:bCs/>
        </w:rPr>
        <w:t> </w:t>
      </w:r>
    </w:p>
    <w:p w14:paraId="691C6D0A" w14:textId="77777777" w:rsidR="008242AD" w:rsidRPr="008242AD" w:rsidRDefault="008242AD" w:rsidP="008242AD">
      <w:pPr>
        <w:numPr>
          <w:ilvl w:val="0"/>
          <w:numId w:val="34"/>
        </w:numPr>
      </w:pPr>
      <w:r w:rsidRPr="008242AD">
        <w:t>Svensson, J. (2000). When is foreign aid policy credible? Aid dependence and conditionality. </w:t>
      </w:r>
      <w:r w:rsidRPr="008242AD">
        <w:rPr>
          <w:i/>
          <w:iCs/>
        </w:rPr>
        <w:t>Journal of Development Economics</w:t>
      </w:r>
      <w:r w:rsidRPr="008242AD">
        <w:t>, </w:t>
      </w:r>
      <w:r w:rsidRPr="008242AD">
        <w:rPr>
          <w:i/>
          <w:iCs/>
        </w:rPr>
        <w:t>61</w:t>
      </w:r>
      <w:r w:rsidRPr="008242AD">
        <w:t>(1), 61–84.</w:t>
      </w:r>
    </w:p>
    <w:p w14:paraId="028FFF24" w14:textId="77777777" w:rsidR="008242AD" w:rsidRPr="008242AD" w:rsidRDefault="008242AD" w:rsidP="008242AD">
      <w:pPr>
        <w:rPr>
          <w:b/>
          <w:bCs/>
        </w:rPr>
      </w:pPr>
      <w:hyperlink r:id="rId391" w:history="1">
        <w:r w:rsidRPr="008242AD">
          <w:rPr>
            <w:rStyle w:val="Hyperlink"/>
            <w:b/>
            <w:bCs/>
          </w:rPr>
          <w:t>Article</w:t>
        </w:r>
      </w:hyperlink>
      <w:r w:rsidRPr="008242AD">
        <w:rPr>
          <w:b/>
          <w:bCs/>
        </w:rPr>
        <w:t> </w:t>
      </w:r>
      <w:hyperlink r:id="rId392" w:history="1">
        <w:r w:rsidRPr="008242AD">
          <w:rPr>
            <w:rStyle w:val="Hyperlink"/>
            <w:b/>
            <w:bCs/>
          </w:rPr>
          <w:t>Google Scholar</w:t>
        </w:r>
      </w:hyperlink>
      <w:r w:rsidRPr="008242AD">
        <w:rPr>
          <w:b/>
          <w:bCs/>
        </w:rPr>
        <w:t> </w:t>
      </w:r>
    </w:p>
    <w:p w14:paraId="693BA7C5" w14:textId="77777777" w:rsidR="008242AD" w:rsidRPr="008242AD" w:rsidRDefault="008242AD" w:rsidP="008242AD">
      <w:pPr>
        <w:numPr>
          <w:ilvl w:val="0"/>
          <w:numId w:val="34"/>
        </w:numPr>
      </w:pPr>
      <w:r w:rsidRPr="008242AD">
        <w:t>Svensson, J. (2003). Why conditional aid does not work and what can be done about it? </w:t>
      </w:r>
      <w:r w:rsidRPr="008242AD">
        <w:rPr>
          <w:i/>
          <w:iCs/>
        </w:rPr>
        <w:t>Journal of Development Economics</w:t>
      </w:r>
      <w:r w:rsidRPr="008242AD">
        <w:t>, </w:t>
      </w:r>
      <w:r w:rsidRPr="008242AD">
        <w:rPr>
          <w:i/>
          <w:iCs/>
        </w:rPr>
        <w:t>70</w:t>
      </w:r>
      <w:r w:rsidRPr="008242AD">
        <w:t>(2), 381–402.</w:t>
      </w:r>
    </w:p>
    <w:p w14:paraId="30A02A67" w14:textId="77777777" w:rsidR="008242AD" w:rsidRPr="008242AD" w:rsidRDefault="008242AD" w:rsidP="008242AD">
      <w:pPr>
        <w:rPr>
          <w:b/>
          <w:bCs/>
        </w:rPr>
      </w:pPr>
      <w:hyperlink r:id="rId393" w:history="1">
        <w:r w:rsidRPr="008242AD">
          <w:rPr>
            <w:rStyle w:val="Hyperlink"/>
            <w:b/>
            <w:bCs/>
          </w:rPr>
          <w:t>Article</w:t>
        </w:r>
      </w:hyperlink>
      <w:r w:rsidRPr="008242AD">
        <w:rPr>
          <w:b/>
          <w:bCs/>
        </w:rPr>
        <w:t> </w:t>
      </w:r>
      <w:hyperlink r:id="rId394" w:history="1">
        <w:r w:rsidRPr="008242AD">
          <w:rPr>
            <w:rStyle w:val="Hyperlink"/>
            <w:b/>
            <w:bCs/>
          </w:rPr>
          <w:t>Google Scholar</w:t>
        </w:r>
      </w:hyperlink>
      <w:r w:rsidRPr="008242AD">
        <w:rPr>
          <w:b/>
          <w:bCs/>
        </w:rPr>
        <w:t> </w:t>
      </w:r>
    </w:p>
    <w:p w14:paraId="0B87893D" w14:textId="77777777" w:rsidR="008242AD" w:rsidRPr="008242AD" w:rsidRDefault="008242AD" w:rsidP="008242AD">
      <w:pPr>
        <w:numPr>
          <w:ilvl w:val="0"/>
          <w:numId w:val="34"/>
        </w:numPr>
      </w:pPr>
      <w:r w:rsidRPr="008242AD">
        <w:t>Terai, K. (2006). Parties with policy preferences and uncertainty over voter behavior. </w:t>
      </w:r>
      <w:r w:rsidRPr="008242AD">
        <w:rPr>
          <w:i/>
          <w:iCs/>
        </w:rPr>
        <w:t>Social Choice and Welfare</w:t>
      </w:r>
      <w:r w:rsidRPr="008242AD">
        <w:t>, </w:t>
      </w:r>
      <w:r w:rsidRPr="008242AD">
        <w:rPr>
          <w:i/>
          <w:iCs/>
        </w:rPr>
        <w:t>27</w:t>
      </w:r>
      <w:r w:rsidRPr="008242AD">
        <w:t>, 155–172.</w:t>
      </w:r>
    </w:p>
    <w:p w14:paraId="69A89823" w14:textId="77777777" w:rsidR="008242AD" w:rsidRPr="008242AD" w:rsidRDefault="008242AD" w:rsidP="008242AD">
      <w:pPr>
        <w:rPr>
          <w:b/>
          <w:bCs/>
        </w:rPr>
      </w:pPr>
      <w:hyperlink r:id="rId395" w:history="1">
        <w:r w:rsidRPr="008242AD">
          <w:rPr>
            <w:rStyle w:val="Hyperlink"/>
            <w:b/>
            <w:bCs/>
          </w:rPr>
          <w:t>Article</w:t>
        </w:r>
      </w:hyperlink>
      <w:r w:rsidRPr="008242AD">
        <w:rPr>
          <w:b/>
          <w:bCs/>
        </w:rPr>
        <w:t> </w:t>
      </w:r>
      <w:hyperlink r:id="rId396" w:history="1">
        <w:r w:rsidRPr="008242AD">
          <w:rPr>
            <w:rStyle w:val="Hyperlink"/>
            <w:b/>
            <w:bCs/>
          </w:rPr>
          <w:t>Google Scholar</w:t>
        </w:r>
      </w:hyperlink>
      <w:r w:rsidRPr="008242AD">
        <w:rPr>
          <w:b/>
          <w:bCs/>
        </w:rPr>
        <w:t> </w:t>
      </w:r>
    </w:p>
    <w:p w14:paraId="03E172A6" w14:textId="77777777" w:rsidR="008242AD" w:rsidRPr="008242AD" w:rsidRDefault="008242AD" w:rsidP="008242AD">
      <w:pPr>
        <w:numPr>
          <w:ilvl w:val="0"/>
          <w:numId w:val="34"/>
        </w:numPr>
      </w:pPr>
      <w:r w:rsidRPr="008242AD">
        <w:t xml:space="preserve">Wane, W. (2004). The quality of foreign aid: Country selectivity or </w:t>
      </w:r>
      <w:proofErr w:type="gramStart"/>
      <w:r w:rsidRPr="008242AD">
        <w:t>donors</w:t>
      </w:r>
      <w:proofErr w:type="gramEnd"/>
      <w:r w:rsidRPr="008242AD">
        <w:t xml:space="preserve"> incentives? Policy Research Working Paper Series 3325, The World Bank.</w:t>
      </w:r>
    </w:p>
    <w:p w14:paraId="7AF80E69" w14:textId="77777777" w:rsidR="008242AD" w:rsidRPr="008242AD" w:rsidRDefault="008242AD" w:rsidP="008242AD">
      <w:pPr>
        <w:numPr>
          <w:ilvl w:val="0"/>
          <w:numId w:val="34"/>
        </w:numPr>
      </w:pPr>
      <w:r w:rsidRPr="008242AD">
        <w:t>Williamson, J. (1994). The political economy of policy reform. No. 68 in Peterson Institute Press: All Books. Peterson Institute for International Economics.</w:t>
      </w:r>
    </w:p>
    <w:p w14:paraId="194DD69F" w14:textId="77777777" w:rsidR="008242AD" w:rsidRPr="008242AD" w:rsidRDefault="008242AD" w:rsidP="008242AD">
      <w:pPr>
        <w:numPr>
          <w:ilvl w:val="0"/>
          <w:numId w:val="34"/>
        </w:numPr>
      </w:pPr>
      <w:r w:rsidRPr="008242AD">
        <w:t>Wittman, D. (1983). Candidate motivation: a synthesis of alternative theories. </w:t>
      </w:r>
      <w:r w:rsidRPr="008242AD">
        <w:rPr>
          <w:i/>
          <w:iCs/>
        </w:rPr>
        <w:t>The American Political Science Review</w:t>
      </w:r>
      <w:r w:rsidRPr="008242AD">
        <w:t>, </w:t>
      </w:r>
      <w:r w:rsidRPr="008242AD">
        <w:rPr>
          <w:i/>
          <w:iCs/>
        </w:rPr>
        <w:t>77</w:t>
      </w:r>
      <w:r w:rsidRPr="008242AD">
        <w:t>(1), 142–157.</w:t>
      </w:r>
    </w:p>
    <w:p w14:paraId="5A2F4AA2" w14:textId="77777777" w:rsidR="008242AD" w:rsidRPr="008242AD" w:rsidRDefault="008242AD" w:rsidP="008242AD">
      <w:pPr>
        <w:rPr>
          <w:b/>
          <w:bCs/>
        </w:rPr>
      </w:pPr>
      <w:hyperlink r:id="rId397" w:history="1">
        <w:r w:rsidRPr="008242AD">
          <w:rPr>
            <w:rStyle w:val="Hyperlink"/>
            <w:b/>
            <w:bCs/>
          </w:rPr>
          <w:t>Article</w:t>
        </w:r>
      </w:hyperlink>
      <w:r w:rsidRPr="008242AD">
        <w:rPr>
          <w:b/>
          <w:bCs/>
        </w:rPr>
        <w:t> </w:t>
      </w:r>
      <w:hyperlink r:id="rId398" w:history="1">
        <w:r w:rsidRPr="008242AD">
          <w:rPr>
            <w:rStyle w:val="Hyperlink"/>
            <w:b/>
            <w:bCs/>
          </w:rPr>
          <w:t>Google Scholar</w:t>
        </w:r>
      </w:hyperlink>
      <w:r w:rsidRPr="008242AD">
        <w:rPr>
          <w:b/>
          <w:bCs/>
        </w:rPr>
        <w:t> </w:t>
      </w:r>
    </w:p>
    <w:p w14:paraId="634EFD85" w14:textId="77777777" w:rsidR="008242AD" w:rsidRPr="008242AD" w:rsidRDefault="008242AD" w:rsidP="008242AD">
      <w:pPr>
        <w:numPr>
          <w:ilvl w:val="0"/>
          <w:numId w:val="34"/>
        </w:numPr>
      </w:pPr>
      <w:r w:rsidRPr="008242AD">
        <w:t>World Bank. (2002). </w:t>
      </w:r>
      <w:r w:rsidRPr="008242AD">
        <w:rPr>
          <w:i/>
          <w:iCs/>
        </w:rPr>
        <w:t>Mexico country economic memorandum: Challenges and prospects for tax reform</w:t>
      </w:r>
      <w:r w:rsidRPr="008242AD">
        <w:t>. Washington, D.C.: World Bank.</w:t>
      </w:r>
    </w:p>
    <w:p w14:paraId="6860BAE5" w14:textId="77777777" w:rsidR="008242AD" w:rsidRPr="008242AD" w:rsidRDefault="008242AD" w:rsidP="008242AD">
      <w:pPr>
        <w:rPr>
          <w:b/>
          <w:bCs/>
        </w:rPr>
      </w:pPr>
      <w:hyperlink r:id="rId399" w:history="1">
        <w:r w:rsidRPr="008242AD">
          <w:rPr>
            <w:rStyle w:val="Hyperlink"/>
            <w:b/>
            <w:bCs/>
          </w:rPr>
          <w:t>Google Scholar</w:t>
        </w:r>
      </w:hyperlink>
      <w:r w:rsidRPr="008242AD">
        <w:rPr>
          <w:b/>
          <w:bCs/>
        </w:rPr>
        <w:t> </w:t>
      </w:r>
    </w:p>
    <w:p w14:paraId="61EECC64" w14:textId="77777777" w:rsidR="008242AD" w:rsidRPr="008242AD" w:rsidRDefault="008242AD" w:rsidP="008242AD">
      <w:pPr>
        <w:numPr>
          <w:ilvl w:val="0"/>
          <w:numId w:val="34"/>
        </w:numPr>
      </w:pPr>
      <w:r w:rsidRPr="008242AD">
        <w:t>World Bank. (2004). </w:t>
      </w:r>
      <w:r w:rsidRPr="008242AD">
        <w:rPr>
          <w:i/>
          <w:iCs/>
        </w:rPr>
        <w:t>Zambia country economic memorandum: Policies for growth and diversification</w:t>
      </w:r>
      <w:r w:rsidRPr="008242AD">
        <w:t>. Washington, D.C.: World Bank.</w:t>
      </w:r>
    </w:p>
    <w:p w14:paraId="2123F312" w14:textId="77777777" w:rsidR="008242AD" w:rsidRPr="008242AD" w:rsidRDefault="008242AD" w:rsidP="008242AD">
      <w:pPr>
        <w:rPr>
          <w:b/>
          <w:bCs/>
        </w:rPr>
      </w:pPr>
      <w:hyperlink r:id="rId400" w:history="1">
        <w:r w:rsidRPr="008242AD">
          <w:rPr>
            <w:rStyle w:val="Hyperlink"/>
            <w:b/>
            <w:bCs/>
          </w:rPr>
          <w:t>Google Scholar</w:t>
        </w:r>
      </w:hyperlink>
      <w:r w:rsidRPr="008242AD">
        <w:rPr>
          <w:b/>
          <w:bCs/>
        </w:rPr>
        <w:t> </w:t>
      </w:r>
    </w:p>
    <w:p w14:paraId="7B30ABBD" w14:textId="77777777" w:rsidR="008242AD" w:rsidRPr="008242AD" w:rsidRDefault="008242AD" w:rsidP="008242AD">
      <w:pPr>
        <w:numPr>
          <w:ilvl w:val="0"/>
          <w:numId w:val="34"/>
        </w:numPr>
      </w:pPr>
      <w:r w:rsidRPr="008242AD">
        <w:t>World Bank. (2005). </w:t>
      </w:r>
      <w:r w:rsidRPr="008242AD">
        <w:rPr>
          <w:i/>
          <w:iCs/>
        </w:rPr>
        <w:t>Mozambique country economic memorandum: Sustaining growth and reducing poverty</w:t>
      </w:r>
      <w:r w:rsidRPr="008242AD">
        <w:t>. Washington, D.C.: World Bank.</w:t>
      </w:r>
    </w:p>
    <w:p w14:paraId="15396654" w14:textId="77777777" w:rsidR="008242AD" w:rsidRPr="008242AD" w:rsidRDefault="008242AD" w:rsidP="008242AD">
      <w:pPr>
        <w:rPr>
          <w:b/>
          <w:bCs/>
        </w:rPr>
      </w:pPr>
      <w:hyperlink r:id="rId401" w:history="1">
        <w:r w:rsidRPr="008242AD">
          <w:rPr>
            <w:rStyle w:val="Hyperlink"/>
            <w:b/>
            <w:bCs/>
          </w:rPr>
          <w:t>Google Scholar</w:t>
        </w:r>
      </w:hyperlink>
      <w:r w:rsidRPr="008242AD">
        <w:rPr>
          <w:b/>
          <w:bCs/>
        </w:rPr>
        <w:t> </w:t>
      </w:r>
    </w:p>
    <w:p w14:paraId="561750F2" w14:textId="77777777" w:rsidR="008242AD" w:rsidRPr="008242AD" w:rsidRDefault="008242AD" w:rsidP="008242AD">
      <w:hyperlink r:id="rId402" w:history="1">
        <w:r w:rsidRPr="008242AD">
          <w:rPr>
            <w:rStyle w:val="Hyperlink"/>
            <w:b/>
            <w:bCs/>
          </w:rPr>
          <w:t>Download references</w:t>
        </w:r>
      </w:hyperlink>
    </w:p>
    <w:p w14:paraId="5789491A" w14:textId="77777777" w:rsidR="008242AD" w:rsidRPr="008242AD" w:rsidRDefault="008242AD" w:rsidP="008242AD">
      <w:pPr>
        <w:rPr>
          <w:b/>
          <w:bCs/>
        </w:rPr>
      </w:pPr>
      <w:r w:rsidRPr="008242AD">
        <w:rPr>
          <w:b/>
          <w:bCs/>
        </w:rPr>
        <w:t>Acknowledgements</w:t>
      </w:r>
    </w:p>
    <w:p w14:paraId="48C64795" w14:textId="77777777" w:rsidR="008242AD" w:rsidRPr="008242AD" w:rsidRDefault="008242AD" w:rsidP="008242AD">
      <w:r w:rsidRPr="008242AD">
        <w:lastRenderedPageBreak/>
        <w:t>We would like to thank the DPL team task leaders for making time available for the interviews, Peter Moll, Adam Wagstaff and Bruno De Borger for valuable comments, the editor of this journal and two anonymous referees for useful comments and suggestions, Vincenzo Verardi for helpful conversations, Christian Bjørnskov for sharing his data and Tim De Vaan and René Vandendries for providing insight in the IEG ratings. The authors are solely responsible for any remaining errors. Lodewijk Smets is also indebted to the Institute of Development Policy and Management (IOB) for providing a research grant.</w:t>
      </w:r>
    </w:p>
    <w:p w14:paraId="79B4F07F" w14:textId="77777777" w:rsidR="008242AD" w:rsidRPr="008242AD" w:rsidRDefault="008242AD" w:rsidP="008242AD">
      <w:pPr>
        <w:rPr>
          <w:b/>
          <w:bCs/>
        </w:rPr>
      </w:pPr>
      <w:r w:rsidRPr="008242AD">
        <w:rPr>
          <w:b/>
          <w:bCs/>
        </w:rPr>
        <w:t>Author information</w:t>
      </w:r>
    </w:p>
    <w:p w14:paraId="2D7B4262" w14:textId="77777777" w:rsidR="008242AD" w:rsidRPr="008242AD" w:rsidRDefault="008242AD" w:rsidP="008242AD">
      <w:pPr>
        <w:rPr>
          <w:b/>
          <w:bCs/>
        </w:rPr>
      </w:pPr>
      <w:r w:rsidRPr="008242AD">
        <w:rPr>
          <w:b/>
          <w:bCs/>
        </w:rPr>
        <w:t>Authors and Affiliations</w:t>
      </w:r>
    </w:p>
    <w:p w14:paraId="6CAE6205" w14:textId="77777777" w:rsidR="008242AD" w:rsidRPr="008242AD" w:rsidRDefault="008242AD" w:rsidP="008242AD">
      <w:pPr>
        <w:numPr>
          <w:ilvl w:val="0"/>
          <w:numId w:val="35"/>
        </w:numPr>
        <w:rPr>
          <w:b/>
          <w:bCs/>
        </w:rPr>
      </w:pPr>
      <w:r w:rsidRPr="008242AD">
        <w:rPr>
          <w:b/>
          <w:bCs/>
        </w:rPr>
        <w:t>Institute of Development Policy and Management, University of Antwerp, Antwerpen, Belgium</w:t>
      </w:r>
    </w:p>
    <w:p w14:paraId="78F35166" w14:textId="77777777" w:rsidR="008242AD" w:rsidRPr="008242AD" w:rsidRDefault="008242AD" w:rsidP="008242AD">
      <w:r w:rsidRPr="008242AD">
        <w:t>Lodewijk Smets &amp; Nadia Molenaers</w:t>
      </w:r>
    </w:p>
    <w:p w14:paraId="2986B25D" w14:textId="77777777" w:rsidR="008242AD" w:rsidRPr="008242AD" w:rsidRDefault="008242AD" w:rsidP="008242AD">
      <w:pPr>
        <w:numPr>
          <w:ilvl w:val="0"/>
          <w:numId w:val="35"/>
        </w:numPr>
        <w:rPr>
          <w:b/>
          <w:bCs/>
        </w:rPr>
      </w:pPr>
      <w:r w:rsidRPr="008242AD">
        <w:rPr>
          <w:b/>
          <w:bCs/>
        </w:rPr>
        <w:t>World Bank, Washington, DC, USA</w:t>
      </w:r>
    </w:p>
    <w:p w14:paraId="2F755A73" w14:textId="77777777" w:rsidR="008242AD" w:rsidRPr="008242AD" w:rsidRDefault="008242AD" w:rsidP="008242AD">
      <w:r w:rsidRPr="008242AD">
        <w:t>Stephen Knack</w:t>
      </w:r>
    </w:p>
    <w:p w14:paraId="441BBE40" w14:textId="77777777" w:rsidR="008242AD" w:rsidRPr="008242AD" w:rsidRDefault="008242AD" w:rsidP="008242AD">
      <w:pPr>
        <w:rPr>
          <w:b/>
          <w:bCs/>
        </w:rPr>
      </w:pPr>
      <w:r w:rsidRPr="008242AD">
        <w:rPr>
          <w:b/>
          <w:bCs/>
        </w:rPr>
        <w:t>Corresponding author</w:t>
      </w:r>
    </w:p>
    <w:p w14:paraId="775E7A3C" w14:textId="77777777" w:rsidR="008242AD" w:rsidRPr="008242AD" w:rsidRDefault="008242AD" w:rsidP="008242AD">
      <w:r w:rsidRPr="008242AD">
        <w:t>Correspondence to </w:t>
      </w:r>
      <w:hyperlink r:id="rId403" w:history="1">
        <w:r w:rsidRPr="008242AD">
          <w:rPr>
            <w:rStyle w:val="Hyperlink"/>
          </w:rPr>
          <w:t>Lodewijk Smets</w:t>
        </w:r>
      </w:hyperlink>
      <w:r w:rsidRPr="008242AD">
        <w:t>.</w:t>
      </w:r>
    </w:p>
    <w:p w14:paraId="7E843998" w14:textId="77777777" w:rsidR="008242AD" w:rsidRPr="008242AD" w:rsidRDefault="008242AD" w:rsidP="008242AD">
      <w:pPr>
        <w:rPr>
          <w:b/>
          <w:bCs/>
        </w:rPr>
      </w:pPr>
      <w:r w:rsidRPr="008242AD">
        <w:rPr>
          <w:b/>
          <w:bCs/>
        </w:rPr>
        <w:t>Electronic Supplementary Material</w:t>
      </w:r>
    </w:p>
    <w:p w14:paraId="31A26857" w14:textId="77777777" w:rsidR="008242AD" w:rsidRPr="008242AD" w:rsidRDefault="008242AD" w:rsidP="008242AD">
      <w:r w:rsidRPr="008242AD">
        <w:t>Below is the link to the electronic supplementary material.</w:t>
      </w:r>
    </w:p>
    <w:p w14:paraId="3E89AFA4" w14:textId="77777777" w:rsidR="008242AD" w:rsidRPr="008242AD" w:rsidRDefault="008242AD" w:rsidP="008242AD">
      <w:pPr>
        <w:rPr>
          <w:b/>
          <w:bCs/>
        </w:rPr>
      </w:pPr>
      <w:hyperlink r:id="rId404" w:history="1">
        <w:r w:rsidRPr="008242AD">
          <w:rPr>
            <w:rStyle w:val="Hyperlink"/>
            <w:b/>
            <w:bCs/>
          </w:rPr>
          <w:t>(ZIP 3.20 MB)</w:t>
        </w:r>
      </w:hyperlink>
    </w:p>
    <w:p w14:paraId="4323FED8" w14:textId="77777777" w:rsidR="008242AD" w:rsidRPr="008242AD" w:rsidRDefault="008242AD" w:rsidP="008242AD">
      <w:pPr>
        <w:rPr>
          <w:b/>
          <w:bCs/>
        </w:rPr>
      </w:pPr>
      <w:r w:rsidRPr="008242AD">
        <w:rPr>
          <w:b/>
          <w:bCs/>
        </w:rPr>
        <w:t>Appendix</w:t>
      </w:r>
    </w:p>
    <w:p w14:paraId="4E4CCC97" w14:textId="77777777" w:rsidR="008242AD" w:rsidRPr="008242AD" w:rsidRDefault="008242AD" w:rsidP="008242AD">
      <w:pPr>
        <w:rPr>
          <w:b/>
          <w:bCs/>
        </w:rPr>
      </w:pPr>
      <w:r w:rsidRPr="008242AD">
        <w:rPr>
          <w:b/>
          <w:bCs/>
        </w:rPr>
        <w:t>Table 4 Triangular system, reduced sample</w:t>
      </w:r>
    </w:p>
    <w:p w14:paraId="735199B0" w14:textId="77777777" w:rsidR="008242AD" w:rsidRPr="008242AD" w:rsidRDefault="008242AD" w:rsidP="008242AD">
      <w:pPr>
        <w:rPr>
          <w:b/>
          <w:bCs/>
        </w:rPr>
      </w:pPr>
      <w:r w:rsidRPr="008242AD">
        <w:rPr>
          <w:b/>
          <w:bCs/>
        </w:rPr>
        <w:t>From: </w:t>
      </w:r>
      <w:hyperlink r:id="rId405" w:history="1">
        <w:r w:rsidRPr="008242AD">
          <w:rPr>
            <w:rStyle w:val="Hyperlink"/>
            <w:b/>
            <w:bCs/>
          </w:rPr>
          <w:t>Political ideology, quality at entry and the success of economic reform programs</w:t>
        </w:r>
      </w:hyperlink>
    </w:p>
    <w:tbl>
      <w:tblPr>
        <w:tblW w:w="12981"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1953"/>
        <w:gridCol w:w="1400"/>
        <w:gridCol w:w="974"/>
        <w:gridCol w:w="1953"/>
        <w:gridCol w:w="1400"/>
        <w:gridCol w:w="974"/>
        <w:gridCol w:w="1953"/>
        <w:gridCol w:w="1400"/>
        <w:gridCol w:w="974"/>
      </w:tblGrid>
      <w:tr w:rsidR="008242AD" w:rsidRPr="008242AD" w14:paraId="5E806E8F" w14:textId="77777777">
        <w:trPr>
          <w:tblHeader/>
        </w:trPr>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1C81F72A" w14:textId="77777777" w:rsidR="008242AD" w:rsidRPr="008242AD" w:rsidRDefault="008242AD" w:rsidP="008242AD">
            <w:pPr>
              <w:rPr>
                <w:b/>
                <w:bCs/>
              </w:rPr>
            </w:pPr>
            <w:r w:rsidRPr="008242AD">
              <w:rPr>
                <w:b/>
                <w:bCs/>
              </w:rPr>
              <w:t>Equation 1: Bank supervision</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40F3D469" w14:textId="77777777" w:rsidR="008242AD" w:rsidRPr="008242AD" w:rsidRDefault="008242AD" w:rsidP="008242AD">
            <w:pPr>
              <w:rPr>
                <w:b/>
                <w:bCs/>
              </w:rPr>
            </w:pPr>
            <w:r w:rsidRPr="008242AD">
              <w:rPr>
                <w:b/>
                <w:bCs/>
              </w:rPr>
              <w:t xml:space="preserve">Equation </w:t>
            </w:r>
            <w:proofErr w:type="gramStart"/>
            <w:r w:rsidRPr="008242AD">
              <w:rPr>
                <w:b/>
                <w:bCs/>
              </w:rPr>
              <w:t>2 :</w:t>
            </w:r>
            <w:proofErr w:type="gramEnd"/>
            <w:r w:rsidRPr="008242AD">
              <w:rPr>
                <w:b/>
                <w:bCs/>
              </w:rPr>
              <w:t xml:space="preserve"> Borrower compliance</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652884ED" w14:textId="77777777" w:rsidR="008242AD" w:rsidRPr="008242AD" w:rsidRDefault="008242AD" w:rsidP="008242AD">
            <w:pPr>
              <w:rPr>
                <w:b/>
                <w:bCs/>
              </w:rPr>
            </w:pPr>
            <w:r w:rsidRPr="008242AD">
              <w:rPr>
                <w:b/>
                <w:bCs/>
              </w:rPr>
              <w:t xml:space="preserve">Equation </w:t>
            </w:r>
            <w:proofErr w:type="gramStart"/>
            <w:r w:rsidRPr="008242AD">
              <w:rPr>
                <w:b/>
                <w:bCs/>
              </w:rPr>
              <w:t>3 :</w:t>
            </w:r>
            <w:proofErr w:type="gramEnd"/>
            <w:r w:rsidRPr="008242AD">
              <w:rPr>
                <w:b/>
                <w:bCs/>
              </w:rPr>
              <w:t xml:space="preserve"> Outcome</w:t>
            </w:r>
          </w:p>
        </w:tc>
      </w:tr>
      <w:tr w:rsidR="008242AD" w:rsidRPr="008242AD" w14:paraId="663ED286"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001E4476"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2435148C"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236202BF"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c>
          <w:tcPr>
            <w:tcW w:w="0" w:type="auto"/>
            <w:tcBorders>
              <w:bottom w:val="single" w:sz="18" w:space="0" w:color="01324B"/>
              <w:right w:val="single" w:sz="6" w:space="0" w:color="D5D5D5"/>
            </w:tcBorders>
            <w:tcMar>
              <w:top w:w="90" w:type="dxa"/>
              <w:left w:w="90" w:type="dxa"/>
              <w:bottom w:w="90" w:type="dxa"/>
              <w:right w:w="90" w:type="dxa"/>
            </w:tcMar>
            <w:hideMark/>
          </w:tcPr>
          <w:p w14:paraId="021030FB"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4233CD9F"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58642EB2"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c>
          <w:tcPr>
            <w:tcW w:w="0" w:type="auto"/>
            <w:tcBorders>
              <w:bottom w:val="single" w:sz="18" w:space="0" w:color="01324B"/>
              <w:right w:val="single" w:sz="6" w:space="0" w:color="D5D5D5"/>
            </w:tcBorders>
            <w:tcMar>
              <w:top w:w="90" w:type="dxa"/>
              <w:left w:w="90" w:type="dxa"/>
              <w:bottom w:w="90" w:type="dxa"/>
              <w:right w:w="90" w:type="dxa"/>
            </w:tcMar>
            <w:hideMark/>
          </w:tcPr>
          <w:p w14:paraId="16603CA8"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0503B248"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79DB1EF0"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r>
      <w:tr w:rsidR="008242AD" w:rsidRPr="008242AD" w14:paraId="7B9433E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31F49E8" w14:textId="77777777" w:rsidR="008242AD" w:rsidRPr="008242AD" w:rsidRDefault="008242AD" w:rsidP="008242AD">
            <w:r w:rsidRPr="008242AD">
              <w:t>Quality at entry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3262F9FC" w14:textId="77777777" w:rsidR="008242AD" w:rsidRPr="008242AD" w:rsidRDefault="008242AD" w:rsidP="008242AD">
            <w:r w:rsidRPr="008242AD">
              <w:t>0.441***</w:t>
            </w:r>
          </w:p>
        </w:tc>
        <w:tc>
          <w:tcPr>
            <w:tcW w:w="0" w:type="auto"/>
            <w:tcBorders>
              <w:bottom w:val="single" w:sz="12" w:space="0" w:color="DADADA"/>
              <w:right w:val="single" w:sz="6" w:space="0" w:color="D5D5D5"/>
            </w:tcBorders>
            <w:tcMar>
              <w:top w:w="90" w:type="dxa"/>
              <w:left w:w="90" w:type="dxa"/>
              <w:bottom w:w="90" w:type="dxa"/>
              <w:right w:w="90" w:type="dxa"/>
            </w:tcMar>
            <w:hideMark/>
          </w:tcPr>
          <w:p w14:paraId="1A1D14F0" w14:textId="77777777" w:rsidR="008242AD" w:rsidRPr="008242AD" w:rsidRDefault="008242AD" w:rsidP="008242AD">
            <w:r w:rsidRPr="008242AD">
              <w:t>(0.108)</w:t>
            </w:r>
          </w:p>
        </w:tc>
        <w:tc>
          <w:tcPr>
            <w:tcW w:w="0" w:type="auto"/>
            <w:tcBorders>
              <w:bottom w:val="single" w:sz="12" w:space="0" w:color="DADADA"/>
              <w:right w:val="single" w:sz="6" w:space="0" w:color="D5D5D5"/>
            </w:tcBorders>
            <w:tcMar>
              <w:top w:w="90" w:type="dxa"/>
              <w:left w:w="90" w:type="dxa"/>
              <w:bottom w:w="90" w:type="dxa"/>
              <w:right w:w="90" w:type="dxa"/>
            </w:tcMar>
            <w:hideMark/>
          </w:tcPr>
          <w:p w14:paraId="68B8ED3D" w14:textId="77777777" w:rsidR="008242AD" w:rsidRPr="008242AD" w:rsidRDefault="008242AD" w:rsidP="008242AD">
            <w:r w:rsidRPr="008242AD">
              <w:t>Bank supervision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197223E4" w14:textId="77777777" w:rsidR="008242AD" w:rsidRPr="008242AD" w:rsidRDefault="008242AD" w:rsidP="008242AD">
            <w:r w:rsidRPr="008242AD">
              <w:t>0.372***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AD7966D" w14:textId="77777777" w:rsidR="008242AD" w:rsidRPr="008242AD" w:rsidRDefault="008242AD" w:rsidP="008242AD">
            <w:r w:rsidRPr="008242AD">
              <w:t>(0.142)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BB2C111" w14:textId="77777777" w:rsidR="008242AD" w:rsidRPr="008242AD" w:rsidRDefault="008242AD" w:rsidP="008242AD">
            <w:r w:rsidRPr="008242AD">
              <w:t>Bank supervision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23A5917A" w14:textId="77777777" w:rsidR="008242AD" w:rsidRPr="008242AD" w:rsidRDefault="008242AD" w:rsidP="008242AD">
            <w:r w:rsidRPr="008242AD">
              <w:t>0.235**</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CAC92B" w14:textId="77777777" w:rsidR="008242AD" w:rsidRPr="008242AD" w:rsidRDefault="008242AD" w:rsidP="008242AD">
            <w:r w:rsidRPr="008242AD">
              <w:t>(0.118)</w:t>
            </w:r>
          </w:p>
        </w:tc>
      </w:tr>
      <w:tr w:rsidR="008242AD" w:rsidRPr="008242AD" w14:paraId="6F32B26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F9861CF" w14:textId="77777777" w:rsidR="008242AD" w:rsidRPr="008242AD" w:rsidRDefault="008242AD" w:rsidP="008242AD">
            <w:r w:rsidRPr="008242AD">
              <w:lastRenderedPageBreak/>
              <w:t>Left</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ED3F42" w14:textId="77777777" w:rsidR="008242AD" w:rsidRPr="008242AD" w:rsidRDefault="008242AD" w:rsidP="008242AD">
            <w:r w:rsidRPr="008242AD">
              <w:t>0.108</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A0809A" w14:textId="77777777" w:rsidR="008242AD" w:rsidRPr="008242AD" w:rsidRDefault="008242AD" w:rsidP="008242AD">
            <w:r w:rsidRPr="008242AD">
              <w:t>(0.289)</w:t>
            </w:r>
          </w:p>
        </w:tc>
        <w:tc>
          <w:tcPr>
            <w:tcW w:w="0" w:type="auto"/>
            <w:tcBorders>
              <w:bottom w:val="single" w:sz="12" w:space="0" w:color="DADADA"/>
              <w:right w:val="single" w:sz="6" w:space="0" w:color="D5D5D5"/>
            </w:tcBorders>
            <w:tcMar>
              <w:top w:w="90" w:type="dxa"/>
              <w:left w:w="90" w:type="dxa"/>
              <w:bottom w:w="90" w:type="dxa"/>
              <w:right w:w="90" w:type="dxa"/>
            </w:tcMar>
            <w:hideMark/>
          </w:tcPr>
          <w:p w14:paraId="1B723B36" w14:textId="77777777" w:rsidR="008242AD" w:rsidRPr="008242AD" w:rsidRDefault="008242AD" w:rsidP="008242AD">
            <w:r w:rsidRPr="008242AD">
              <w:t>Quality at entry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085640FD" w14:textId="77777777" w:rsidR="008242AD" w:rsidRPr="008242AD" w:rsidRDefault="008242AD" w:rsidP="008242AD">
            <w:r w:rsidRPr="008242AD">
              <w:t>0.309***</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07F07D" w14:textId="77777777" w:rsidR="008242AD" w:rsidRPr="008242AD" w:rsidRDefault="008242AD" w:rsidP="008242AD">
            <w:r w:rsidRPr="008242AD">
              <w:t>(0.115)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BA1EFA8" w14:textId="77777777" w:rsidR="008242AD" w:rsidRPr="008242AD" w:rsidRDefault="008242AD" w:rsidP="008242AD">
            <w:r w:rsidRPr="008242AD">
              <w:t>Borrower compliance</w:t>
            </w:r>
          </w:p>
        </w:tc>
        <w:tc>
          <w:tcPr>
            <w:tcW w:w="0" w:type="auto"/>
            <w:tcBorders>
              <w:bottom w:val="single" w:sz="12" w:space="0" w:color="DADADA"/>
              <w:right w:val="single" w:sz="6" w:space="0" w:color="D5D5D5"/>
            </w:tcBorders>
            <w:tcMar>
              <w:top w:w="90" w:type="dxa"/>
              <w:left w:w="90" w:type="dxa"/>
              <w:bottom w:w="90" w:type="dxa"/>
              <w:right w:w="90" w:type="dxa"/>
            </w:tcMar>
            <w:hideMark/>
          </w:tcPr>
          <w:p w14:paraId="0E73F0CD" w14:textId="77777777" w:rsidR="008242AD" w:rsidRPr="008242AD" w:rsidRDefault="008242AD" w:rsidP="008242AD">
            <w:r w:rsidRPr="008242AD">
              <w:t>0.239**</w:t>
            </w:r>
          </w:p>
        </w:tc>
        <w:tc>
          <w:tcPr>
            <w:tcW w:w="0" w:type="auto"/>
            <w:tcBorders>
              <w:bottom w:val="single" w:sz="12" w:space="0" w:color="DADADA"/>
              <w:right w:val="single" w:sz="6" w:space="0" w:color="D5D5D5"/>
            </w:tcBorders>
            <w:tcMar>
              <w:top w:w="90" w:type="dxa"/>
              <w:left w:w="90" w:type="dxa"/>
              <w:bottom w:w="90" w:type="dxa"/>
              <w:right w:w="90" w:type="dxa"/>
            </w:tcMar>
            <w:hideMark/>
          </w:tcPr>
          <w:p w14:paraId="10E9AA30" w14:textId="77777777" w:rsidR="008242AD" w:rsidRPr="008242AD" w:rsidRDefault="008242AD" w:rsidP="008242AD">
            <w:r w:rsidRPr="008242AD">
              <w:t>(0.097)</w:t>
            </w:r>
          </w:p>
        </w:tc>
      </w:tr>
      <w:tr w:rsidR="008242AD" w:rsidRPr="008242AD" w14:paraId="5063CA5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6F1FCE6"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7FA5F3" w14:textId="77777777" w:rsidR="008242AD" w:rsidRPr="008242AD" w:rsidRDefault="008242AD" w:rsidP="008242AD">
            <w:r w:rsidRPr="008242AD">
              <w:t>0.015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0E1D11" w14:textId="77777777" w:rsidR="008242AD" w:rsidRPr="008242AD" w:rsidRDefault="008242AD" w:rsidP="008242AD">
            <w:r w:rsidRPr="008242AD">
              <w:t>(0.035)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7DDB15" w14:textId="77777777" w:rsidR="008242AD" w:rsidRPr="008242AD" w:rsidRDefault="008242AD" w:rsidP="008242AD">
            <w:r w:rsidRPr="008242AD">
              <w:t>Left</w:t>
            </w:r>
          </w:p>
        </w:tc>
        <w:tc>
          <w:tcPr>
            <w:tcW w:w="0" w:type="auto"/>
            <w:tcBorders>
              <w:bottom w:val="single" w:sz="12" w:space="0" w:color="DADADA"/>
              <w:right w:val="single" w:sz="6" w:space="0" w:color="D5D5D5"/>
            </w:tcBorders>
            <w:tcMar>
              <w:top w:w="90" w:type="dxa"/>
              <w:left w:w="90" w:type="dxa"/>
              <w:bottom w:w="90" w:type="dxa"/>
              <w:right w:w="90" w:type="dxa"/>
            </w:tcMar>
            <w:hideMark/>
          </w:tcPr>
          <w:p w14:paraId="274AA087" w14:textId="77777777" w:rsidR="008242AD" w:rsidRPr="008242AD" w:rsidRDefault="008242AD" w:rsidP="008242AD">
            <w:r w:rsidRPr="008242AD">
              <w:t>0.280</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FD2418" w14:textId="77777777" w:rsidR="008242AD" w:rsidRPr="008242AD" w:rsidRDefault="008242AD" w:rsidP="008242AD">
            <w:r w:rsidRPr="008242AD">
              <w:t>(0.245)</w:t>
            </w:r>
          </w:p>
        </w:tc>
        <w:tc>
          <w:tcPr>
            <w:tcW w:w="0" w:type="auto"/>
            <w:tcBorders>
              <w:bottom w:val="single" w:sz="12" w:space="0" w:color="DADADA"/>
              <w:right w:val="single" w:sz="6" w:space="0" w:color="D5D5D5"/>
            </w:tcBorders>
            <w:tcMar>
              <w:top w:w="90" w:type="dxa"/>
              <w:left w:w="90" w:type="dxa"/>
              <w:bottom w:w="90" w:type="dxa"/>
              <w:right w:w="90" w:type="dxa"/>
            </w:tcMar>
            <w:hideMark/>
          </w:tcPr>
          <w:p w14:paraId="2E5EB0BE" w14:textId="77777777" w:rsidR="008242AD" w:rsidRPr="008242AD" w:rsidRDefault="008242AD" w:rsidP="008242AD">
            <w:r w:rsidRPr="008242AD">
              <w:t>Quality at entry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AF44F7" w14:textId="77777777" w:rsidR="008242AD" w:rsidRPr="008242AD" w:rsidRDefault="008242AD" w:rsidP="008242AD">
            <w:r w:rsidRPr="008242AD">
              <w:t>0.346***</w:t>
            </w:r>
          </w:p>
        </w:tc>
        <w:tc>
          <w:tcPr>
            <w:tcW w:w="0" w:type="auto"/>
            <w:tcBorders>
              <w:bottom w:val="single" w:sz="12" w:space="0" w:color="DADADA"/>
              <w:right w:val="single" w:sz="6" w:space="0" w:color="D5D5D5"/>
            </w:tcBorders>
            <w:tcMar>
              <w:top w:w="90" w:type="dxa"/>
              <w:left w:w="90" w:type="dxa"/>
              <w:bottom w:w="90" w:type="dxa"/>
              <w:right w:w="90" w:type="dxa"/>
            </w:tcMar>
            <w:hideMark/>
          </w:tcPr>
          <w:p w14:paraId="3BF56656" w14:textId="77777777" w:rsidR="008242AD" w:rsidRPr="008242AD" w:rsidRDefault="008242AD" w:rsidP="008242AD">
            <w:r w:rsidRPr="008242AD">
              <w:t>(0.114)</w:t>
            </w:r>
          </w:p>
        </w:tc>
      </w:tr>
      <w:tr w:rsidR="008242AD" w:rsidRPr="008242AD" w14:paraId="260418B6"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F560E99"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7AD6C1" w14:textId="77777777" w:rsidR="008242AD" w:rsidRPr="008242AD" w:rsidRDefault="008242AD" w:rsidP="008242AD">
            <w:r w:rsidRPr="008242AD">
              <w:t>0.008</w:t>
            </w:r>
          </w:p>
        </w:tc>
        <w:tc>
          <w:tcPr>
            <w:tcW w:w="0" w:type="auto"/>
            <w:tcBorders>
              <w:bottom w:val="single" w:sz="12" w:space="0" w:color="DADADA"/>
              <w:right w:val="single" w:sz="6" w:space="0" w:color="D5D5D5"/>
            </w:tcBorders>
            <w:tcMar>
              <w:top w:w="90" w:type="dxa"/>
              <w:left w:w="90" w:type="dxa"/>
              <w:bottom w:w="90" w:type="dxa"/>
              <w:right w:w="90" w:type="dxa"/>
            </w:tcMar>
            <w:hideMark/>
          </w:tcPr>
          <w:p w14:paraId="5A8D756A" w14:textId="77777777" w:rsidR="008242AD" w:rsidRPr="008242AD" w:rsidRDefault="008242AD" w:rsidP="008242AD">
            <w:r w:rsidRPr="008242AD">
              <w:t>(0.028)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DE5266"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0C0CAB" w14:textId="77777777" w:rsidR="008242AD" w:rsidRPr="008242AD" w:rsidRDefault="008242AD" w:rsidP="008242AD">
            <w:r w:rsidRPr="008242AD">
              <w:t>0.069**</w:t>
            </w:r>
          </w:p>
        </w:tc>
        <w:tc>
          <w:tcPr>
            <w:tcW w:w="0" w:type="auto"/>
            <w:tcBorders>
              <w:bottom w:val="single" w:sz="12" w:space="0" w:color="DADADA"/>
              <w:right w:val="single" w:sz="6" w:space="0" w:color="D5D5D5"/>
            </w:tcBorders>
            <w:tcMar>
              <w:top w:w="90" w:type="dxa"/>
              <w:left w:w="90" w:type="dxa"/>
              <w:bottom w:w="90" w:type="dxa"/>
              <w:right w:w="90" w:type="dxa"/>
            </w:tcMar>
            <w:hideMark/>
          </w:tcPr>
          <w:p w14:paraId="5C4EA81A" w14:textId="77777777" w:rsidR="008242AD" w:rsidRPr="008242AD" w:rsidRDefault="008242AD" w:rsidP="008242AD">
            <w:r w:rsidRPr="008242AD">
              <w:t>(0.028)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93DF30" w14:textId="77777777" w:rsidR="008242AD" w:rsidRPr="008242AD" w:rsidRDefault="008242AD" w:rsidP="008242AD">
            <w:r w:rsidRPr="008242AD">
              <w:t>Left</w:t>
            </w:r>
          </w:p>
        </w:tc>
        <w:tc>
          <w:tcPr>
            <w:tcW w:w="0" w:type="auto"/>
            <w:tcBorders>
              <w:bottom w:val="single" w:sz="12" w:space="0" w:color="DADADA"/>
              <w:right w:val="single" w:sz="6" w:space="0" w:color="D5D5D5"/>
            </w:tcBorders>
            <w:tcMar>
              <w:top w:w="90" w:type="dxa"/>
              <w:left w:w="90" w:type="dxa"/>
              <w:bottom w:w="90" w:type="dxa"/>
              <w:right w:w="90" w:type="dxa"/>
            </w:tcMar>
            <w:hideMark/>
          </w:tcPr>
          <w:p w14:paraId="53E603EF" w14:textId="77777777" w:rsidR="008242AD" w:rsidRPr="008242AD" w:rsidRDefault="008242AD" w:rsidP="008242AD">
            <w:r w:rsidRPr="008242AD">
              <w:t>0.007</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31DD50" w14:textId="77777777" w:rsidR="008242AD" w:rsidRPr="008242AD" w:rsidRDefault="008242AD" w:rsidP="008242AD">
            <w:r w:rsidRPr="008242AD">
              <w:t>(0.177)</w:t>
            </w:r>
          </w:p>
        </w:tc>
      </w:tr>
      <w:tr w:rsidR="008242AD" w:rsidRPr="008242AD" w14:paraId="4AC4F3B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634BF02"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30906EBE" w14:textId="77777777" w:rsidR="008242AD" w:rsidRPr="008242AD" w:rsidRDefault="008242AD" w:rsidP="008242AD">
            <w:r w:rsidRPr="008242AD">
              <w:t>−0.063</w:t>
            </w:r>
          </w:p>
        </w:tc>
        <w:tc>
          <w:tcPr>
            <w:tcW w:w="0" w:type="auto"/>
            <w:tcBorders>
              <w:bottom w:val="single" w:sz="12" w:space="0" w:color="DADADA"/>
              <w:right w:val="single" w:sz="6" w:space="0" w:color="D5D5D5"/>
            </w:tcBorders>
            <w:tcMar>
              <w:top w:w="90" w:type="dxa"/>
              <w:left w:w="90" w:type="dxa"/>
              <w:bottom w:w="90" w:type="dxa"/>
              <w:right w:w="90" w:type="dxa"/>
            </w:tcMar>
            <w:hideMark/>
          </w:tcPr>
          <w:p w14:paraId="2FF53FA6" w14:textId="77777777" w:rsidR="008242AD" w:rsidRPr="008242AD" w:rsidRDefault="008242AD" w:rsidP="008242AD">
            <w:r w:rsidRPr="008242AD">
              <w:t>(0.129)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E9787DD"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440AD7" w14:textId="77777777" w:rsidR="008242AD" w:rsidRPr="008242AD" w:rsidRDefault="008242AD" w:rsidP="008242AD">
            <w:r w:rsidRPr="008242AD">
              <w:t>−0.024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3B60C720" w14:textId="77777777" w:rsidR="008242AD" w:rsidRPr="008242AD" w:rsidRDefault="008242AD" w:rsidP="008242AD">
            <w:r w:rsidRPr="008242AD">
              <w:t>(0.026)</w:t>
            </w:r>
          </w:p>
        </w:tc>
        <w:tc>
          <w:tcPr>
            <w:tcW w:w="0" w:type="auto"/>
            <w:tcBorders>
              <w:bottom w:val="single" w:sz="12" w:space="0" w:color="DADADA"/>
              <w:right w:val="single" w:sz="6" w:space="0" w:color="D5D5D5"/>
            </w:tcBorders>
            <w:tcMar>
              <w:top w:w="90" w:type="dxa"/>
              <w:left w:w="90" w:type="dxa"/>
              <w:bottom w:w="90" w:type="dxa"/>
              <w:right w:w="90" w:type="dxa"/>
            </w:tcMar>
            <w:hideMark/>
          </w:tcPr>
          <w:p w14:paraId="0AC3FB7B"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1B9363E5" w14:textId="77777777" w:rsidR="008242AD" w:rsidRPr="008242AD" w:rsidRDefault="008242AD" w:rsidP="008242AD">
            <w:r w:rsidRPr="008242AD">
              <w:t>0.072***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06C033D" w14:textId="77777777" w:rsidR="008242AD" w:rsidRPr="008242AD" w:rsidRDefault="008242AD" w:rsidP="008242AD">
            <w:r w:rsidRPr="008242AD">
              <w:t>(0.026)</w:t>
            </w:r>
          </w:p>
        </w:tc>
      </w:tr>
      <w:tr w:rsidR="008242AD" w:rsidRPr="008242AD" w14:paraId="6C8051D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0C72C19"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73F36DE1" w14:textId="77777777" w:rsidR="008242AD" w:rsidRPr="008242AD" w:rsidRDefault="008242AD" w:rsidP="008242AD">
            <w:r w:rsidRPr="008242AD">
              <w:t>0.113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CCB56C9" w14:textId="77777777" w:rsidR="008242AD" w:rsidRPr="008242AD" w:rsidRDefault="008242AD" w:rsidP="008242AD">
            <w:r w:rsidRPr="008242AD">
              <w:t>(0.381)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CD40BF"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0039D687" w14:textId="77777777" w:rsidR="008242AD" w:rsidRPr="008242AD" w:rsidRDefault="008242AD" w:rsidP="008242AD">
            <w:r w:rsidRPr="008242AD">
              <w:t>−0.129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45E7A553" w14:textId="77777777" w:rsidR="008242AD" w:rsidRPr="008242AD" w:rsidRDefault="008242AD" w:rsidP="008242AD">
            <w:r w:rsidRPr="008242AD">
              <w:t>(0.149)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2BE4867"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38EC8B2F" w14:textId="77777777" w:rsidR="008242AD" w:rsidRPr="008242AD" w:rsidRDefault="008242AD" w:rsidP="008242AD">
            <w:r w:rsidRPr="008242AD">
              <w:t>−0.075***</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A455E6" w14:textId="77777777" w:rsidR="008242AD" w:rsidRPr="008242AD" w:rsidRDefault="008242AD" w:rsidP="008242AD">
            <w:r w:rsidRPr="008242AD">
              <w:t>(0.020)</w:t>
            </w:r>
          </w:p>
        </w:tc>
      </w:tr>
      <w:tr w:rsidR="008242AD" w:rsidRPr="008242AD" w14:paraId="2CFDA77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1D1680D"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916968" w14:textId="77777777" w:rsidR="008242AD" w:rsidRPr="008242AD" w:rsidRDefault="008242AD" w:rsidP="008242AD">
            <w:r w:rsidRPr="008242AD">
              <w:t>0.042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A85747A" w14:textId="77777777" w:rsidR="008242AD" w:rsidRPr="008242AD" w:rsidRDefault="008242AD" w:rsidP="008242AD">
            <w:r w:rsidRPr="008242AD">
              <w:t>(0.031)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CD240E9"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112D9F" w14:textId="77777777" w:rsidR="008242AD" w:rsidRPr="008242AD" w:rsidRDefault="008242AD" w:rsidP="008242AD">
            <w:r w:rsidRPr="008242AD">
              <w:t>−0.106</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0FF3B9" w14:textId="77777777" w:rsidR="008242AD" w:rsidRPr="008242AD" w:rsidRDefault="008242AD" w:rsidP="008242AD">
            <w:r w:rsidRPr="008242AD">
              <w:t>(0.488)</w:t>
            </w:r>
          </w:p>
        </w:tc>
        <w:tc>
          <w:tcPr>
            <w:tcW w:w="0" w:type="auto"/>
            <w:tcBorders>
              <w:bottom w:val="single" w:sz="12" w:space="0" w:color="DADADA"/>
              <w:right w:val="single" w:sz="6" w:space="0" w:color="D5D5D5"/>
            </w:tcBorders>
            <w:tcMar>
              <w:top w:w="90" w:type="dxa"/>
              <w:left w:w="90" w:type="dxa"/>
              <w:bottom w:w="90" w:type="dxa"/>
              <w:right w:w="90" w:type="dxa"/>
            </w:tcMar>
            <w:hideMark/>
          </w:tcPr>
          <w:p w14:paraId="6605B435"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DF3158" w14:textId="77777777" w:rsidR="008242AD" w:rsidRPr="008242AD" w:rsidRDefault="008242AD" w:rsidP="008242AD">
            <w:r w:rsidRPr="008242AD">
              <w:t>−0.209</w:t>
            </w:r>
          </w:p>
        </w:tc>
        <w:tc>
          <w:tcPr>
            <w:tcW w:w="0" w:type="auto"/>
            <w:tcBorders>
              <w:bottom w:val="single" w:sz="12" w:space="0" w:color="DADADA"/>
              <w:right w:val="single" w:sz="6" w:space="0" w:color="D5D5D5"/>
            </w:tcBorders>
            <w:tcMar>
              <w:top w:w="90" w:type="dxa"/>
              <w:left w:w="90" w:type="dxa"/>
              <w:bottom w:w="90" w:type="dxa"/>
              <w:right w:w="90" w:type="dxa"/>
            </w:tcMar>
            <w:hideMark/>
          </w:tcPr>
          <w:p w14:paraId="2474B983" w14:textId="77777777" w:rsidR="008242AD" w:rsidRPr="008242AD" w:rsidRDefault="008242AD" w:rsidP="008242AD">
            <w:r w:rsidRPr="008242AD">
              <w:t>(0.128)</w:t>
            </w:r>
          </w:p>
        </w:tc>
      </w:tr>
      <w:tr w:rsidR="008242AD" w:rsidRPr="008242AD" w14:paraId="6ACD9C1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A0D4D28"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55A65D" w14:textId="77777777" w:rsidR="008242AD" w:rsidRPr="008242AD" w:rsidRDefault="008242AD" w:rsidP="008242AD">
            <w:r w:rsidRPr="008242AD">
              <w:t>−0.102</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DC056A" w14:textId="77777777" w:rsidR="008242AD" w:rsidRPr="008242AD" w:rsidRDefault="008242AD" w:rsidP="008242AD">
            <w:r w:rsidRPr="008242AD">
              <w:t>(0.220)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6C8A639"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9DB625" w14:textId="77777777" w:rsidR="008242AD" w:rsidRPr="008242AD" w:rsidRDefault="008242AD" w:rsidP="008242AD">
            <w:r w:rsidRPr="008242AD">
              <w:t>0.001</w:t>
            </w:r>
          </w:p>
        </w:tc>
        <w:tc>
          <w:tcPr>
            <w:tcW w:w="0" w:type="auto"/>
            <w:tcBorders>
              <w:bottom w:val="single" w:sz="12" w:space="0" w:color="DADADA"/>
              <w:right w:val="single" w:sz="6" w:space="0" w:color="D5D5D5"/>
            </w:tcBorders>
            <w:tcMar>
              <w:top w:w="90" w:type="dxa"/>
              <w:left w:w="90" w:type="dxa"/>
              <w:bottom w:w="90" w:type="dxa"/>
              <w:right w:w="90" w:type="dxa"/>
            </w:tcMar>
            <w:hideMark/>
          </w:tcPr>
          <w:p w14:paraId="4F617053" w14:textId="77777777" w:rsidR="008242AD" w:rsidRPr="008242AD" w:rsidRDefault="008242AD" w:rsidP="008242AD">
            <w:r w:rsidRPr="008242AD">
              <w:t>(0.035)</w:t>
            </w:r>
          </w:p>
        </w:tc>
        <w:tc>
          <w:tcPr>
            <w:tcW w:w="0" w:type="auto"/>
            <w:tcBorders>
              <w:bottom w:val="single" w:sz="12" w:space="0" w:color="DADADA"/>
              <w:right w:val="single" w:sz="6" w:space="0" w:color="D5D5D5"/>
            </w:tcBorders>
            <w:tcMar>
              <w:top w:w="90" w:type="dxa"/>
              <w:left w:w="90" w:type="dxa"/>
              <w:bottom w:w="90" w:type="dxa"/>
              <w:right w:w="90" w:type="dxa"/>
            </w:tcMar>
            <w:hideMark/>
          </w:tcPr>
          <w:p w14:paraId="681EF38C"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06722212" w14:textId="77777777" w:rsidR="008242AD" w:rsidRPr="008242AD" w:rsidRDefault="008242AD" w:rsidP="008242AD">
            <w:r w:rsidRPr="008242AD">
              <w:t>0.121</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91C8B4" w14:textId="77777777" w:rsidR="008242AD" w:rsidRPr="008242AD" w:rsidRDefault="008242AD" w:rsidP="008242AD">
            <w:r w:rsidRPr="008242AD">
              <w:t>(0.215)</w:t>
            </w:r>
          </w:p>
        </w:tc>
      </w:tr>
      <w:tr w:rsidR="008242AD" w:rsidRPr="008242AD" w14:paraId="31FEABD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CEB3F54"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17E97347" w14:textId="77777777" w:rsidR="008242AD" w:rsidRPr="008242AD" w:rsidRDefault="008242AD" w:rsidP="008242AD">
            <w:r w:rsidRPr="008242AD">
              <w:t>0.025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1F824B6" w14:textId="77777777" w:rsidR="008242AD" w:rsidRPr="008242AD" w:rsidRDefault="008242AD" w:rsidP="008242AD">
            <w:r w:rsidRPr="008242AD">
              <w:t>(0.137)</w:t>
            </w:r>
          </w:p>
        </w:tc>
        <w:tc>
          <w:tcPr>
            <w:tcW w:w="0" w:type="auto"/>
            <w:tcBorders>
              <w:bottom w:val="single" w:sz="12" w:space="0" w:color="DADADA"/>
              <w:right w:val="single" w:sz="6" w:space="0" w:color="D5D5D5"/>
            </w:tcBorders>
            <w:tcMar>
              <w:top w:w="90" w:type="dxa"/>
              <w:left w:w="90" w:type="dxa"/>
              <w:bottom w:w="90" w:type="dxa"/>
              <w:right w:w="90" w:type="dxa"/>
            </w:tcMar>
            <w:hideMark/>
          </w:tcPr>
          <w:p w14:paraId="57A5439D"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1FD4A5" w14:textId="77777777" w:rsidR="008242AD" w:rsidRPr="008242AD" w:rsidRDefault="008242AD" w:rsidP="008242AD">
            <w:r w:rsidRPr="008242AD">
              <w:t>0.374</w:t>
            </w:r>
          </w:p>
        </w:tc>
        <w:tc>
          <w:tcPr>
            <w:tcW w:w="0" w:type="auto"/>
            <w:tcBorders>
              <w:bottom w:val="single" w:sz="12" w:space="0" w:color="DADADA"/>
              <w:right w:val="single" w:sz="6" w:space="0" w:color="D5D5D5"/>
            </w:tcBorders>
            <w:tcMar>
              <w:top w:w="90" w:type="dxa"/>
              <w:left w:w="90" w:type="dxa"/>
              <w:bottom w:w="90" w:type="dxa"/>
              <w:right w:w="90" w:type="dxa"/>
            </w:tcMar>
            <w:hideMark/>
          </w:tcPr>
          <w:p w14:paraId="322DAC63" w14:textId="77777777" w:rsidR="008242AD" w:rsidRPr="008242AD" w:rsidRDefault="008242AD" w:rsidP="008242AD">
            <w:r w:rsidRPr="008242AD">
              <w:t>(0.265)</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3B21EA"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0090E095" w14:textId="77777777" w:rsidR="008242AD" w:rsidRPr="008242AD" w:rsidRDefault="008242AD" w:rsidP="008242AD">
            <w:r w:rsidRPr="008242AD">
              <w:t>−0.014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046E0C" w14:textId="77777777" w:rsidR="008242AD" w:rsidRPr="008242AD" w:rsidRDefault="008242AD" w:rsidP="008242AD">
            <w:r w:rsidRPr="008242AD">
              <w:t>(0.018)</w:t>
            </w:r>
          </w:p>
        </w:tc>
      </w:tr>
      <w:tr w:rsidR="008242AD" w:rsidRPr="008242AD" w14:paraId="659350B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213F2A3" w14:textId="77777777" w:rsidR="008242AD" w:rsidRPr="008242AD" w:rsidRDefault="008242AD" w:rsidP="008242AD">
            <w:r w:rsidRPr="008242AD">
              <w:t>Voting in line with G7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2501748" w14:textId="77777777" w:rsidR="008242AD" w:rsidRPr="008242AD" w:rsidRDefault="008242AD" w:rsidP="008242AD">
            <w:r w:rsidRPr="008242AD">
              <w:t>−1.353*</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99E43E" w14:textId="77777777" w:rsidR="008242AD" w:rsidRPr="008242AD" w:rsidRDefault="008242AD" w:rsidP="008242AD">
            <w:r w:rsidRPr="008242AD">
              <w:t>(0.767)</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D61C7B"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0F5B32" w14:textId="77777777" w:rsidR="008242AD" w:rsidRPr="008242AD" w:rsidRDefault="008242AD" w:rsidP="008242AD">
            <w:r w:rsidRPr="008242AD">
              <w:t>0.175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2A7610" w14:textId="77777777" w:rsidR="008242AD" w:rsidRPr="008242AD" w:rsidRDefault="008242AD" w:rsidP="008242AD">
            <w:r w:rsidRPr="008242AD">
              <w:t>(0.115)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1000290B"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71334DC1" w14:textId="77777777" w:rsidR="008242AD" w:rsidRPr="008242AD" w:rsidRDefault="008242AD" w:rsidP="008242AD">
            <w:r w:rsidRPr="008242AD">
              <w:t>0.510**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583ADF3F" w14:textId="77777777" w:rsidR="008242AD" w:rsidRPr="008242AD" w:rsidRDefault="008242AD" w:rsidP="008242AD">
            <w:r w:rsidRPr="008242AD">
              <w:t>(0.219)</w:t>
            </w:r>
          </w:p>
        </w:tc>
      </w:tr>
      <w:tr w:rsidR="008242AD" w:rsidRPr="008242AD" w14:paraId="1897F2A7"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F8CA511"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31A5718A" w14:textId="77777777" w:rsidR="008242AD" w:rsidRPr="008242AD" w:rsidRDefault="008242AD" w:rsidP="008242AD">
            <w:r w:rsidRPr="008242AD">
              <w:t>−0.727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33019858" w14:textId="77777777" w:rsidR="008242AD" w:rsidRPr="008242AD" w:rsidRDefault="008242AD" w:rsidP="008242AD">
            <w:r w:rsidRPr="008242AD">
              <w:t>(0.768)</w:t>
            </w:r>
          </w:p>
        </w:tc>
        <w:tc>
          <w:tcPr>
            <w:tcW w:w="0" w:type="auto"/>
            <w:tcBorders>
              <w:bottom w:val="single" w:sz="12" w:space="0" w:color="DADADA"/>
              <w:right w:val="single" w:sz="6" w:space="0" w:color="D5D5D5"/>
            </w:tcBorders>
            <w:tcMar>
              <w:top w:w="90" w:type="dxa"/>
              <w:left w:w="90" w:type="dxa"/>
              <w:bottom w:w="90" w:type="dxa"/>
              <w:right w:w="90" w:type="dxa"/>
            </w:tcMar>
            <w:hideMark/>
          </w:tcPr>
          <w:p w14:paraId="5F3E404F" w14:textId="77777777" w:rsidR="008242AD" w:rsidRPr="008242AD" w:rsidRDefault="008242AD" w:rsidP="008242AD">
            <w:r w:rsidRPr="008242AD">
              <w:t>Voting in line with G7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235F674" w14:textId="77777777" w:rsidR="008242AD" w:rsidRPr="008242AD" w:rsidRDefault="008242AD" w:rsidP="008242AD">
            <w:r w:rsidRPr="008242AD">
              <w:t>−0.795</w:t>
            </w:r>
          </w:p>
        </w:tc>
        <w:tc>
          <w:tcPr>
            <w:tcW w:w="0" w:type="auto"/>
            <w:tcBorders>
              <w:bottom w:val="single" w:sz="12" w:space="0" w:color="DADADA"/>
              <w:right w:val="single" w:sz="6" w:space="0" w:color="D5D5D5"/>
            </w:tcBorders>
            <w:tcMar>
              <w:top w:w="90" w:type="dxa"/>
              <w:left w:w="90" w:type="dxa"/>
              <w:bottom w:w="90" w:type="dxa"/>
              <w:right w:w="90" w:type="dxa"/>
            </w:tcMar>
            <w:hideMark/>
          </w:tcPr>
          <w:p w14:paraId="1B3CC597" w14:textId="77777777" w:rsidR="008242AD" w:rsidRPr="008242AD" w:rsidRDefault="008242AD" w:rsidP="008242AD">
            <w:r w:rsidRPr="008242AD">
              <w:t>(0.901)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574F8AB"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73745E2F" w14:textId="77777777" w:rsidR="008242AD" w:rsidRPr="008242AD" w:rsidRDefault="008242AD" w:rsidP="008242AD">
            <w:r w:rsidRPr="008242AD">
              <w:t>0.088</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4E1567" w14:textId="77777777" w:rsidR="008242AD" w:rsidRPr="008242AD" w:rsidRDefault="008242AD" w:rsidP="008242AD">
            <w:r w:rsidRPr="008242AD">
              <w:t>(0.095)</w:t>
            </w:r>
          </w:p>
        </w:tc>
      </w:tr>
      <w:tr w:rsidR="008242AD" w:rsidRPr="008242AD" w14:paraId="11F5F699" w14:textId="77777777">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1844A92B" w14:textId="77777777" w:rsidR="008242AD" w:rsidRPr="008242AD" w:rsidRDefault="008242AD" w:rsidP="008242AD">
            <w:r w:rsidRPr="008242AD">
              <w:rPr>
                <w:i/>
                <w:iCs/>
              </w:rPr>
              <w:t>Regional fixed effects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1D1A8873" w14:textId="77777777" w:rsidR="008242AD" w:rsidRPr="008242AD" w:rsidRDefault="008242AD" w:rsidP="008242AD">
            <w:r w:rsidRPr="008242AD">
              <w:rPr>
                <w:i/>
                <w:iCs/>
              </w:rPr>
              <w:t>yes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1DF1759A" w14:textId="77777777" w:rsidR="008242AD" w:rsidRPr="008242AD" w:rsidRDefault="008242AD" w:rsidP="008242AD">
            <w:r w:rsidRPr="008242AD">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533955E8"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59A191A0" w14:textId="77777777" w:rsidR="008242AD" w:rsidRPr="008242AD" w:rsidRDefault="008242AD" w:rsidP="008242AD">
            <w:r w:rsidRPr="008242AD">
              <w:t>−1.088</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5C99FE" w14:textId="77777777" w:rsidR="008242AD" w:rsidRPr="008242AD" w:rsidRDefault="008242AD" w:rsidP="008242AD">
            <w:r w:rsidRPr="008242AD">
              <w:t>(0.824)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498C6A35" w14:textId="77777777" w:rsidR="008242AD" w:rsidRPr="008242AD" w:rsidRDefault="008242AD" w:rsidP="008242AD">
            <w:r w:rsidRPr="008242AD">
              <w:t>Voting in line with G7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AD3514A" w14:textId="77777777" w:rsidR="008242AD" w:rsidRPr="008242AD" w:rsidRDefault="008242AD" w:rsidP="008242AD">
            <w:r w:rsidRPr="008242AD">
              <w:t>−0.326</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E25C27" w14:textId="77777777" w:rsidR="008242AD" w:rsidRPr="008242AD" w:rsidRDefault="008242AD" w:rsidP="008242AD">
            <w:r w:rsidRPr="008242AD">
              <w:t>(0.515)</w:t>
            </w:r>
          </w:p>
        </w:tc>
      </w:tr>
      <w:tr w:rsidR="008242AD" w:rsidRPr="008242AD" w14:paraId="02EA1EBD" w14:textId="77777777">
        <w:tc>
          <w:tcPr>
            <w:tcW w:w="0" w:type="auto"/>
            <w:vMerge/>
            <w:tcBorders>
              <w:bottom w:val="single" w:sz="12" w:space="0" w:color="DADADA"/>
              <w:right w:val="single" w:sz="6" w:space="0" w:color="D5D5D5"/>
            </w:tcBorders>
            <w:vAlign w:val="center"/>
            <w:hideMark/>
          </w:tcPr>
          <w:p w14:paraId="2402086D"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7D0A03F4"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044696FD" w14:textId="77777777" w:rsidR="008242AD" w:rsidRPr="008242AD" w:rsidRDefault="008242AD" w:rsidP="008242AD"/>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231B1864" w14:textId="77777777" w:rsidR="008242AD" w:rsidRPr="008242AD" w:rsidRDefault="008242AD" w:rsidP="008242AD">
            <w:r w:rsidRPr="008242AD">
              <w:rPr>
                <w:i/>
                <w:iCs/>
              </w:rPr>
              <w:t>Regional fixed effects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61837BCF" w14:textId="77777777" w:rsidR="008242AD" w:rsidRPr="008242AD" w:rsidRDefault="008242AD" w:rsidP="008242AD">
            <w:r w:rsidRPr="008242AD">
              <w:rPr>
                <w:i/>
                <w:iCs/>
              </w:rPr>
              <w:t>yes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0C3198FB" w14:textId="77777777" w:rsidR="008242AD" w:rsidRPr="008242AD" w:rsidRDefault="008242AD" w:rsidP="008242AD">
            <w:r w:rsidRPr="008242AD">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C6946C"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0E38D8C4" w14:textId="77777777" w:rsidR="008242AD" w:rsidRPr="008242AD" w:rsidRDefault="008242AD" w:rsidP="008242AD">
            <w:r w:rsidRPr="008242AD">
              <w:t>−1.678**</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E08F66" w14:textId="77777777" w:rsidR="008242AD" w:rsidRPr="008242AD" w:rsidRDefault="008242AD" w:rsidP="008242AD">
            <w:r w:rsidRPr="008242AD">
              <w:t>(0.699)</w:t>
            </w:r>
          </w:p>
        </w:tc>
      </w:tr>
      <w:tr w:rsidR="008242AD" w:rsidRPr="008242AD" w14:paraId="09DE0AE2" w14:textId="77777777">
        <w:tc>
          <w:tcPr>
            <w:tcW w:w="0" w:type="auto"/>
            <w:vMerge/>
            <w:tcBorders>
              <w:bottom w:val="single" w:sz="12" w:space="0" w:color="DADADA"/>
              <w:right w:val="single" w:sz="6" w:space="0" w:color="D5D5D5"/>
            </w:tcBorders>
            <w:vAlign w:val="center"/>
            <w:hideMark/>
          </w:tcPr>
          <w:p w14:paraId="6AA9F49A"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15199DC7"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12C6A001"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68F50F7E"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1C603968"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3286FC16" w14:textId="77777777" w:rsidR="008242AD" w:rsidRPr="008242AD" w:rsidRDefault="008242AD" w:rsidP="008242AD"/>
        </w:tc>
        <w:tc>
          <w:tcPr>
            <w:tcW w:w="0" w:type="auto"/>
            <w:tcBorders>
              <w:bottom w:val="single" w:sz="12" w:space="0" w:color="DADADA"/>
              <w:right w:val="single" w:sz="6" w:space="0" w:color="D5D5D5"/>
            </w:tcBorders>
            <w:tcMar>
              <w:top w:w="90" w:type="dxa"/>
              <w:left w:w="90" w:type="dxa"/>
              <w:bottom w:w="90" w:type="dxa"/>
              <w:right w:w="90" w:type="dxa"/>
            </w:tcMar>
            <w:hideMark/>
          </w:tcPr>
          <w:p w14:paraId="7F819F65" w14:textId="77777777" w:rsidR="008242AD" w:rsidRPr="008242AD" w:rsidRDefault="008242AD" w:rsidP="008242AD">
            <w:r w:rsidRPr="008242AD">
              <w:rPr>
                <w:i/>
                <w:iCs/>
              </w:rPr>
              <w:t>regional fixed effects</w:t>
            </w:r>
          </w:p>
        </w:tc>
        <w:tc>
          <w:tcPr>
            <w:tcW w:w="0" w:type="auto"/>
            <w:tcBorders>
              <w:bottom w:val="single" w:sz="12" w:space="0" w:color="DADADA"/>
              <w:right w:val="single" w:sz="6" w:space="0" w:color="D5D5D5"/>
            </w:tcBorders>
            <w:tcMar>
              <w:top w:w="90" w:type="dxa"/>
              <w:left w:w="90" w:type="dxa"/>
              <w:bottom w:w="90" w:type="dxa"/>
              <w:right w:w="90" w:type="dxa"/>
            </w:tcMar>
            <w:hideMark/>
          </w:tcPr>
          <w:p w14:paraId="2ACCE9DE" w14:textId="77777777" w:rsidR="008242AD" w:rsidRPr="008242AD" w:rsidRDefault="008242AD" w:rsidP="008242AD">
            <w:r w:rsidRPr="008242AD">
              <w:rPr>
                <w:i/>
                <w:iCs/>
              </w:rPr>
              <w:t>yes</w:t>
            </w:r>
          </w:p>
        </w:tc>
        <w:tc>
          <w:tcPr>
            <w:tcW w:w="0" w:type="auto"/>
            <w:tcBorders>
              <w:bottom w:val="single" w:sz="12" w:space="0" w:color="DADADA"/>
              <w:right w:val="single" w:sz="6" w:space="0" w:color="D5D5D5"/>
            </w:tcBorders>
            <w:tcMar>
              <w:top w:w="90" w:type="dxa"/>
              <w:left w:w="90" w:type="dxa"/>
              <w:bottom w:w="90" w:type="dxa"/>
              <w:right w:w="90" w:type="dxa"/>
            </w:tcMar>
            <w:hideMark/>
          </w:tcPr>
          <w:p w14:paraId="1234AD03" w14:textId="77777777" w:rsidR="008242AD" w:rsidRPr="008242AD" w:rsidRDefault="008242AD" w:rsidP="008242AD">
            <w:r w:rsidRPr="008242AD">
              <w:t>–</w:t>
            </w:r>
          </w:p>
        </w:tc>
      </w:tr>
    </w:tbl>
    <w:p w14:paraId="49A889FF" w14:textId="77777777" w:rsidR="008242AD" w:rsidRPr="008242AD" w:rsidRDefault="008242AD" w:rsidP="008242AD">
      <w:pPr>
        <w:rPr>
          <w:b/>
          <w:bCs/>
        </w:rPr>
      </w:pPr>
      <w:r w:rsidRPr="008242AD">
        <w:rPr>
          <w:b/>
          <w:bCs/>
        </w:rPr>
        <w:t>Table 5 Triangular system, expanded sample</w:t>
      </w:r>
    </w:p>
    <w:p w14:paraId="61C2DA1F" w14:textId="77777777" w:rsidR="008242AD" w:rsidRPr="008242AD" w:rsidRDefault="008242AD" w:rsidP="008242AD">
      <w:pPr>
        <w:rPr>
          <w:b/>
          <w:bCs/>
        </w:rPr>
      </w:pPr>
      <w:r w:rsidRPr="008242AD">
        <w:rPr>
          <w:b/>
          <w:bCs/>
        </w:rPr>
        <w:t>From: </w:t>
      </w:r>
      <w:hyperlink r:id="rId406" w:history="1">
        <w:r w:rsidRPr="008242AD">
          <w:rPr>
            <w:rStyle w:val="Hyperlink"/>
            <w:b/>
            <w:bCs/>
          </w:rPr>
          <w:t>Political ideology, quality at entry and the success of economic reform programs</w:t>
        </w:r>
      </w:hyperlink>
    </w:p>
    <w:tbl>
      <w:tblPr>
        <w:tblW w:w="12994"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1956"/>
        <w:gridCol w:w="1400"/>
        <w:gridCol w:w="974"/>
        <w:gridCol w:w="1957"/>
        <w:gridCol w:w="1400"/>
        <w:gridCol w:w="975"/>
        <w:gridCol w:w="1957"/>
        <w:gridCol w:w="1400"/>
        <w:gridCol w:w="975"/>
      </w:tblGrid>
      <w:tr w:rsidR="008242AD" w:rsidRPr="008242AD" w14:paraId="4B7CD62D" w14:textId="77777777">
        <w:trPr>
          <w:tblHeader/>
        </w:trPr>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0B36B2FA" w14:textId="77777777" w:rsidR="008242AD" w:rsidRPr="008242AD" w:rsidRDefault="008242AD" w:rsidP="008242AD">
            <w:pPr>
              <w:rPr>
                <w:b/>
                <w:bCs/>
              </w:rPr>
            </w:pPr>
            <w:r w:rsidRPr="008242AD">
              <w:rPr>
                <w:b/>
                <w:bCs/>
              </w:rPr>
              <w:t>Equation 1: Bank supervision</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4C7CE0E2" w14:textId="77777777" w:rsidR="008242AD" w:rsidRPr="008242AD" w:rsidRDefault="008242AD" w:rsidP="008242AD">
            <w:pPr>
              <w:rPr>
                <w:b/>
                <w:bCs/>
              </w:rPr>
            </w:pPr>
            <w:r w:rsidRPr="008242AD">
              <w:rPr>
                <w:b/>
                <w:bCs/>
              </w:rPr>
              <w:t>Equation 2: Borrower compliance</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6DCC238D" w14:textId="77777777" w:rsidR="008242AD" w:rsidRPr="008242AD" w:rsidRDefault="008242AD" w:rsidP="008242AD">
            <w:pPr>
              <w:rPr>
                <w:b/>
                <w:bCs/>
              </w:rPr>
            </w:pPr>
            <w:r w:rsidRPr="008242AD">
              <w:rPr>
                <w:b/>
                <w:bCs/>
              </w:rPr>
              <w:t>Equation 3: Outcome</w:t>
            </w:r>
          </w:p>
        </w:tc>
      </w:tr>
      <w:tr w:rsidR="008242AD" w:rsidRPr="008242AD" w14:paraId="46EE84DC"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0F31633A"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74B86A9B"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61DEA189"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c>
          <w:tcPr>
            <w:tcW w:w="0" w:type="auto"/>
            <w:tcBorders>
              <w:bottom w:val="single" w:sz="18" w:space="0" w:color="01324B"/>
              <w:right w:val="single" w:sz="6" w:space="0" w:color="D5D5D5"/>
            </w:tcBorders>
            <w:tcMar>
              <w:top w:w="90" w:type="dxa"/>
              <w:left w:w="90" w:type="dxa"/>
              <w:bottom w:w="90" w:type="dxa"/>
              <w:right w:w="90" w:type="dxa"/>
            </w:tcMar>
            <w:hideMark/>
          </w:tcPr>
          <w:p w14:paraId="34E7EDE5"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409E3DF6"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11BBE30E"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c>
          <w:tcPr>
            <w:tcW w:w="0" w:type="auto"/>
            <w:tcBorders>
              <w:bottom w:val="single" w:sz="18" w:space="0" w:color="01324B"/>
              <w:right w:val="single" w:sz="6" w:space="0" w:color="D5D5D5"/>
            </w:tcBorders>
            <w:tcMar>
              <w:top w:w="90" w:type="dxa"/>
              <w:left w:w="90" w:type="dxa"/>
              <w:bottom w:w="90" w:type="dxa"/>
              <w:right w:w="90" w:type="dxa"/>
            </w:tcMar>
            <w:hideMark/>
          </w:tcPr>
          <w:p w14:paraId="70025E02"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25DD6F56"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3B04EC6A"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r>
      <w:tr w:rsidR="008242AD" w:rsidRPr="008242AD" w14:paraId="7706325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76BCA68" w14:textId="77777777" w:rsidR="008242AD" w:rsidRPr="008242AD" w:rsidRDefault="008242AD" w:rsidP="008242AD">
            <w:r w:rsidRPr="008242AD">
              <w:t>Quality at entry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40D37F" w14:textId="77777777" w:rsidR="008242AD" w:rsidRPr="008242AD" w:rsidRDefault="008242AD" w:rsidP="008242AD">
            <w:r w:rsidRPr="008242AD">
              <w:t>0.423***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AFE6F34" w14:textId="77777777" w:rsidR="008242AD" w:rsidRPr="008242AD" w:rsidRDefault="008242AD" w:rsidP="008242AD">
            <w:r w:rsidRPr="008242AD">
              <w:t>(0.069)</w:t>
            </w:r>
          </w:p>
        </w:tc>
        <w:tc>
          <w:tcPr>
            <w:tcW w:w="0" w:type="auto"/>
            <w:tcBorders>
              <w:bottom w:val="single" w:sz="12" w:space="0" w:color="DADADA"/>
              <w:right w:val="single" w:sz="6" w:space="0" w:color="D5D5D5"/>
            </w:tcBorders>
            <w:tcMar>
              <w:top w:w="90" w:type="dxa"/>
              <w:left w:w="90" w:type="dxa"/>
              <w:bottom w:w="90" w:type="dxa"/>
              <w:right w:w="90" w:type="dxa"/>
            </w:tcMar>
            <w:hideMark/>
          </w:tcPr>
          <w:p w14:paraId="5DFCDCFB" w14:textId="77777777" w:rsidR="008242AD" w:rsidRPr="008242AD" w:rsidRDefault="008242AD" w:rsidP="008242AD">
            <w:r w:rsidRPr="008242AD">
              <w:t>Bank supervision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48B660C6" w14:textId="77777777" w:rsidR="008242AD" w:rsidRPr="008242AD" w:rsidRDefault="008242AD" w:rsidP="008242AD">
            <w:r w:rsidRPr="008242AD">
              <w:t>0.305**</w:t>
            </w:r>
          </w:p>
        </w:tc>
        <w:tc>
          <w:tcPr>
            <w:tcW w:w="0" w:type="auto"/>
            <w:tcBorders>
              <w:bottom w:val="single" w:sz="12" w:space="0" w:color="DADADA"/>
              <w:right w:val="single" w:sz="6" w:space="0" w:color="D5D5D5"/>
            </w:tcBorders>
            <w:tcMar>
              <w:top w:w="90" w:type="dxa"/>
              <w:left w:w="90" w:type="dxa"/>
              <w:bottom w:w="90" w:type="dxa"/>
              <w:right w:w="90" w:type="dxa"/>
            </w:tcMar>
            <w:hideMark/>
          </w:tcPr>
          <w:p w14:paraId="17AB72BC" w14:textId="77777777" w:rsidR="008242AD" w:rsidRPr="008242AD" w:rsidRDefault="008242AD" w:rsidP="008242AD">
            <w:r w:rsidRPr="008242AD">
              <w:t>(0.119)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275D51DE" w14:textId="77777777" w:rsidR="008242AD" w:rsidRPr="008242AD" w:rsidRDefault="008242AD" w:rsidP="008242AD">
            <w:r w:rsidRPr="008242AD">
              <w:t>Bank supervision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421A74A2" w14:textId="77777777" w:rsidR="008242AD" w:rsidRPr="008242AD" w:rsidRDefault="008242AD" w:rsidP="008242AD">
            <w:r w:rsidRPr="008242AD">
              <w:t>0.166**</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F95388" w14:textId="77777777" w:rsidR="008242AD" w:rsidRPr="008242AD" w:rsidRDefault="008242AD" w:rsidP="008242AD">
            <w:r w:rsidRPr="008242AD">
              <w:t>(0.071)</w:t>
            </w:r>
          </w:p>
        </w:tc>
      </w:tr>
      <w:tr w:rsidR="008242AD" w:rsidRPr="008242AD" w14:paraId="5B1D1E8C"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3C70F33" w14:textId="77777777" w:rsidR="008242AD" w:rsidRPr="008242AD" w:rsidRDefault="008242AD" w:rsidP="008242AD">
            <w:r w:rsidRPr="008242AD">
              <w:t>Left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9EE348" w14:textId="77777777" w:rsidR="008242AD" w:rsidRPr="008242AD" w:rsidRDefault="008242AD" w:rsidP="008242AD">
            <w:r w:rsidRPr="008242AD">
              <w:t>0.113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8820D22" w14:textId="77777777" w:rsidR="008242AD" w:rsidRPr="008242AD" w:rsidRDefault="008242AD" w:rsidP="008242AD">
            <w:r w:rsidRPr="008242AD">
              <w:t>(0.225)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103EB23D" w14:textId="77777777" w:rsidR="008242AD" w:rsidRPr="008242AD" w:rsidRDefault="008242AD" w:rsidP="008242AD">
            <w:r w:rsidRPr="008242AD">
              <w:t>Quality at entry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487C51" w14:textId="77777777" w:rsidR="008242AD" w:rsidRPr="008242AD" w:rsidRDefault="008242AD" w:rsidP="008242AD">
            <w:r w:rsidRPr="008242AD">
              <w:t>0.353***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D60513" w14:textId="77777777" w:rsidR="008242AD" w:rsidRPr="008242AD" w:rsidRDefault="008242AD" w:rsidP="008242AD">
            <w:r w:rsidRPr="008242AD">
              <w:t>(0.086)</w:t>
            </w:r>
          </w:p>
        </w:tc>
        <w:tc>
          <w:tcPr>
            <w:tcW w:w="0" w:type="auto"/>
            <w:tcBorders>
              <w:bottom w:val="single" w:sz="12" w:space="0" w:color="DADADA"/>
              <w:right w:val="single" w:sz="6" w:space="0" w:color="D5D5D5"/>
            </w:tcBorders>
            <w:tcMar>
              <w:top w:w="90" w:type="dxa"/>
              <w:left w:w="90" w:type="dxa"/>
              <w:bottom w:w="90" w:type="dxa"/>
              <w:right w:w="90" w:type="dxa"/>
            </w:tcMar>
            <w:hideMark/>
          </w:tcPr>
          <w:p w14:paraId="388D4E9E" w14:textId="77777777" w:rsidR="008242AD" w:rsidRPr="008242AD" w:rsidRDefault="008242AD" w:rsidP="008242AD">
            <w:r w:rsidRPr="008242AD">
              <w:t>Borrower compliance</w:t>
            </w:r>
          </w:p>
        </w:tc>
        <w:tc>
          <w:tcPr>
            <w:tcW w:w="0" w:type="auto"/>
            <w:tcBorders>
              <w:bottom w:val="single" w:sz="12" w:space="0" w:color="DADADA"/>
              <w:right w:val="single" w:sz="6" w:space="0" w:color="D5D5D5"/>
            </w:tcBorders>
            <w:tcMar>
              <w:top w:w="90" w:type="dxa"/>
              <w:left w:w="90" w:type="dxa"/>
              <w:bottom w:w="90" w:type="dxa"/>
              <w:right w:w="90" w:type="dxa"/>
            </w:tcMar>
            <w:hideMark/>
          </w:tcPr>
          <w:p w14:paraId="200DDD64" w14:textId="77777777" w:rsidR="008242AD" w:rsidRPr="008242AD" w:rsidRDefault="008242AD" w:rsidP="008242AD">
            <w:r w:rsidRPr="008242AD">
              <w:t>0.338***</w:t>
            </w:r>
          </w:p>
        </w:tc>
        <w:tc>
          <w:tcPr>
            <w:tcW w:w="0" w:type="auto"/>
            <w:tcBorders>
              <w:bottom w:val="single" w:sz="12" w:space="0" w:color="DADADA"/>
              <w:right w:val="single" w:sz="6" w:space="0" w:color="D5D5D5"/>
            </w:tcBorders>
            <w:tcMar>
              <w:top w:w="90" w:type="dxa"/>
              <w:left w:w="90" w:type="dxa"/>
              <w:bottom w:w="90" w:type="dxa"/>
              <w:right w:w="90" w:type="dxa"/>
            </w:tcMar>
            <w:hideMark/>
          </w:tcPr>
          <w:p w14:paraId="4EF2FE93" w14:textId="77777777" w:rsidR="008242AD" w:rsidRPr="008242AD" w:rsidRDefault="008242AD" w:rsidP="008242AD">
            <w:r w:rsidRPr="008242AD">
              <w:t>(0.074)</w:t>
            </w:r>
          </w:p>
        </w:tc>
      </w:tr>
      <w:tr w:rsidR="008242AD" w:rsidRPr="008242AD" w14:paraId="4363E8B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729D633"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0B273C" w14:textId="77777777" w:rsidR="008242AD" w:rsidRPr="008242AD" w:rsidRDefault="008242AD" w:rsidP="008242AD">
            <w:r w:rsidRPr="008242AD">
              <w:t>0.029</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ED184B" w14:textId="77777777" w:rsidR="008242AD" w:rsidRPr="008242AD" w:rsidRDefault="008242AD" w:rsidP="008242AD">
            <w:r w:rsidRPr="008242AD">
              <w:t>(0.024)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C9B384" w14:textId="77777777" w:rsidR="008242AD" w:rsidRPr="008242AD" w:rsidRDefault="008242AD" w:rsidP="008242AD">
            <w:r w:rsidRPr="008242AD">
              <w:t>Left</w:t>
            </w:r>
          </w:p>
        </w:tc>
        <w:tc>
          <w:tcPr>
            <w:tcW w:w="0" w:type="auto"/>
            <w:tcBorders>
              <w:bottom w:val="single" w:sz="12" w:space="0" w:color="DADADA"/>
              <w:right w:val="single" w:sz="6" w:space="0" w:color="D5D5D5"/>
            </w:tcBorders>
            <w:tcMar>
              <w:top w:w="90" w:type="dxa"/>
              <w:left w:w="90" w:type="dxa"/>
              <w:bottom w:w="90" w:type="dxa"/>
              <w:right w:w="90" w:type="dxa"/>
            </w:tcMar>
            <w:hideMark/>
          </w:tcPr>
          <w:p w14:paraId="3BF88042" w14:textId="77777777" w:rsidR="008242AD" w:rsidRPr="008242AD" w:rsidRDefault="008242AD" w:rsidP="008242AD">
            <w:r w:rsidRPr="008242AD">
              <w:t>0.366**</w:t>
            </w:r>
          </w:p>
        </w:tc>
        <w:tc>
          <w:tcPr>
            <w:tcW w:w="0" w:type="auto"/>
            <w:tcBorders>
              <w:bottom w:val="single" w:sz="12" w:space="0" w:color="DADADA"/>
              <w:right w:val="single" w:sz="6" w:space="0" w:color="D5D5D5"/>
            </w:tcBorders>
            <w:tcMar>
              <w:top w:w="90" w:type="dxa"/>
              <w:left w:w="90" w:type="dxa"/>
              <w:bottom w:w="90" w:type="dxa"/>
              <w:right w:w="90" w:type="dxa"/>
            </w:tcMar>
            <w:hideMark/>
          </w:tcPr>
          <w:p w14:paraId="475D2B62" w14:textId="77777777" w:rsidR="008242AD" w:rsidRPr="008242AD" w:rsidRDefault="008242AD" w:rsidP="008242AD">
            <w:r w:rsidRPr="008242AD">
              <w:t>(0.175)</w:t>
            </w:r>
          </w:p>
        </w:tc>
        <w:tc>
          <w:tcPr>
            <w:tcW w:w="0" w:type="auto"/>
            <w:tcBorders>
              <w:bottom w:val="single" w:sz="12" w:space="0" w:color="DADADA"/>
              <w:right w:val="single" w:sz="6" w:space="0" w:color="D5D5D5"/>
            </w:tcBorders>
            <w:tcMar>
              <w:top w:w="90" w:type="dxa"/>
              <w:left w:w="90" w:type="dxa"/>
              <w:bottom w:w="90" w:type="dxa"/>
              <w:right w:w="90" w:type="dxa"/>
            </w:tcMar>
            <w:hideMark/>
          </w:tcPr>
          <w:p w14:paraId="5C562C69" w14:textId="77777777" w:rsidR="008242AD" w:rsidRPr="008242AD" w:rsidRDefault="008242AD" w:rsidP="008242AD">
            <w:r w:rsidRPr="008242AD">
              <w:t>Quality at entry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F2A1DE" w14:textId="77777777" w:rsidR="008242AD" w:rsidRPr="008242AD" w:rsidRDefault="008242AD" w:rsidP="008242AD">
            <w:r w:rsidRPr="008242AD">
              <w:t>0.343***</w:t>
            </w:r>
          </w:p>
        </w:tc>
        <w:tc>
          <w:tcPr>
            <w:tcW w:w="0" w:type="auto"/>
            <w:tcBorders>
              <w:bottom w:val="single" w:sz="12" w:space="0" w:color="DADADA"/>
              <w:right w:val="single" w:sz="6" w:space="0" w:color="D5D5D5"/>
            </w:tcBorders>
            <w:tcMar>
              <w:top w:w="90" w:type="dxa"/>
              <w:left w:w="90" w:type="dxa"/>
              <w:bottom w:w="90" w:type="dxa"/>
              <w:right w:w="90" w:type="dxa"/>
            </w:tcMar>
            <w:hideMark/>
          </w:tcPr>
          <w:p w14:paraId="2738A6CE" w14:textId="77777777" w:rsidR="008242AD" w:rsidRPr="008242AD" w:rsidRDefault="008242AD" w:rsidP="008242AD">
            <w:r w:rsidRPr="008242AD">
              <w:t>(0.076)</w:t>
            </w:r>
          </w:p>
        </w:tc>
      </w:tr>
      <w:tr w:rsidR="008242AD" w:rsidRPr="008242AD" w14:paraId="297A00D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AE3203F"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590F71" w14:textId="77777777" w:rsidR="008242AD" w:rsidRPr="008242AD" w:rsidRDefault="008242AD" w:rsidP="008242AD">
            <w:r w:rsidRPr="008242AD">
              <w:t>−0.006</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B233F3" w14:textId="77777777" w:rsidR="008242AD" w:rsidRPr="008242AD" w:rsidRDefault="008242AD" w:rsidP="008242AD">
            <w:r w:rsidRPr="008242AD">
              <w:t>(0.018)</w:t>
            </w:r>
          </w:p>
        </w:tc>
        <w:tc>
          <w:tcPr>
            <w:tcW w:w="0" w:type="auto"/>
            <w:tcBorders>
              <w:bottom w:val="single" w:sz="12" w:space="0" w:color="DADADA"/>
              <w:right w:val="single" w:sz="6" w:space="0" w:color="D5D5D5"/>
            </w:tcBorders>
            <w:tcMar>
              <w:top w:w="90" w:type="dxa"/>
              <w:left w:w="90" w:type="dxa"/>
              <w:bottom w:w="90" w:type="dxa"/>
              <w:right w:w="90" w:type="dxa"/>
            </w:tcMar>
            <w:hideMark/>
          </w:tcPr>
          <w:p w14:paraId="6C7FB935"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F10E7A" w14:textId="77777777" w:rsidR="008242AD" w:rsidRPr="008242AD" w:rsidRDefault="008242AD" w:rsidP="008242AD">
            <w:r w:rsidRPr="008242AD">
              <w:t>0.032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C551A3" w14:textId="77777777" w:rsidR="008242AD" w:rsidRPr="008242AD" w:rsidRDefault="008242AD" w:rsidP="008242AD">
            <w:r w:rsidRPr="008242AD">
              <w:t>(0.024)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8D9A2AD" w14:textId="77777777" w:rsidR="008242AD" w:rsidRPr="008242AD" w:rsidRDefault="008242AD" w:rsidP="008242AD">
            <w:r w:rsidRPr="008242AD">
              <w:t>Left</w:t>
            </w:r>
          </w:p>
        </w:tc>
        <w:tc>
          <w:tcPr>
            <w:tcW w:w="0" w:type="auto"/>
            <w:tcBorders>
              <w:bottom w:val="single" w:sz="12" w:space="0" w:color="DADADA"/>
              <w:right w:val="single" w:sz="6" w:space="0" w:color="D5D5D5"/>
            </w:tcBorders>
            <w:tcMar>
              <w:top w:w="90" w:type="dxa"/>
              <w:left w:w="90" w:type="dxa"/>
              <w:bottom w:w="90" w:type="dxa"/>
              <w:right w:w="90" w:type="dxa"/>
            </w:tcMar>
            <w:hideMark/>
          </w:tcPr>
          <w:p w14:paraId="20426CC3" w14:textId="77777777" w:rsidR="008242AD" w:rsidRPr="008242AD" w:rsidRDefault="008242AD" w:rsidP="008242AD">
            <w:r w:rsidRPr="008242AD">
              <w:t>−0.033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2F534B3C" w14:textId="77777777" w:rsidR="008242AD" w:rsidRPr="008242AD" w:rsidRDefault="008242AD" w:rsidP="008242AD">
            <w:r w:rsidRPr="008242AD">
              <w:t>(0.131)</w:t>
            </w:r>
          </w:p>
        </w:tc>
      </w:tr>
      <w:tr w:rsidR="008242AD" w:rsidRPr="008242AD" w14:paraId="22390EE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87EC285"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F94BAC" w14:textId="77777777" w:rsidR="008242AD" w:rsidRPr="008242AD" w:rsidRDefault="008242AD" w:rsidP="008242AD">
            <w:r w:rsidRPr="008242AD">
              <w:t>−0.067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D8D9C8" w14:textId="77777777" w:rsidR="008242AD" w:rsidRPr="008242AD" w:rsidRDefault="008242AD" w:rsidP="008242AD">
            <w:r w:rsidRPr="008242AD">
              <w:t>(0.098)</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278E66"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8E9021" w14:textId="77777777" w:rsidR="008242AD" w:rsidRPr="008242AD" w:rsidRDefault="008242AD" w:rsidP="008242AD">
            <w:r w:rsidRPr="008242AD">
              <w:t>−0.010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3C4138" w14:textId="77777777" w:rsidR="008242AD" w:rsidRPr="008242AD" w:rsidRDefault="008242AD" w:rsidP="008242AD">
            <w:r w:rsidRPr="008242AD">
              <w:t>(0.023)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9ED09F"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2B61DFA" w14:textId="77777777" w:rsidR="008242AD" w:rsidRPr="008242AD" w:rsidRDefault="008242AD" w:rsidP="008242AD">
            <w:r w:rsidRPr="008242AD">
              <w:t>0.042**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FA90531" w14:textId="77777777" w:rsidR="008242AD" w:rsidRPr="008242AD" w:rsidRDefault="008242AD" w:rsidP="008242AD">
            <w:r w:rsidRPr="008242AD">
              <w:t>(0.016)</w:t>
            </w:r>
          </w:p>
        </w:tc>
      </w:tr>
      <w:tr w:rsidR="008242AD" w:rsidRPr="008242AD" w14:paraId="75F4EA6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1FE8A0B"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0289B6" w14:textId="77777777" w:rsidR="008242AD" w:rsidRPr="008242AD" w:rsidRDefault="008242AD" w:rsidP="008242AD">
            <w:r w:rsidRPr="008242AD">
              <w:t>0.134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569CA10" w14:textId="77777777" w:rsidR="008242AD" w:rsidRPr="008242AD" w:rsidRDefault="008242AD" w:rsidP="008242AD">
            <w:r w:rsidRPr="008242AD">
              <w:t>(0.274)</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79821B"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3E812BC9" w14:textId="77777777" w:rsidR="008242AD" w:rsidRPr="008242AD" w:rsidRDefault="008242AD" w:rsidP="008242AD">
            <w:r w:rsidRPr="008242AD">
              <w:t>−0.188*</w:t>
            </w:r>
          </w:p>
        </w:tc>
        <w:tc>
          <w:tcPr>
            <w:tcW w:w="0" w:type="auto"/>
            <w:tcBorders>
              <w:bottom w:val="single" w:sz="12" w:space="0" w:color="DADADA"/>
              <w:right w:val="single" w:sz="6" w:space="0" w:color="D5D5D5"/>
            </w:tcBorders>
            <w:tcMar>
              <w:top w:w="90" w:type="dxa"/>
              <w:left w:w="90" w:type="dxa"/>
              <w:bottom w:w="90" w:type="dxa"/>
              <w:right w:w="90" w:type="dxa"/>
            </w:tcMar>
            <w:hideMark/>
          </w:tcPr>
          <w:p w14:paraId="7C79A006" w14:textId="77777777" w:rsidR="008242AD" w:rsidRPr="008242AD" w:rsidRDefault="008242AD" w:rsidP="008242AD">
            <w:r w:rsidRPr="008242AD">
              <w:t>(0.114)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60FCF67F"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894AC3" w14:textId="77777777" w:rsidR="008242AD" w:rsidRPr="008242AD" w:rsidRDefault="008242AD" w:rsidP="008242AD">
            <w:r w:rsidRPr="008242AD">
              <w:t>−0.045***</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0618DF" w14:textId="77777777" w:rsidR="008242AD" w:rsidRPr="008242AD" w:rsidRDefault="008242AD" w:rsidP="008242AD">
            <w:r w:rsidRPr="008242AD">
              <w:t>(0.010)</w:t>
            </w:r>
          </w:p>
        </w:tc>
      </w:tr>
      <w:tr w:rsidR="008242AD" w:rsidRPr="008242AD" w14:paraId="5EA0A9A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FD1E8AE"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42D844EF" w14:textId="77777777" w:rsidR="008242AD" w:rsidRPr="008242AD" w:rsidRDefault="008242AD" w:rsidP="008242AD">
            <w:r w:rsidRPr="008242AD">
              <w:t>0.037*</w:t>
            </w:r>
          </w:p>
        </w:tc>
        <w:tc>
          <w:tcPr>
            <w:tcW w:w="0" w:type="auto"/>
            <w:tcBorders>
              <w:bottom w:val="single" w:sz="12" w:space="0" w:color="DADADA"/>
              <w:right w:val="single" w:sz="6" w:space="0" w:color="D5D5D5"/>
            </w:tcBorders>
            <w:tcMar>
              <w:top w:w="90" w:type="dxa"/>
              <w:left w:w="90" w:type="dxa"/>
              <w:bottom w:w="90" w:type="dxa"/>
              <w:right w:w="90" w:type="dxa"/>
            </w:tcMar>
            <w:hideMark/>
          </w:tcPr>
          <w:p w14:paraId="7DD969F9" w14:textId="77777777" w:rsidR="008242AD" w:rsidRPr="008242AD" w:rsidRDefault="008242AD" w:rsidP="008242AD">
            <w:r w:rsidRPr="008242AD">
              <w:t>(0.022)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C37DE7"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1EC1D7EB" w14:textId="77777777" w:rsidR="008242AD" w:rsidRPr="008242AD" w:rsidRDefault="008242AD" w:rsidP="008242AD">
            <w:r w:rsidRPr="008242AD">
              <w:t>−0.161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85136A" w14:textId="77777777" w:rsidR="008242AD" w:rsidRPr="008242AD" w:rsidRDefault="008242AD" w:rsidP="008242AD">
            <w:r w:rsidRPr="008242AD">
              <w:t>(0.314)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45467019"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473777" w14:textId="77777777" w:rsidR="008242AD" w:rsidRPr="008242AD" w:rsidRDefault="008242AD" w:rsidP="008242AD">
            <w:r w:rsidRPr="008242AD">
              <w:t>−0.145</w:t>
            </w:r>
          </w:p>
        </w:tc>
        <w:tc>
          <w:tcPr>
            <w:tcW w:w="0" w:type="auto"/>
            <w:tcBorders>
              <w:bottom w:val="single" w:sz="12" w:space="0" w:color="DADADA"/>
              <w:right w:val="single" w:sz="6" w:space="0" w:color="D5D5D5"/>
            </w:tcBorders>
            <w:tcMar>
              <w:top w:w="90" w:type="dxa"/>
              <w:left w:w="90" w:type="dxa"/>
              <w:bottom w:w="90" w:type="dxa"/>
              <w:right w:w="90" w:type="dxa"/>
            </w:tcMar>
            <w:hideMark/>
          </w:tcPr>
          <w:p w14:paraId="5927958A" w14:textId="77777777" w:rsidR="008242AD" w:rsidRPr="008242AD" w:rsidRDefault="008242AD" w:rsidP="008242AD">
            <w:r w:rsidRPr="008242AD">
              <w:t>(0.097)</w:t>
            </w:r>
          </w:p>
        </w:tc>
      </w:tr>
      <w:tr w:rsidR="008242AD" w:rsidRPr="008242AD" w14:paraId="4ED97EE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49908F7"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F9C666" w14:textId="77777777" w:rsidR="008242AD" w:rsidRPr="008242AD" w:rsidRDefault="008242AD" w:rsidP="008242AD">
            <w:r w:rsidRPr="008242AD">
              <w:t>−0.054</w:t>
            </w:r>
          </w:p>
        </w:tc>
        <w:tc>
          <w:tcPr>
            <w:tcW w:w="0" w:type="auto"/>
            <w:tcBorders>
              <w:bottom w:val="single" w:sz="12" w:space="0" w:color="DADADA"/>
              <w:right w:val="single" w:sz="6" w:space="0" w:color="D5D5D5"/>
            </w:tcBorders>
            <w:tcMar>
              <w:top w:w="90" w:type="dxa"/>
              <w:left w:w="90" w:type="dxa"/>
              <w:bottom w:w="90" w:type="dxa"/>
              <w:right w:w="90" w:type="dxa"/>
            </w:tcMar>
            <w:hideMark/>
          </w:tcPr>
          <w:p w14:paraId="423CE24A" w14:textId="77777777" w:rsidR="008242AD" w:rsidRPr="008242AD" w:rsidRDefault="008242AD" w:rsidP="008242AD">
            <w:r w:rsidRPr="008242AD">
              <w:t>(0.187)</w:t>
            </w:r>
          </w:p>
        </w:tc>
        <w:tc>
          <w:tcPr>
            <w:tcW w:w="0" w:type="auto"/>
            <w:tcBorders>
              <w:bottom w:val="single" w:sz="12" w:space="0" w:color="DADADA"/>
              <w:right w:val="single" w:sz="6" w:space="0" w:color="D5D5D5"/>
            </w:tcBorders>
            <w:tcMar>
              <w:top w:w="90" w:type="dxa"/>
              <w:left w:w="90" w:type="dxa"/>
              <w:bottom w:w="90" w:type="dxa"/>
              <w:right w:w="90" w:type="dxa"/>
            </w:tcMar>
            <w:hideMark/>
          </w:tcPr>
          <w:p w14:paraId="34C2034E"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120599AF" w14:textId="77777777" w:rsidR="008242AD" w:rsidRPr="008242AD" w:rsidRDefault="008242AD" w:rsidP="008242AD">
            <w:r w:rsidRPr="008242AD">
              <w:t>0.015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BE599F3" w14:textId="77777777" w:rsidR="008242AD" w:rsidRPr="008242AD" w:rsidRDefault="008242AD" w:rsidP="008242AD">
            <w:r w:rsidRPr="008242AD">
              <w:t>(0.026)</w:t>
            </w:r>
          </w:p>
        </w:tc>
        <w:tc>
          <w:tcPr>
            <w:tcW w:w="0" w:type="auto"/>
            <w:tcBorders>
              <w:bottom w:val="single" w:sz="12" w:space="0" w:color="DADADA"/>
              <w:right w:val="single" w:sz="6" w:space="0" w:color="D5D5D5"/>
            </w:tcBorders>
            <w:tcMar>
              <w:top w:w="90" w:type="dxa"/>
              <w:left w:w="90" w:type="dxa"/>
              <w:bottom w:w="90" w:type="dxa"/>
              <w:right w:w="90" w:type="dxa"/>
            </w:tcMar>
            <w:hideMark/>
          </w:tcPr>
          <w:p w14:paraId="324FF524"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407C3547" w14:textId="77777777" w:rsidR="008242AD" w:rsidRPr="008242AD" w:rsidRDefault="008242AD" w:rsidP="008242AD">
            <w:r w:rsidRPr="008242AD">
              <w:t>0.165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14BE67" w14:textId="77777777" w:rsidR="008242AD" w:rsidRPr="008242AD" w:rsidRDefault="008242AD" w:rsidP="008242AD">
            <w:r w:rsidRPr="008242AD">
              <w:t>(0.189)</w:t>
            </w:r>
          </w:p>
        </w:tc>
      </w:tr>
      <w:tr w:rsidR="008242AD" w:rsidRPr="008242AD" w14:paraId="4535FFB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8E6967A" w14:textId="77777777" w:rsidR="008242AD" w:rsidRPr="008242AD" w:rsidRDefault="008242AD" w:rsidP="008242AD">
            <w:r w:rsidRPr="008242AD">
              <w:lastRenderedPageBreak/>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11277408" w14:textId="77777777" w:rsidR="008242AD" w:rsidRPr="008242AD" w:rsidRDefault="008242AD" w:rsidP="008242AD">
            <w:r w:rsidRPr="008242AD">
              <w:t>0.113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319B02BE" w14:textId="77777777" w:rsidR="008242AD" w:rsidRPr="008242AD" w:rsidRDefault="008242AD" w:rsidP="008242AD">
            <w:r w:rsidRPr="008242AD">
              <w:t>(0.121)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2C4F077"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49DCF8" w14:textId="77777777" w:rsidR="008242AD" w:rsidRPr="008242AD" w:rsidRDefault="008242AD" w:rsidP="008242AD">
            <w:r w:rsidRPr="008242AD">
              <w:t>−0.193</w:t>
            </w:r>
          </w:p>
        </w:tc>
        <w:tc>
          <w:tcPr>
            <w:tcW w:w="0" w:type="auto"/>
            <w:tcBorders>
              <w:bottom w:val="single" w:sz="12" w:space="0" w:color="DADADA"/>
              <w:right w:val="single" w:sz="6" w:space="0" w:color="D5D5D5"/>
            </w:tcBorders>
            <w:tcMar>
              <w:top w:w="90" w:type="dxa"/>
              <w:left w:w="90" w:type="dxa"/>
              <w:bottom w:w="90" w:type="dxa"/>
              <w:right w:w="90" w:type="dxa"/>
            </w:tcMar>
            <w:hideMark/>
          </w:tcPr>
          <w:p w14:paraId="44AF0AD5" w14:textId="77777777" w:rsidR="008242AD" w:rsidRPr="008242AD" w:rsidRDefault="008242AD" w:rsidP="008242AD">
            <w:r w:rsidRPr="008242AD">
              <w:t>(0.176)</w:t>
            </w:r>
          </w:p>
        </w:tc>
        <w:tc>
          <w:tcPr>
            <w:tcW w:w="0" w:type="auto"/>
            <w:tcBorders>
              <w:bottom w:val="single" w:sz="12" w:space="0" w:color="DADADA"/>
              <w:right w:val="single" w:sz="6" w:space="0" w:color="D5D5D5"/>
            </w:tcBorders>
            <w:tcMar>
              <w:top w:w="90" w:type="dxa"/>
              <w:left w:w="90" w:type="dxa"/>
              <w:bottom w:w="90" w:type="dxa"/>
              <w:right w:w="90" w:type="dxa"/>
            </w:tcMar>
            <w:hideMark/>
          </w:tcPr>
          <w:p w14:paraId="0A3F6739"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3D67A104" w14:textId="77777777" w:rsidR="008242AD" w:rsidRPr="008242AD" w:rsidRDefault="008242AD" w:rsidP="008242AD">
            <w:r w:rsidRPr="008242AD">
              <w:t>−0.009</w:t>
            </w:r>
          </w:p>
        </w:tc>
        <w:tc>
          <w:tcPr>
            <w:tcW w:w="0" w:type="auto"/>
            <w:tcBorders>
              <w:bottom w:val="single" w:sz="12" w:space="0" w:color="DADADA"/>
              <w:right w:val="single" w:sz="6" w:space="0" w:color="D5D5D5"/>
            </w:tcBorders>
            <w:tcMar>
              <w:top w:w="90" w:type="dxa"/>
              <w:left w:w="90" w:type="dxa"/>
              <w:bottom w:w="90" w:type="dxa"/>
              <w:right w:w="90" w:type="dxa"/>
            </w:tcMar>
            <w:hideMark/>
          </w:tcPr>
          <w:p w14:paraId="4B98EFD8" w14:textId="77777777" w:rsidR="008242AD" w:rsidRPr="008242AD" w:rsidRDefault="008242AD" w:rsidP="008242AD">
            <w:r w:rsidRPr="008242AD">
              <w:t>(0.016)</w:t>
            </w:r>
          </w:p>
        </w:tc>
      </w:tr>
      <w:tr w:rsidR="008242AD" w:rsidRPr="008242AD" w14:paraId="005B074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39F1B6B" w14:textId="77777777" w:rsidR="008242AD" w:rsidRPr="008242AD" w:rsidRDefault="008242AD" w:rsidP="008242AD">
            <w:r w:rsidRPr="008242AD">
              <w:t>Voting in line with G7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49EBA3D9" w14:textId="77777777" w:rsidR="008242AD" w:rsidRPr="008242AD" w:rsidRDefault="008242AD" w:rsidP="008242AD">
            <w:r w:rsidRPr="008242AD">
              <w:t>−0.578</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F99CB6" w14:textId="77777777" w:rsidR="008242AD" w:rsidRPr="008242AD" w:rsidRDefault="008242AD" w:rsidP="008242AD">
            <w:r w:rsidRPr="008242AD">
              <w:t>(0.654)</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FDED00"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0979EEA6" w14:textId="77777777" w:rsidR="008242AD" w:rsidRPr="008242AD" w:rsidRDefault="008242AD" w:rsidP="008242AD">
            <w:r w:rsidRPr="008242AD">
              <w:t>0.154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C4FB05" w14:textId="77777777" w:rsidR="008242AD" w:rsidRPr="008242AD" w:rsidRDefault="008242AD" w:rsidP="008242AD">
            <w:r w:rsidRPr="008242AD">
              <w:t>(0.117)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0DEC8CF"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CA6672" w14:textId="77777777" w:rsidR="008242AD" w:rsidRPr="008242AD" w:rsidRDefault="008242AD" w:rsidP="008242AD">
            <w:r w:rsidRPr="008242AD">
              <w:t>0.067</w:t>
            </w:r>
          </w:p>
        </w:tc>
        <w:tc>
          <w:tcPr>
            <w:tcW w:w="0" w:type="auto"/>
            <w:tcBorders>
              <w:bottom w:val="single" w:sz="12" w:space="0" w:color="DADADA"/>
              <w:right w:val="single" w:sz="6" w:space="0" w:color="D5D5D5"/>
            </w:tcBorders>
            <w:tcMar>
              <w:top w:w="90" w:type="dxa"/>
              <w:left w:w="90" w:type="dxa"/>
              <w:bottom w:w="90" w:type="dxa"/>
              <w:right w:w="90" w:type="dxa"/>
            </w:tcMar>
            <w:hideMark/>
          </w:tcPr>
          <w:p w14:paraId="68C8F48F" w14:textId="77777777" w:rsidR="008242AD" w:rsidRPr="008242AD" w:rsidRDefault="008242AD" w:rsidP="008242AD">
            <w:r w:rsidRPr="008242AD">
              <w:t>(0.153)</w:t>
            </w:r>
          </w:p>
        </w:tc>
      </w:tr>
      <w:tr w:rsidR="008242AD" w:rsidRPr="008242AD" w14:paraId="2253731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F336698"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31F39E5A" w14:textId="77777777" w:rsidR="008242AD" w:rsidRPr="008242AD" w:rsidRDefault="008242AD" w:rsidP="008242AD">
            <w:r w:rsidRPr="008242AD">
              <w:t>0.060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A0EAF58" w14:textId="77777777" w:rsidR="008242AD" w:rsidRPr="008242AD" w:rsidRDefault="008242AD" w:rsidP="008242AD">
            <w:r w:rsidRPr="008242AD">
              <w:t>(0.400)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69BC34" w14:textId="77777777" w:rsidR="008242AD" w:rsidRPr="008242AD" w:rsidRDefault="008242AD" w:rsidP="008242AD">
            <w:r w:rsidRPr="008242AD">
              <w:t>Voting in line with G7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65ECB0" w14:textId="77777777" w:rsidR="008242AD" w:rsidRPr="008242AD" w:rsidRDefault="008242AD" w:rsidP="008242AD">
            <w:r w:rsidRPr="008242AD">
              <w:t>0.180</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35CE96" w14:textId="77777777" w:rsidR="008242AD" w:rsidRPr="008242AD" w:rsidRDefault="008242AD" w:rsidP="008242AD">
            <w:r w:rsidRPr="008242AD">
              <w:t>(0.594)</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43489A"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451C62" w14:textId="77777777" w:rsidR="008242AD" w:rsidRPr="008242AD" w:rsidRDefault="008242AD" w:rsidP="008242AD">
            <w:r w:rsidRPr="008242AD">
              <w:t>0.022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5E8651" w14:textId="77777777" w:rsidR="008242AD" w:rsidRPr="008242AD" w:rsidRDefault="008242AD" w:rsidP="008242AD">
            <w:r w:rsidRPr="008242AD">
              <w:t>(0.082)</w:t>
            </w:r>
          </w:p>
        </w:tc>
      </w:tr>
      <w:tr w:rsidR="008242AD" w:rsidRPr="008242AD" w14:paraId="236377D8" w14:textId="77777777">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7672425E" w14:textId="77777777" w:rsidR="008242AD" w:rsidRPr="008242AD" w:rsidRDefault="008242AD" w:rsidP="008242AD">
            <w:r w:rsidRPr="008242AD">
              <w:rPr>
                <w:i/>
                <w:iCs/>
              </w:rPr>
              <w:t>Regional fixed effects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18690AC5" w14:textId="77777777" w:rsidR="008242AD" w:rsidRPr="008242AD" w:rsidRDefault="008242AD" w:rsidP="008242AD">
            <w:r w:rsidRPr="008242AD">
              <w:rPr>
                <w:i/>
                <w:iCs/>
              </w:rPr>
              <w:t>yes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10CEF81E" w14:textId="77777777" w:rsidR="008242AD" w:rsidRPr="008242AD" w:rsidRDefault="008242AD" w:rsidP="008242AD">
            <w:r w:rsidRPr="008242AD">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11547D"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06E32517" w14:textId="77777777" w:rsidR="008242AD" w:rsidRPr="008242AD" w:rsidRDefault="008242AD" w:rsidP="008242AD">
            <w:r w:rsidRPr="008242AD">
              <w:t>−0.482</w:t>
            </w:r>
          </w:p>
        </w:tc>
        <w:tc>
          <w:tcPr>
            <w:tcW w:w="0" w:type="auto"/>
            <w:tcBorders>
              <w:bottom w:val="single" w:sz="12" w:space="0" w:color="DADADA"/>
              <w:right w:val="single" w:sz="6" w:space="0" w:color="D5D5D5"/>
            </w:tcBorders>
            <w:tcMar>
              <w:top w:w="90" w:type="dxa"/>
              <w:left w:w="90" w:type="dxa"/>
              <w:bottom w:w="90" w:type="dxa"/>
              <w:right w:w="90" w:type="dxa"/>
            </w:tcMar>
            <w:hideMark/>
          </w:tcPr>
          <w:p w14:paraId="5312A990" w14:textId="77777777" w:rsidR="008242AD" w:rsidRPr="008242AD" w:rsidRDefault="008242AD" w:rsidP="008242AD">
            <w:r w:rsidRPr="008242AD">
              <w:t>(0.498)</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FFDAB9" w14:textId="77777777" w:rsidR="008242AD" w:rsidRPr="008242AD" w:rsidRDefault="008242AD" w:rsidP="008242AD">
            <w:r w:rsidRPr="008242AD">
              <w:t>Voting in line with G7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76A3C8" w14:textId="77777777" w:rsidR="008242AD" w:rsidRPr="008242AD" w:rsidRDefault="008242AD" w:rsidP="008242AD">
            <w:r w:rsidRPr="008242AD">
              <w:t>−0.279</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75E875" w14:textId="77777777" w:rsidR="008242AD" w:rsidRPr="008242AD" w:rsidRDefault="008242AD" w:rsidP="008242AD">
            <w:r w:rsidRPr="008242AD">
              <w:t>(0.385)</w:t>
            </w:r>
          </w:p>
        </w:tc>
      </w:tr>
      <w:tr w:rsidR="008242AD" w:rsidRPr="008242AD" w14:paraId="4C1CEA51" w14:textId="77777777">
        <w:tc>
          <w:tcPr>
            <w:tcW w:w="0" w:type="auto"/>
            <w:vMerge/>
            <w:tcBorders>
              <w:bottom w:val="single" w:sz="12" w:space="0" w:color="DADADA"/>
              <w:right w:val="single" w:sz="6" w:space="0" w:color="D5D5D5"/>
            </w:tcBorders>
            <w:vAlign w:val="center"/>
            <w:hideMark/>
          </w:tcPr>
          <w:p w14:paraId="39F95ACF"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2E1D852A"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3D8A62D7" w14:textId="77777777" w:rsidR="008242AD" w:rsidRPr="008242AD" w:rsidRDefault="008242AD" w:rsidP="008242AD"/>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00FEAFFF" w14:textId="77777777" w:rsidR="008242AD" w:rsidRPr="008242AD" w:rsidRDefault="008242AD" w:rsidP="008242AD">
            <w:r w:rsidRPr="008242AD">
              <w:rPr>
                <w:i/>
                <w:iCs/>
              </w:rPr>
              <w:t>Regional fixed effects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45B26D9A" w14:textId="77777777" w:rsidR="008242AD" w:rsidRPr="008242AD" w:rsidRDefault="008242AD" w:rsidP="008242AD">
            <w:r w:rsidRPr="008242AD">
              <w:rPr>
                <w:i/>
                <w:iCs/>
              </w:rPr>
              <w:t>yes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69238DFA" w14:textId="77777777" w:rsidR="008242AD" w:rsidRPr="008242AD" w:rsidRDefault="008242AD" w:rsidP="008242AD">
            <w:r w:rsidRPr="008242AD">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140A9DBE"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524767" w14:textId="77777777" w:rsidR="008242AD" w:rsidRPr="008242AD" w:rsidRDefault="008242AD" w:rsidP="008242AD">
            <w:r w:rsidRPr="008242AD">
              <w:t>−0.598*</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8A4243" w14:textId="77777777" w:rsidR="008242AD" w:rsidRPr="008242AD" w:rsidRDefault="008242AD" w:rsidP="008242AD">
            <w:r w:rsidRPr="008242AD">
              <w:t>(0.306)</w:t>
            </w:r>
          </w:p>
        </w:tc>
      </w:tr>
      <w:tr w:rsidR="008242AD" w:rsidRPr="008242AD" w14:paraId="17314892" w14:textId="77777777">
        <w:tc>
          <w:tcPr>
            <w:tcW w:w="0" w:type="auto"/>
            <w:vMerge/>
            <w:tcBorders>
              <w:bottom w:val="single" w:sz="12" w:space="0" w:color="DADADA"/>
              <w:right w:val="single" w:sz="6" w:space="0" w:color="D5D5D5"/>
            </w:tcBorders>
            <w:vAlign w:val="center"/>
            <w:hideMark/>
          </w:tcPr>
          <w:p w14:paraId="0C56076F"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5B67F747"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3E864359"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3FD27E08"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0939C470"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0831B3C3" w14:textId="77777777" w:rsidR="008242AD" w:rsidRPr="008242AD" w:rsidRDefault="008242AD" w:rsidP="008242AD"/>
        </w:tc>
        <w:tc>
          <w:tcPr>
            <w:tcW w:w="0" w:type="auto"/>
            <w:tcBorders>
              <w:bottom w:val="single" w:sz="12" w:space="0" w:color="DADADA"/>
              <w:right w:val="single" w:sz="6" w:space="0" w:color="D5D5D5"/>
            </w:tcBorders>
            <w:tcMar>
              <w:top w:w="90" w:type="dxa"/>
              <w:left w:w="90" w:type="dxa"/>
              <w:bottom w:w="90" w:type="dxa"/>
              <w:right w:w="90" w:type="dxa"/>
            </w:tcMar>
            <w:hideMark/>
          </w:tcPr>
          <w:p w14:paraId="75CA06B8" w14:textId="77777777" w:rsidR="008242AD" w:rsidRPr="008242AD" w:rsidRDefault="008242AD" w:rsidP="008242AD">
            <w:r w:rsidRPr="008242AD">
              <w:rPr>
                <w:i/>
                <w:iCs/>
              </w:rPr>
              <w:t>Regional fixed effects</w:t>
            </w:r>
          </w:p>
        </w:tc>
        <w:tc>
          <w:tcPr>
            <w:tcW w:w="0" w:type="auto"/>
            <w:tcBorders>
              <w:bottom w:val="single" w:sz="12" w:space="0" w:color="DADADA"/>
              <w:right w:val="single" w:sz="6" w:space="0" w:color="D5D5D5"/>
            </w:tcBorders>
            <w:tcMar>
              <w:top w:w="90" w:type="dxa"/>
              <w:left w:w="90" w:type="dxa"/>
              <w:bottom w:w="90" w:type="dxa"/>
              <w:right w:w="90" w:type="dxa"/>
            </w:tcMar>
            <w:hideMark/>
          </w:tcPr>
          <w:p w14:paraId="6270BA9A" w14:textId="77777777" w:rsidR="008242AD" w:rsidRPr="008242AD" w:rsidRDefault="008242AD" w:rsidP="008242AD">
            <w:r w:rsidRPr="008242AD">
              <w:rPr>
                <w:i/>
                <w:iCs/>
              </w:rPr>
              <w:t>yes</w:t>
            </w:r>
          </w:p>
        </w:tc>
        <w:tc>
          <w:tcPr>
            <w:tcW w:w="0" w:type="auto"/>
            <w:tcBorders>
              <w:bottom w:val="single" w:sz="12" w:space="0" w:color="DADADA"/>
              <w:right w:val="single" w:sz="6" w:space="0" w:color="D5D5D5"/>
            </w:tcBorders>
            <w:tcMar>
              <w:top w:w="90" w:type="dxa"/>
              <w:left w:w="90" w:type="dxa"/>
              <w:bottom w:w="90" w:type="dxa"/>
              <w:right w:w="90" w:type="dxa"/>
            </w:tcMar>
            <w:hideMark/>
          </w:tcPr>
          <w:p w14:paraId="19B3863B" w14:textId="77777777" w:rsidR="008242AD" w:rsidRPr="008242AD" w:rsidRDefault="008242AD" w:rsidP="008242AD">
            <w:r w:rsidRPr="008242AD">
              <w:t>–</w:t>
            </w:r>
          </w:p>
        </w:tc>
      </w:tr>
    </w:tbl>
    <w:p w14:paraId="58B9D949" w14:textId="77777777" w:rsidR="008242AD" w:rsidRPr="008242AD" w:rsidRDefault="008242AD" w:rsidP="008242AD">
      <w:pPr>
        <w:numPr>
          <w:ilvl w:val="0"/>
          <w:numId w:val="36"/>
        </w:numPr>
      </w:pPr>
      <w:r w:rsidRPr="008242AD">
        <w:rPr>
          <w:i/>
          <w:iCs/>
        </w:rPr>
        <w:t>N</w:t>
      </w:r>
      <w:r w:rsidRPr="008242AD">
        <w:t> 191</w:t>
      </w:r>
    </w:p>
    <w:p w14:paraId="6CD1B3F6" w14:textId="77777777" w:rsidR="008242AD" w:rsidRPr="008242AD" w:rsidRDefault="008242AD" w:rsidP="008242AD">
      <w:pPr>
        <w:numPr>
          <w:ilvl w:val="0"/>
          <w:numId w:val="36"/>
        </w:numPr>
      </w:pPr>
      <w:r w:rsidRPr="008242AD">
        <w:t>Log-likelihood −3487.396</w:t>
      </w:r>
    </w:p>
    <w:p w14:paraId="43F1DA87" w14:textId="77777777" w:rsidR="008242AD" w:rsidRPr="008242AD" w:rsidRDefault="008242AD" w:rsidP="008242AD">
      <w:pPr>
        <w:numPr>
          <w:ilvl w:val="0"/>
          <w:numId w:val="36"/>
        </w:numPr>
      </w:pPr>
      <w:r w:rsidRPr="008242AD">
        <w:t>Significance levels: *10 %; **5 %; ***1 %; no intercept reported</w:t>
      </w:r>
    </w:p>
    <w:p w14:paraId="5CA3BB65" w14:textId="77777777" w:rsidR="008242AD" w:rsidRPr="008242AD" w:rsidRDefault="008242AD" w:rsidP="008242AD">
      <w:pPr>
        <w:rPr>
          <w:b/>
          <w:bCs/>
        </w:rPr>
      </w:pPr>
      <w:r w:rsidRPr="008242AD">
        <w:rPr>
          <w:b/>
          <w:bCs/>
        </w:rPr>
        <w:t>Table 7 Triangular system, 3-point categorical variable</w:t>
      </w:r>
    </w:p>
    <w:p w14:paraId="105903F6" w14:textId="77777777" w:rsidR="008242AD" w:rsidRPr="008242AD" w:rsidRDefault="008242AD" w:rsidP="008242AD">
      <w:pPr>
        <w:rPr>
          <w:b/>
          <w:bCs/>
        </w:rPr>
      </w:pPr>
      <w:r w:rsidRPr="008242AD">
        <w:rPr>
          <w:b/>
          <w:bCs/>
        </w:rPr>
        <w:t>From: </w:t>
      </w:r>
      <w:hyperlink r:id="rId407" w:history="1">
        <w:r w:rsidRPr="008242AD">
          <w:rPr>
            <w:rStyle w:val="Hyperlink"/>
            <w:b/>
            <w:bCs/>
          </w:rPr>
          <w:t>Political ideology, quality at entry and the success of economic reform programs</w:t>
        </w:r>
      </w:hyperlink>
    </w:p>
    <w:tbl>
      <w:tblPr>
        <w:tblW w:w="12996"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1957"/>
        <w:gridCol w:w="1400"/>
        <w:gridCol w:w="975"/>
        <w:gridCol w:w="1957"/>
        <w:gridCol w:w="1400"/>
        <w:gridCol w:w="975"/>
        <w:gridCol w:w="1957"/>
        <w:gridCol w:w="1400"/>
        <w:gridCol w:w="975"/>
      </w:tblGrid>
      <w:tr w:rsidR="008242AD" w:rsidRPr="008242AD" w14:paraId="25829306" w14:textId="77777777">
        <w:trPr>
          <w:tblHeader/>
        </w:trPr>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41F9A7EB" w14:textId="77777777" w:rsidR="008242AD" w:rsidRPr="008242AD" w:rsidRDefault="008242AD" w:rsidP="008242AD">
            <w:pPr>
              <w:rPr>
                <w:b/>
                <w:bCs/>
              </w:rPr>
            </w:pPr>
            <w:r w:rsidRPr="008242AD">
              <w:rPr>
                <w:b/>
                <w:bCs/>
              </w:rPr>
              <w:t>Equation 1: Bank supervision</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21ABBB03" w14:textId="77777777" w:rsidR="008242AD" w:rsidRPr="008242AD" w:rsidRDefault="008242AD" w:rsidP="008242AD">
            <w:pPr>
              <w:rPr>
                <w:b/>
                <w:bCs/>
              </w:rPr>
            </w:pPr>
            <w:r w:rsidRPr="008242AD">
              <w:rPr>
                <w:b/>
                <w:bCs/>
              </w:rPr>
              <w:t>Equation 2: Borrower compliance</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5432375B" w14:textId="77777777" w:rsidR="008242AD" w:rsidRPr="008242AD" w:rsidRDefault="008242AD" w:rsidP="008242AD">
            <w:pPr>
              <w:rPr>
                <w:b/>
                <w:bCs/>
              </w:rPr>
            </w:pPr>
            <w:r w:rsidRPr="008242AD">
              <w:rPr>
                <w:b/>
                <w:bCs/>
              </w:rPr>
              <w:t>Equation 3: Outcome</w:t>
            </w:r>
          </w:p>
        </w:tc>
      </w:tr>
      <w:tr w:rsidR="008242AD" w:rsidRPr="008242AD" w14:paraId="164B26B5"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1D4F156A"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7DF53AE0"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43E0AC7E"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c>
          <w:tcPr>
            <w:tcW w:w="0" w:type="auto"/>
            <w:tcBorders>
              <w:bottom w:val="single" w:sz="18" w:space="0" w:color="01324B"/>
              <w:right w:val="single" w:sz="6" w:space="0" w:color="D5D5D5"/>
            </w:tcBorders>
            <w:tcMar>
              <w:top w:w="90" w:type="dxa"/>
              <w:left w:w="90" w:type="dxa"/>
              <w:bottom w:w="90" w:type="dxa"/>
              <w:right w:w="90" w:type="dxa"/>
            </w:tcMar>
            <w:hideMark/>
          </w:tcPr>
          <w:p w14:paraId="1D464733"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2C2638CF"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515E2967"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c>
          <w:tcPr>
            <w:tcW w:w="0" w:type="auto"/>
            <w:tcBorders>
              <w:bottom w:val="single" w:sz="18" w:space="0" w:color="01324B"/>
              <w:right w:val="single" w:sz="6" w:space="0" w:color="D5D5D5"/>
            </w:tcBorders>
            <w:tcMar>
              <w:top w:w="90" w:type="dxa"/>
              <w:left w:w="90" w:type="dxa"/>
              <w:bottom w:w="90" w:type="dxa"/>
              <w:right w:w="90" w:type="dxa"/>
            </w:tcMar>
            <w:hideMark/>
          </w:tcPr>
          <w:p w14:paraId="246723D8"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23D6DDA0"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050119E5"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r>
      <w:tr w:rsidR="008242AD" w:rsidRPr="008242AD" w14:paraId="6A3CA20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C18B04A" w14:textId="77777777" w:rsidR="008242AD" w:rsidRPr="008242AD" w:rsidRDefault="008242AD" w:rsidP="008242AD">
            <w:r w:rsidRPr="008242AD">
              <w:t>Quality at entry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2FEC1D" w14:textId="77777777" w:rsidR="008242AD" w:rsidRPr="008242AD" w:rsidRDefault="008242AD" w:rsidP="008242AD">
            <w:r w:rsidRPr="008242AD">
              <w:t>0.512***</w:t>
            </w:r>
          </w:p>
        </w:tc>
        <w:tc>
          <w:tcPr>
            <w:tcW w:w="0" w:type="auto"/>
            <w:tcBorders>
              <w:bottom w:val="single" w:sz="12" w:space="0" w:color="DADADA"/>
              <w:right w:val="single" w:sz="6" w:space="0" w:color="D5D5D5"/>
            </w:tcBorders>
            <w:tcMar>
              <w:top w:w="90" w:type="dxa"/>
              <w:left w:w="90" w:type="dxa"/>
              <w:bottom w:w="90" w:type="dxa"/>
              <w:right w:w="90" w:type="dxa"/>
            </w:tcMar>
            <w:hideMark/>
          </w:tcPr>
          <w:p w14:paraId="5B81D738" w14:textId="77777777" w:rsidR="008242AD" w:rsidRPr="008242AD" w:rsidRDefault="008242AD" w:rsidP="008242AD">
            <w:r w:rsidRPr="008242AD">
              <w:t>(0.096)</w:t>
            </w:r>
          </w:p>
        </w:tc>
        <w:tc>
          <w:tcPr>
            <w:tcW w:w="0" w:type="auto"/>
            <w:tcBorders>
              <w:bottom w:val="single" w:sz="12" w:space="0" w:color="DADADA"/>
              <w:right w:val="single" w:sz="6" w:space="0" w:color="D5D5D5"/>
            </w:tcBorders>
            <w:tcMar>
              <w:top w:w="90" w:type="dxa"/>
              <w:left w:w="90" w:type="dxa"/>
              <w:bottom w:w="90" w:type="dxa"/>
              <w:right w:w="90" w:type="dxa"/>
            </w:tcMar>
            <w:hideMark/>
          </w:tcPr>
          <w:p w14:paraId="1F2A7283" w14:textId="77777777" w:rsidR="008242AD" w:rsidRPr="008242AD" w:rsidRDefault="008242AD" w:rsidP="008242AD">
            <w:r w:rsidRPr="008242AD">
              <w:t>Bank supervision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77C609" w14:textId="77777777" w:rsidR="008242AD" w:rsidRPr="008242AD" w:rsidRDefault="008242AD" w:rsidP="008242AD">
            <w:r w:rsidRPr="008242AD">
              <w:t>0.243*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FF514D3" w14:textId="77777777" w:rsidR="008242AD" w:rsidRPr="008242AD" w:rsidRDefault="008242AD" w:rsidP="008242AD">
            <w:r w:rsidRPr="008242AD">
              <w:t>(0.127)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2C960E" w14:textId="77777777" w:rsidR="008242AD" w:rsidRPr="008242AD" w:rsidRDefault="008242AD" w:rsidP="008242AD">
            <w:r w:rsidRPr="008242AD">
              <w:t>Bank supervision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018561CB" w14:textId="77777777" w:rsidR="008242AD" w:rsidRPr="008242AD" w:rsidRDefault="008242AD" w:rsidP="008242AD">
            <w:r w:rsidRPr="008242AD">
              <w:t>0.143</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055FE4" w14:textId="77777777" w:rsidR="008242AD" w:rsidRPr="008242AD" w:rsidRDefault="008242AD" w:rsidP="008242AD">
            <w:r w:rsidRPr="008242AD">
              <w:t>(0.093)</w:t>
            </w:r>
          </w:p>
        </w:tc>
      </w:tr>
      <w:tr w:rsidR="008242AD" w:rsidRPr="008242AD" w14:paraId="4B7570D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3215AE3" w14:textId="77777777" w:rsidR="008242AD" w:rsidRPr="008242AD" w:rsidRDefault="008242AD" w:rsidP="008242AD">
            <w:r w:rsidRPr="008242AD">
              <w:lastRenderedPageBreak/>
              <w:t>Ideology</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A8769B" w14:textId="77777777" w:rsidR="008242AD" w:rsidRPr="008242AD" w:rsidRDefault="008242AD" w:rsidP="008242AD">
            <w:r w:rsidRPr="008242AD">
              <w:t>−0.048</w:t>
            </w:r>
          </w:p>
        </w:tc>
        <w:tc>
          <w:tcPr>
            <w:tcW w:w="0" w:type="auto"/>
            <w:tcBorders>
              <w:bottom w:val="single" w:sz="12" w:space="0" w:color="DADADA"/>
              <w:right w:val="single" w:sz="6" w:space="0" w:color="D5D5D5"/>
            </w:tcBorders>
            <w:tcMar>
              <w:top w:w="90" w:type="dxa"/>
              <w:left w:w="90" w:type="dxa"/>
              <w:bottom w:w="90" w:type="dxa"/>
              <w:right w:w="90" w:type="dxa"/>
            </w:tcMar>
            <w:hideMark/>
          </w:tcPr>
          <w:p w14:paraId="56DADE5E" w14:textId="77777777" w:rsidR="008242AD" w:rsidRPr="008242AD" w:rsidRDefault="008242AD" w:rsidP="008242AD">
            <w:r w:rsidRPr="008242AD">
              <w:t>(0.139)</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918F9F" w14:textId="77777777" w:rsidR="008242AD" w:rsidRPr="008242AD" w:rsidRDefault="008242AD" w:rsidP="008242AD">
            <w:r w:rsidRPr="008242AD">
              <w:t>Quality at entry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5C3F8793" w14:textId="77777777" w:rsidR="008242AD" w:rsidRPr="008242AD" w:rsidRDefault="008242AD" w:rsidP="008242AD">
            <w:r w:rsidRPr="008242AD">
              <w:t>0.360***</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40F0D1" w14:textId="77777777" w:rsidR="008242AD" w:rsidRPr="008242AD" w:rsidRDefault="008242AD" w:rsidP="008242AD">
            <w:r w:rsidRPr="008242AD">
              <w:t>(0.104)</w:t>
            </w:r>
          </w:p>
        </w:tc>
        <w:tc>
          <w:tcPr>
            <w:tcW w:w="0" w:type="auto"/>
            <w:tcBorders>
              <w:bottom w:val="single" w:sz="12" w:space="0" w:color="DADADA"/>
              <w:right w:val="single" w:sz="6" w:space="0" w:color="D5D5D5"/>
            </w:tcBorders>
            <w:tcMar>
              <w:top w:w="90" w:type="dxa"/>
              <w:left w:w="90" w:type="dxa"/>
              <w:bottom w:w="90" w:type="dxa"/>
              <w:right w:w="90" w:type="dxa"/>
            </w:tcMar>
            <w:hideMark/>
          </w:tcPr>
          <w:p w14:paraId="3263304F" w14:textId="77777777" w:rsidR="008242AD" w:rsidRPr="008242AD" w:rsidRDefault="008242AD" w:rsidP="008242AD">
            <w:r w:rsidRPr="008242AD">
              <w:t>Borrower compliance</w:t>
            </w:r>
          </w:p>
        </w:tc>
        <w:tc>
          <w:tcPr>
            <w:tcW w:w="0" w:type="auto"/>
            <w:tcBorders>
              <w:bottom w:val="single" w:sz="12" w:space="0" w:color="DADADA"/>
              <w:right w:val="single" w:sz="6" w:space="0" w:color="D5D5D5"/>
            </w:tcBorders>
            <w:tcMar>
              <w:top w:w="90" w:type="dxa"/>
              <w:left w:w="90" w:type="dxa"/>
              <w:bottom w:w="90" w:type="dxa"/>
              <w:right w:w="90" w:type="dxa"/>
            </w:tcMar>
            <w:hideMark/>
          </w:tcPr>
          <w:p w14:paraId="22410AE3" w14:textId="77777777" w:rsidR="008242AD" w:rsidRPr="008242AD" w:rsidRDefault="008242AD" w:rsidP="008242AD">
            <w:r w:rsidRPr="008242AD">
              <w:t>0.342***</w:t>
            </w:r>
          </w:p>
        </w:tc>
        <w:tc>
          <w:tcPr>
            <w:tcW w:w="0" w:type="auto"/>
            <w:tcBorders>
              <w:bottom w:val="single" w:sz="12" w:space="0" w:color="DADADA"/>
              <w:right w:val="single" w:sz="6" w:space="0" w:color="D5D5D5"/>
            </w:tcBorders>
            <w:tcMar>
              <w:top w:w="90" w:type="dxa"/>
              <w:left w:w="90" w:type="dxa"/>
              <w:bottom w:w="90" w:type="dxa"/>
              <w:right w:w="90" w:type="dxa"/>
            </w:tcMar>
            <w:hideMark/>
          </w:tcPr>
          <w:p w14:paraId="344B652E" w14:textId="77777777" w:rsidR="008242AD" w:rsidRPr="008242AD" w:rsidRDefault="008242AD" w:rsidP="008242AD">
            <w:r w:rsidRPr="008242AD">
              <w:t>(0.089)</w:t>
            </w:r>
          </w:p>
        </w:tc>
      </w:tr>
      <w:tr w:rsidR="008242AD" w:rsidRPr="008242AD" w14:paraId="6E378F8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37623B1"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164443BA" w14:textId="77777777" w:rsidR="008242AD" w:rsidRPr="008242AD" w:rsidRDefault="008242AD" w:rsidP="008242AD">
            <w:r w:rsidRPr="008242AD">
              <w:t>0.020</w:t>
            </w:r>
          </w:p>
        </w:tc>
        <w:tc>
          <w:tcPr>
            <w:tcW w:w="0" w:type="auto"/>
            <w:tcBorders>
              <w:bottom w:val="single" w:sz="12" w:space="0" w:color="DADADA"/>
              <w:right w:val="single" w:sz="6" w:space="0" w:color="D5D5D5"/>
            </w:tcBorders>
            <w:tcMar>
              <w:top w:w="90" w:type="dxa"/>
              <w:left w:w="90" w:type="dxa"/>
              <w:bottom w:w="90" w:type="dxa"/>
              <w:right w:w="90" w:type="dxa"/>
            </w:tcMar>
            <w:hideMark/>
          </w:tcPr>
          <w:p w14:paraId="53E6E4F3" w14:textId="77777777" w:rsidR="008242AD" w:rsidRPr="008242AD" w:rsidRDefault="008242AD" w:rsidP="008242AD">
            <w:r w:rsidRPr="008242AD">
              <w:t>(0.028)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5BEA28D3" w14:textId="77777777" w:rsidR="008242AD" w:rsidRPr="008242AD" w:rsidRDefault="008242AD" w:rsidP="008242AD">
            <w:r w:rsidRPr="008242AD">
              <w:t>Ideology</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2D0BBB" w14:textId="77777777" w:rsidR="008242AD" w:rsidRPr="008242AD" w:rsidRDefault="008242AD" w:rsidP="008242AD">
            <w:r w:rsidRPr="008242AD">
              <w:t>0.219**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27E00B" w14:textId="77777777" w:rsidR="008242AD" w:rsidRPr="008242AD" w:rsidRDefault="008242AD" w:rsidP="008242AD">
            <w:r w:rsidRPr="008242AD">
              <w:t>(0.103)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2CCB0168" w14:textId="77777777" w:rsidR="008242AD" w:rsidRPr="008242AD" w:rsidRDefault="008242AD" w:rsidP="008242AD">
            <w:r w:rsidRPr="008242AD">
              <w:t>Quality at entry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01AC8E" w14:textId="77777777" w:rsidR="008242AD" w:rsidRPr="008242AD" w:rsidRDefault="008242AD" w:rsidP="008242AD">
            <w:r w:rsidRPr="008242AD">
              <w:t>0.333***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724578C8" w14:textId="77777777" w:rsidR="008242AD" w:rsidRPr="008242AD" w:rsidRDefault="008242AD" w:rsidP="008242AD">
            <w:r w:rsidRPr="008242AD">
              <w:t>(0.102)</w:t>
            </w:r>
          </w:p>
        </w:tc>
      </w:tr>
      <w:tr w:rsidR="008242AD" w:rsidRPr="008242AD" w14:paraId="6DE562B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48972EC"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080ABBF4" w14:textId="77777777" w:rsidR="008242AD" w:rsidRPr="008242AD" w:rsidRDefault="008242AD" w:rsidP="008242AD">
            <w:r w:rsidRPr="008242AD">
              <w:t>−0.003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ED9288E" w14:textId="77777777" w:rsidR="008242AD" w:rsidRPr="008242AD" w:rsidRDefault="008242AD" w:rsidP="008242AD">
            <w:r w:rsidRPr="008242AD">
              <w:t>(0.022)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F589CF"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B482D8" w14:textId="77777777" w:rsidR="008242AD" w:rsidRPr="008242AD" w:rsidRDefault="008242AD" w:rsidP="008242AD">
            <w:r w:rsidRPr="008242AD">
              <w:t>0.036</w:t>
            </w:r>
          </w:p>
        </w:tc>
        <w:tc>
          <w:tcPr>
            <w:tcW w:w="0" w:type="auto"/>
            <w:tcBorders>
              <w:bottom w:val="single" w:sz="12" w:space="0" w:color="DADADA"/>
              <w:right w:val="single" w:sz="6" w:space="0" w:color="D5D5D5"/>
            </w:tcBorders>
            <w:tcMar>
              <w:top w:w="90" w:type="dxa"/>
              <w:left w:w="90" w:type="dxa"/>
              <w:bottom w:w="90" w:type="dxa"/>
              <w:right w:w="90" w:type="dxa"/>
            </w:tcMar>
            <w:hideMark/>
          </w:tcPr>
          <w:p w14:paraId="590C7E98" w14:textId="77777777" w:rsidR="008242AD" w:rsidRPr="008242AD" w:rsidRDefault="008242AD" w:rsidP="008242AD">
            <w:r w:rsidRPr="008242AD">
              <w:t>(0.027)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4F617D29" w14:textId="77777777" w:rsidR="008242AD" w:rsidRPr="008242AD" w:rsidRDefault="008242AD" w:rsidP="008242AD">
            <w:r w:rsidRPr="008242AD">
              <w:t>Ideology</w:t>
            </w:r>
          </w:p>
        </w:tc>
        <w:tc>
          <w:tcPr>
            <w:tcW w:w="0" w:type="auto"/>
            <w:tcBorders>
              <w:bottom w:val="single" w:sz="12" w:space="0" w:color="DADADA"/>
              <w:right w:val="single" w:sz="6" w:space="0" w:color="D5D5D5"/>
            </w:tcBorders>
            <w:tcMar>
              <w:top w:w="90" w:type="dxa"/>
              <w:left w:w="90" w:type="dxa"/>
              <w:bottom w:w="90" w:type="dxa"/>
              <w:right w:w="90" w:type="dxa"/>
            </w:tcMar>
            <w:hideMark/>
          </w:tcPr>
          <w:p w14:paraId="6A0B75F8" w14:textId="77777777" w:rsidR="008242AD" w:rsidRPr="008242AD" w:rsidRDefault="008242AD" w:rsidP="008242AD">
            <w:r w:rsidRPr="008242AD">
              <w:t>−0.047</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B99065" w14:textId="77777777" w:rsidR="008242AD" w:rsidRPr="008242AD" w:rsidRDefault="008242AD" w:rsidP="008242AD">
            <w:r w:rsidRPr="008242AD">
              <w:t>(0.088)</w:t>
            </w:r>
          </w:p>
        </w:tc>
      </w:tr>
      <w:tr w:rsidR="008242AD" w:rsidRPr="008242AD" w14:paraId="442D7C0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408A8CD"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407B71" w14:textId="77777777" w:rsidR="008242AD" w:rsidRPr="008242AD" w:rsidRDefault="008242AD" w:rsidP="008242AD">
            <w:r w:rsidRPr="008242AD">
              <w:t>−0.040</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CC7604" w14:textId="77777777" w:rsidR="008242AD" w:rsidRPr="008242AD" w:rsidRDefault="008242AD" w:rsidP="008242AD">
            <w:r w:rsidRPr="008242AD">
              <w:t>(0.094)</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D85ABC"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481DAB9F" w14:textId="77777777" w:rsidR="008242AD" w:rsidRPr="008242AD" w:rsidRDefault="008242AD" w:rsidP="008242AD">
            <w:r w:rsidRPr="008242AD">
              <w:t>−0.009</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4DDDFC" w14:textId="77777777" w:rsidR="008242AD" w:rsidRPr="008242AD" w:rsidRDefault="008242AD" w:rsidP="008242AD">
            <w:r w:rsidRPr="008242AD">
              <w:t>(0.024)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49E39E"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38ADDA6C" w14:textId="77777777" w:rsidR="008242AD" w:rsidRPr="008242AD" w:rsidRDefault="008242AD" w:rsidP="008242AD">
            <w:r w:rsidRPr="008242AD">
              <w:t>0.044**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0A139A7" w14:textId="77777777" w:rsidR="008242AD" w:rsidRPr="008242AD" w:rsidRDefault="008242AD" w:rsidP="008242AD">
            <w:r w:rsidRPr="008242AD">
              <w:t>(0.019)</w:t>
            </w:r>
          </w:p>
        </w:tc>
      </w:tr>
      <w:tr w:rsidR="008242AD" w:rsidRPr="008242AD" w14:paraId="4AC3242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FFC19DF"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795296" w14:textId="77777777" w:rsidR="008242AD" w:rsidRPr="008242AD" w:rsidRDefault="008242AD" w:rsidP="008242AD">
            <w:r w:rsidRPr="008242AD">
              <w:t>−0.050</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61FE6A" w14:textId="77777777" w:rsidR="008242AD" w:rsidRPr="008242AD" w:rsidRDefault="008242AD" w:rsidP="008242AD">
            <w:r w:rsidRPr="008242AD">
              <w:t>(0.283)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C69EBA4"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6681E930" w14:textId="77777777" w:rsidR="008242AD" w:rsidRPr="008242AD" w:rsidRDefault="008242AD" w:rsidP="008242AD">
            <w:r w:rsidRPr="008242AD">
              <w:t>−0.112</w:t>
            </w:r>
          </w:p>
        </w:tc>
        <w:tc>
          <w:tcPr>
            <w:tcW w:w="0" w:type="auto"/>
            <w:tcBorders>
              <w:bottom w:val="single" w:sz="12" w:space="0" w:color="DADADA"/>
              <w:right w:val="single" w:sz="6" w:space="0" w:color="D5D5D5"/>
            </w:tcBorders>
            <w:tcMar>
              <w:top w:w="90" w:type="dxa"/>
              <w:left w:w="90" w:type="dxa"/>
              <w:bottom w:w="90" w:type="dxa"/>
              <w:right w:w="90" w:type="dxa"/>
            </w:tcMar>
            <w:hideMark/>
          </w:tcPr>
          <w:p w14:paraId="20DBC4E2" w14:textId="77777777" w:rsidR="008242AD" w:rsidRPr="008242AD" w:rsidRDefault="008242AD" w:rsidP="008242AD">
            <w:r w:rsidRPr="008242AD">
              <w:t>(0.108)</w:t>
            </w:r>
          </w:p>
        </w:tc>
        <w:tc>
          <w:tcPr>
            <w:tcW w:w="0" w:type="auto"/>
            <w:tcBorders>
              <w:bottom w:val="single" w:sz="12" w:space="0" w:color="DADADA"/>
              <w:right w:val="single" w:sz="6" w:space="0" w:color="D5D5D5"/>
            </w:tcBorders>
            <w:tcMar>
              <w:top w:w="90" w:type="dxa"/>
              <w:left w:w="90" w:type="dxa"/>
              <w:bottom w:w="90" w:type="dxa"/>
              <w:right w:w="90" w:type="dxa"/>
            </w:tcMar>
            <w:hideMark/>
          </w:tcPr>
          <w:p w14:paraId="2A1CE1E7"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31131F8E" w14:textId="77777777" w:rsidR="008242AD" w:rsidRPr="008242AD" w:rsidRDefault="008242AD" w:rsidP="008242AD">
            <w:r w:rsidRPr="008242AD">
              <w:t>−0.042***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5AE4CBF" w14:textId="77777777" w:rsidR="008242AD" w:rsidRPr="008242AD" w:rsidRDefault="008242AD" w:rsidP="008242AD">
            <w:r w:rsidRPr="008242AD">
              <w:t>(0.013)</w:t>
            </w:r>
          </w:p>
        </w:tc>
      </w:tr>
      <w:tr w:rsidR="008242AD" w:rsidRPr="008242AD" w14:paraId="4277F20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B4E2A02"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40AE59A8" w14:textId="77777777" w:rsidR="008242AD" w:rsidRPr="008242AD" w:rsidRDefault="008242AD" w:rsidP="008242AD">
            <w:r w:rsidRPr="008242AD">
              <w:t>0.033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7BB24E15" w14:textId="77777777" w:rsidR="008242AD" w:rsidRPr="008242AD" w:rsidRDefault="008242AD" w:rsidP="008242AD">
            <w:r w:rsidRPr="008242AD">
              <w:t>(0.024)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6A637C"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77363B" w14:textId="77777777" w:rsidR="008242AD" w:rsidRPr="008242AD" w:rsidRDefault="008242AD" w:rsidP="008242AD">
            <w:r w:rsidRPr="008242AD">
              <w:t>−0.221</w:t>
            </w:r>
          </w:p>
        </w:tc>
        <w:tc>
          <w:tcPr>
            <w:tcW w:w="0" w:type="auto"/>
            <w:tcBorders>
              <w:bottom w:val="single" w:sz="12" w:space="0" w:color="DADADA"/>
              <w:right w:val="single" w:sz="6" w:space="0" w:color="D5D5D5"/>
            </w:tcBorders>
            <w:tcMar>
              <w:top w:w="90" w:type="dxa"/>
              <w:left w:w="90" w:type="dxa"/>
              <w:bottom w:w="90" w:type="dxa"/>
              <w:right w:w="90" w:type="dxa"/>
            </w:tcMar>
            <w:hideMark/>
          </w:tcPr>
          <w:p w14:paraId="66685963" w14:textId="77777777" w:rsidR="008242AD" w:rsidRPr="008242AD" w:rsidRDefault="008242AD" w:rsidP="008242AD">
            <w:r w:rsidRPr="008242AD">
              <w:t>(0.345)</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3A27A5"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6E0FC85E" w14:textId="77777777" w:rsidR="008242AD" w:rsidRPr="008242AD" w:rsidRDefault="008242AD" w:rsidP="008242AD">
            <w:r w:rsidRPr="008242AD">
              <w:t>−0.194</w:t>
            </w:r>
          </w:p>
        </w:tc>
        <w:tc>
          <w:tcPr>
            <w:tcW w:w="0" w:type="auto"/>
            <w:tcBorders>
              <w:bottom w:val="single" w:sz="12" w:space="0" w:color="DADADA"/>
              <w:right w:val="single" w:sz="6" w:space="0" w:color="D5D5D5"/>
            </w:tcBorders>
            <w:tcMar>
              <w:top w:w="90" w:type="dxa"/>
              <w:left w:w="90" w:type="dxa"/>
              <w:bottom w:w="90" w:type="dxa"/>
              <w:right w:w="90" w:type="dxa"/>
            </w:tcMar>
            <w:hideMark/>
          </w:tcPr>
          <w:p w14:paraId="6E86BFC6" w14:textId="77777777" w:rsidR="008242AD" w:rsidRPr="008242AD" w:rsidRDefault="008242AD" w:rsidP="008242AD">
            <w:r w:rsidRPr="008242AD">
              <w:t>(0.129)</w:t>
            </w:r>
          </w:p>
        </w:tc>
      </w:tr>
      <w:tr w:rsidR="008242AD" w:rsidRPr="008242AD" w14:paraId="5DF2AEE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E8E0F48"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ECEADC" w14:textId="77777777" w:rsidR="008242AD" w:rsidRPr="008242AD" w:rsidRDefault="008242AD" w:rsidP="008242AD">
            <w:r w:rsidRPr="008242AD">
              <w:t>−0.004</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FAF27B" w14:textId="77777777" w:rsidR="008242AD" w:rsidRPr="008242AD" w:rsidRDefault="008242AD" w:rsidP="008242AD">
            <w:r w:rsidRPr="008242AD">
              <w:t>(0.195)</w:t>
            </w:r>
          </w:p>
        </w:tc>
        <w:tc>
          <w:tcPr>
            <w:tcW w:w="0" w:type="auto"/>
            <w:tcBorders>
              <w:bottom w:val="single" w:sz="12" w:space="0" w:color="DADADA"/>
              <w:right w:val="single" w:sz="6" w:space="0" w:color="D5D5D5"/>
            </w:tcBorders>
            <w:tcMar>
              <w:top w:w="90" w:type="dxa"/>
              <w:left w:w="90" w:type="dxa"/>
              <w:bottom w:w="90" w:type="dxa"/>
              <w:right w:w="90" w:type="dxa"/>
            </w:tcMar>
            <w:hideMark/>
          </w:tcPr>
          <w:p w14:paraId="4F353C90"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48613F19" w14:textId="77777777" w:rsidR="008242AD" w:rsidRPr="008242AD" w:rsidRDefault="008242AD" w:rsidP="008242AD">
            <w:r w:rsidRPr="008242AD">
              <w:t>0.023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BE734E" w14:textId="77777777" w:rsidR="008242AD" w:rsidRPr="008242AD" w:rsidRDefault="008242AD" w:rsidP="008242AD">
            <w:r w:rsidRPr="008242AD">
              <w:t>(0.025)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065A4D48"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5383BE" w14:textId="77777777" w:rsidR="008242AD" w:rsidRPr="008242AD" w:rsidRDefault="008242AD" w:rsidP="008242AD">
            <w:r w:rsidRPr="008242AD">
              <w:t>0.225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F1FFE5" w14:textId="77777777" w:rsidR="008242AD" w:rsidRPr="008242AD" w:rsidRDefault="008242AD" w:rsidP="008242AD">
            <w:r w:rsidRPr="008242AD">
              <w:t>(0.234)</w:t>
            </w:r>
          </w:p>
        </w:tc>
      </w:tr>
      <w:tr w:rsidR="008242AD" w:rsidRPr="008242AD" w14:paraId="36EFAE8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422DF040"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77669087" w14:textId="77777777" w:rsidR="008242AD" w:rsidRPr="008242AD" w:rsidRDefault="008242AD" w:rsidP="008242AD">
            <w:r w:rsidRPr="008242AD">
              <w:t>0.092</w:t>
            </w:r>
          </w:p>
        </w:tc>
        <w:tc>
          <w:tcPr>
            <w:tcW w:w="0" w:type="auto"/>
            <w:tcBorders>
              <w:bottom w:val="single" w:sz="12" w:space="0" w:color="DADADA"/>
              <w:right w:val="single" w:sz="6" w:space="0" w:color="D5D5D5"/>
            </w:tcBorders>
            <w:tcMar>
              <w:top w:w="90" w:type="dxa"/>
              <w:left w:w="90" w:type="dxa"/>
              <w:bottom w:w="90" w:type="dxa"/>
              <w:right w:w="90" w:type="dxa"/>
            </w:tcMar>
            <w:hideMark/>
          </w:tcPr>
          <w:p w14:paraId="34C37D9C" w14:textId="77777777" w:rsidR="008242AD" w:rsidRPr="008242AD" w:rsidRDefault="008242AD" w:rsidP="008242AD">
            <w:r w:rsidRPr="008242AD">
              <w:t>(0.116)</w:t>
            </w:r>
          </w:p>
        </w:tc>
        <w:tc>
          <w:tcPr>
            <w:tcW w:w="0" w:type="auto"/>
            <w:tcBorders>
              <w:bottom w:val="single" w:sz="12" w:space="0" w:color="DADADA"/>
              <w:right w:val="single" w:sz="6" w:space="0" w:color="D5D5D5"/>
            </w:tcBorders>
            <w:tcMar>
              <w:top w:w="90" w:type="dxa"/>
              <w:left w:w="90" w:type="dxa"/>
              <w:bottom w:w="90" w:type="dxa"/>
              <w:right w:w="90" w:type="dxa"/>
            </w:tcMar>
            <w:hideMark/>
          </w:tcPr>
          <w:p w14:paraId="4AB6992C"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5A1EFC1B" w14:textId="77777777" w:rsidR="008242AD" w:rsidRPr="008242AD" w:rsidRDefault="008242AD" w:rsidP="008242AD">
            <w:r w:rsidRPr="008242AD">
              <w:t>−0.023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71BA90D1" w14:textId="77777777" w:rsidR="008242AD" w:rsidRPr="008242AD" w:rsidRDefault="008242AD" w:rsidP="008242AD">
            <w:r w:rsidRPr="008242AD">
              <w:t>(0.188)</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52892E"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6568E1" w14:textId="77777777" w:rsidR="008242AD" w:rsidRPr="008242AD" w:rsidRDefault="008242AD" w:rsidP="008242AD">
            <w:r w:rsidRPr="008242AD">
              <w:t>0.001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7537F0" w14:textId="77777777" w:rsidR="008242AD" w:rsidRPr="008242AD" w:rsidRDefault="008242AD" w:rsidP="008242AD">
            <w:r w:rsidRPr="008242AD">
              <w:t>(0.018)</w:t>
            </w:r>
          </w:p>
        </w:tc>
      </w:tr>
      <w:tr w:rsidR="008242AD" w:rsidRPr="008242AD" w14:paraId="7D5A28E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406842A" w14:textId="77777777" w:rsidR="008242AD" w:rsidRPr="008242AD" w:rsidRDefault="008242AD" w:rsidP="008242AD">
            <w:r w:rsidRPr="008242AD">
              <w:t>Voting in line with G7</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090CBC" w14:textId="77777777" w:rsidR="008242AD" w:rsidRPr="008242AD" w:rsidRDefault="008242AD" w:rsidP="008242AD">
            <w:r w:rsidRPr="008242AD">
              <w:t>−0.569</w:t>
            </w:r>
          </w:p>
        </w:tc>
        <w:tc>
          <w:tcPr>
            <w:tcW w:w="0" w:type="auto"/>
            <w:tcBorders>
              <w:bottom w:val="single" w:sz="12" w:space="0" w:color="DADADA"/>
              <w:right w:val="single" w:sz="6" w:space="0" w:color="D5D5D5"/>
            </w:tcBorders>
            <w:tcMar>
              <w:top w:w="90" w:type="dxa"/>
              <w:left w:w="90" w:type="dxa"/>
              <w:bottom w:w="90" w:type="dxa"/>
              <w:right w:w="90" w:type="dxa"/>
            </w:tcMar>
            <w:hideMark/>
          </w:tcPr>
          <w:p w14:paraId="5B3A5B17" w14:textId="77777777" w:rsidR="008242AD" w:rsidRPr="008242AD" w:rsidRDefault="008242AD" w:rsidP="008242AD">
            <w:r w:rsidRPr="008242AD">
              <w:t>(0.709)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8C5768B"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618FA1" w14:textId="77777777" w:rsidR="008242AD" w:rsidRPr="008242AD" w:rsidRDefault="008242AD" w:rsidP="008242AD">
            <w:r w:rsidRPr="008242AD">
              <w:t>0.101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D00B3A" w14:textId="77777777" w:rsidR="008242AD" w:rsidRPr="008242AD" w:rsidRDefault="008242AD" w:rsidP="008242AD">
            <w:r w:rsidRPr="008242AD">
              <w:t>(0.105)</w:t>
            </w:r>
          </w:p>
        </w:tc>
        <w:tc>
          <w:tcPr>
            <w:tcW w:w="0" w:type="auto"/>
            <w:tcBorders>
              <w:bottom w:val="single" w:sz="12" w:space="0" w:color="DADADA"/>
              <w:right w:val="single" w:sz="6" w:space="0" w:color="D5D5D5"/>
            </w:tcBorders>
            <w:tcMar>
              <w:top w:w="90" w:type="dxa"/>
              <w:left w:w="90" w:type="dxa"/>
              <w:bottom w:w="90" w:type="dxa"/>
              <w:right w:w="90" w:type="dxa"/>
            </w:tcMar>
            <w:hideMark/>
          </w:tcPr>
          <w:p w14:paraId="474B6DBC"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33BDB1F2" w14:textId="77777777" w:rsidR="008242AD" w:rsidRPr="008242AD" w:rsidRDefault="008242AD" w:rsidP="008242AD">
            <w:r w:rsidRPr="008242AD">
              <w:t>0.078</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6052EE" w14:textId="77777777" w:rsidR="008242AD" w:rsidRPr="008242AD" w:rsidRDefault="008242AD" w:rsidP="008242AD">
            <w:r w:rsidRPr="008242AD">
              <w:t>(0.176)</w:t>
            </w:r>
          </w:p>
        </w:tc>
      </w:tr>
      <w:tr w:rsidR="008242AD" w:rsidRPr="008242AD" w14:paraId="138E9AE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6E0522F"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66BD78F6" w14:textId="77777777" w:rsidR="008242AD" w:rsidRPr="008242AD" w:rsidRDefault="008242AD" w:rsidP="008242AD">
            <w:r w:rsidRPr="008242AD">
              <w:t>0.044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D675CC" w14:textId="77777777" w:rsidR="008242AD" w:rsidRPr="008242AD" w:rsidRDefault="008242AD" w:rsidP="008242AD">
            <w:r w:rsidRPr="008242AD">
              <w:t>(0.423)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7771D352" w14:textId="77777777" w:rsidR="008242AD" w:rsidRPr="008242AD" w:rsidRDefault="008242AD" w:rsidP="008242AD">
            <w:r w:rsidRPr="008242AD">
              <w:t>Voting in line with G7</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C4E42D" w14:textId="77777777" w:rsidR="008242AD" w:rsidRPr="008242AD" w:rsidRDefault="008242AD" w:rsidP="008242AD">
            <w:r w:rsidRPr="008242AD">
              <w:t>−0.225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72880F" w14:textId="77777777" w:rsidR="008242AD" w:rsidRPr="008242AD" w:rsidRDefault="008242AD" w:rsidP="008242AD">
            <w:r w:rsidRPr="008242AD">
              <w:t>(0.637)</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DA8EFF"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ACCE09" w14:textId="77777777" w:rsidR="008242AD" w:rsidRPr="008242AD" w:rsidRDefault="008242AD" w:rsidP="008242AD">
            <w:r w:rsidRPr="008242AD">
              <w:t>0.061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36923C9" w14:textId="77777777" w:rsidR="008242AD" w:rsidRPr="008242AD" w:rsidRDefault="008242AD" w:rsidP="008242AD">
            <w:r w:rsidRPr="008242AD">
              <w:t>(0.104)</w:t>
            </w:r>
          </w:p>
        </w:tc>
      </w:tr>
      <w:tr w:rsidR="008242AD" w:rsidRPr="008242AD" w14:paraId="24DA368E" w14:textId="77777777">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60D880CE" w14:textId="77777777" w:rsidR="008242AD" w:rsidRPr="008242AD" w:rsidRDefault="008242AD" w:rsidP="008242AD">
            <w:r w:rsidRPr="008242AD">
              <w:rPr>
                <w:i/>
                <w:iCs/>
              </w:rPr>
              <w:t>Regional fixed effects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6CD23B38" w14:textId="77777777" w:rsidR="008242AD" w:rsidRPr="008242AD" w:rsidRDefault="008242AD" w:rsidP="008242AD">
            <w:r w:rsidRPr="008242AD">
              <w:rPr>
                <w:i/>
                <w:iCs/>
              </w:rPr>
              <w:t>yes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5836D21F" w14:textId="77777777" w:rsidR="008242AD" w:rsidRPr="008242AD" w:rsidRDefault="008242AD" w:rsidP="008242AD">
            <w:r w:rsidRPr="008242AD">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A27D5FD"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4925DF" w14:textId="77777777" w:rsidR="008242AD" w:rsidRPr="008242AD" w:rsidRDefault="008242AD" w:rsidP="008242AD">
            <w:r w:rsidRPr="008242AD">
              <w:t>−0.688</w:t>
            </w:r>
          </w:p>
        </w:tc>
        <w:tc>
          <w:tcPr>
            <w:tcW w:w="0" w:type="auto"/>
            <w:tcBorders>
              <w:bottom w:val="single" w:sz="12" w:space="0" w:color="DADADA"/>
              <w:right w:val="single" w:sz="6" w:space="0" w:color="D5D5D5"/>
            </w:tcBorders>
            <w:tcMar>
              <w:top w:w="90" w:type="dxa"/>
              <w:left w:w="90" w:type="dxa"/>
              <w:bottom w:w="90" w:type="dxa"/>
              <w:right w:w="90" w:type="dxa"/>
            </w:tcMar>
            <w:hideMark/>
          </w:tcPr>
          <w:p w14:paraId="123EC97C" w14:textId="77777777" w:rsidR="008242AD" w:rsidRPr="008242AD" w:rsidRDefault="008242AD" w:rsidP="008242AD">
            <w:r w:rsidRPr="008242AD">
              <w:t>(0.505)</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C45C10" w14:textId="77777777" w:rsidR="008242AD" w:rsidRPr="008242AD" w:rsidRDefault="008242AD" w:rsidP="008242AD">
            <w:r w:rsidRPr="008242AD">
              <w:t>Voting in line with G7</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0C8643" w14:textId="77777777" w:rsidR="008242AD" w:rsidRPr="008242AD" w:rsidRDefault="008242AD" w:rsidP="008242AD">
            <w:r w:rsidRPr="008242AD">
              <w:t>−0.220</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8797E0" w14:textId="77777777" w:rsidR="008242AD" w:rsidRPr="008242AD" w:rsidRDefault="008242AD" w:rsidP="008242AD">
            <w:r w:rsidRPr="008242AD">
              <w:t>(0.392)</w:t>
            </w:r>
          </w:p>
        </w:tc>
      </w:tr>
      <w:tr w:rsidR="008242AD" w:rsidRPr="008242AD" w14:paraId="19D30C28" w14:textId="77777777">
        <w:tc>
          <w:tcPr>
            <w:tcW w:w="0" w:type="auto"/>
            <w:vMerge/>
            <w:tcBorders>
              <w:bottom w:val="single" w:sz="12" w:space="0" w:color="DADADA"/>
              <w:right w:val="single" w:sz="6" w:space="0" w:color="D5D5D5"/>
            </w:tcBorders>
            <w:vAlign w:val="center"/>
            <w:hideMark/>
          </w:tcPr>
          <w:p w14:paraId="626BB8AE"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5998D5E8"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5753184C" w14:textId="77777777" w:rsidR="008242AD" w:rsidRPr="008242AD" w:rsidRDefault="008242AD" w:rsidP="008242AD"/>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29D7EE7B" w14:textId="77777777" w:rsidR="008242AD" w:rsidRPr="008242AD" w:rsidRDefault="008242AD" w:rsidP="008242AD">
            <w:r w:rsidRPr="008242AD">
              <w:rPr>
                <w:i/>
                <w:iCs/>
              </w:rPr>
              <w:t>Regional fixed effects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5BE4BA7A" w14:textId="77777777" w:rsidR="008242AD" w:rsidRPr="008242AD" w:rsidRDefault="008242AD" w:rsidP="008242AD">
            <w:r w:rsidRPr="008242AD">
              <w:rPr>
                <w:i/>
                <w:iCs/>
              </w:rPr>
              <w:t>yes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70D2B355" w14:textId="77777777" w:rsidR="008242AD" w:rsidRPr="008242AD" w:rsidRDefault="008242AD" w:rsidP="008242AD">
            <w:r w:rsidRPr="008242AD">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36BBFD"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74D6B957" w14:textId="77777777" w:rsidR="008242AD" w:rsidRPr="008242AD" w:rsidRDefault="008242AD" w:rsidP="008242AD">
            <w:r w:rsidRPr="008242AD">
              <w:t>−0.819*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C91360A" w14:textId="77777777" w:rsidR="008242AD" w:rsidRPr="008242AD" w:rsidRDefault="008242AD" w:rsidP="008242AD">
            <w:r w:rsidRPr="008242AD">
              <w:t>(0.448)</w:t>
            </w:r>
          </w:p>
        </w:tc>
      </w:tr>
      <w:tr w:rsidR="008242AD" w:rsidRPr="008242AD" w14:paraId="0B2268B7" w14:textId="77777777">
        <w:tc>
          <w:tcPr>
            <w:tcW w:w="0" w:type="auto"/>
            <w:vMerge/>
            <w:tcBorders>
              <w:bottom w:val="single" w:sz="12" w:space="0" w:color="DADADA"/>
              <w:right w:val="single" w:sz="6" w:space="0" w:color="D5D5D5"/>
            </w:tcBorders>
            <w:vAlign w:val="center"/>
            <w:hideMark/>
          </w:tcPr>
          <w:p w14:paraId="50860B02"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41613992"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49EA7AD1"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43768987"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3586E592"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1321F09A" w14:textId="77777777" w:rsidR="008242AD" w:rsidRPr="008242AD" w:rsidRDefault="008242AD" w:rsidP="008242AD"/>
        </w:tc>
        <w:tc>
          <w:tcPr>
            <w:tcW w:w="0" w:type="auto"/>
            <w:tcBorders>
              <w:bottom w:val="single" w:sz="12" w:space="0" w:color="DADADA"/>
              <w:right w:val="single" w:sz="6" w:space="0" w:color="D5D5D5"/>
            </w:tcBorders>
            <w:tcMar>
              <w:top w:w="90" w:type="dxa"/>
              <w:left w:w="90" w:type="dxa"/>
              <w:bottom w:w="90" w:type="dxa"/>
              <w:right w:w="90" w:type="dxa"/>
            </w:tcMar>
            <w:hideMark/>
          </w:tcPr>
          <w:p w14:paraId="18180044" w14:textId="77777777" w:rsidR="008242AD" w:rsidRPr="008242AD" w:rsidRDefault="008242AD" w:rsidP="008242AD">
            <w:r w:rsidRPr="008242AD">
              <w:rPr>
                <w:i/>
                <w:iCs/>
              </w:rPr>
              <w:t>Regional fixed effects</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CEECA5" w14:textId="77777777" w:rsidR="008242AD" w:rsidRPr="008242AD" w:rsidRDefault="008242AD" w:rsidP="008242AD">
            <w:r w:rsidRPr="008242AD">
              <w:rPr>
                <w:i/>
                <w:iCs/>
              </w:rPr>
              <w:t>yes</w:t>
            </w:r>
          </w:p>
        </w:tc>
        <w:tc>
          <w:tcPr>
            <w:tcW w:w="0" w:type="auto"/>
            <w:tcBorders>
              <w:bottom w:val="single" w:sz="12" w:space="0" w:color="DADADA"/>
              <w:right w:val="single" w:sz="6" w:space="0" w:color="D5D5D5"/>
            </w:tcBorders>
            <w:tcMar>
              <w:top w:w="90" w:type="dxa"/>
              <w:left w:w="90" w:type="dxa"/>
              <w:bottom w:w="90" w:type="dxa"/>
              <w:right w:w="90" w:type="dxa"/>
            </w:tcMar>
            <w:hideMark/>
          </w:tcPr>
          <w:p w14:paraId="7C595BC4" w14:textId="77777777" w:rsidR="008242AD" w:rsidRPr="008242AD" w:rsidRDefault="008242AD" w:rsidP="008242AD">
            <w:r w:rsidRPr="008242AD">
              <w:t>–</w:t>
            </w:r>
          </w:p>
        </w:tc>
      </w:tr>
    </w:tbl>
    <w:p w14:paraId="4217E75B" w14:textId="77777777" w:rsidR="008242AD" w:rsidRPr="008242AD" w:rsidRDefault="008242AD" w:rsidP="008242AD">
      <w:pPr>
        <w:numPr>
          <w:ilvl w:val="0"/>
          <w:numId w:val="37"/>
        </w:numPr>
      </w:pPr>
      <w:r w:rsidRPr="008242AD">
        <w:rPr>
          <w:i/>
          <w:iCs/>
        </w:rPr>
        <w:t>N</w:t>
      </w:r>
      <w:r w:rsidRPr="008242AD">
        <w:t> 161</w:t>
      </w:r>
    </w:p>
    <w:p w14:paraId="2A1374B6" w14:textId="77777777" w:rsidR="008242AD" w:rsidRPr="008242AD" w:rsidRDefault="008242AD" w:rsidP="008242AD">
      <w:pPr>
        <w:numPr>
          <w:ilvl w:val="0"/>
          <w:numId w:val="37"/>
        </w:numPr>
      </w:pPr>
      <w:r w:rsidRPr="008242AD">
        <w:t>Log-likelihood −2997.979</w:t>
      </w:r>
    </w:p>
    <w:p w14:paraId="47713E1D" w14:textId="77777777" w:rsidR="008242AD" w:rsidRPr="008242AD" w:rsidRDefault="008242AD" w:rsidP="008242AD">
      <w:pPr>
        <w:numPr>
          <w:ilvl w:val="0"/>
          <w:numId w:val="37"/>
        </w:numPr>
      </w:pPr>
      <w:r w:rsidRPr="008242AD">
        <w:t>Significance levels: *10 %; **5 %; ***1 %; no intercept reported</w:t>
      </w:r>
    </w:p>
    <w:p w14:paraId="3680D632" w14:textId="77777777" w:rsidR="008242AD" w:rsidRPr="008242AD" w:rsidRDefault="008242AD" w:rsidP="008242AD">
      <w:pPr>
        <w:rPr>
          <w:b/>
          <w:bCs/>
        </w:rPr>
      </w:pPr>
      <w:r w:rsidRPr="008242AD">
        <w:rPr>
          <w:b/>
          <w:bCs/>
        </w:rPr>
        <w:t>Table 8 Triangular system, binary LHS variables</w:t>
      </w:r>
    </w:p>
    <w:p w14:paraId="07A60F0A" w14:textId="77777777" w:rsidR="008242AD" w:rsidRPr="008242AD" w:rsidRDefault="008242AD" w:rsidP="008242AD">
      <w:pPr>
        <w:rPr>
          <w:b/>
          <w:bCs/>
        </w:rPr>
      </w:pPr>
      <w:r w:rsidRPr="008242AD">
        <w:rPr>
          <w:b/>
          <w:bCs/>
        </w:rPr>
        <w:t>From: </w:t>
      </w:r>
      <w:hyperlink r:id="rId408" w:history="1">
        <w:r w:rsidRPr="008242AD">
          <w:rPr>
            <w:rStyle w:val="Hyperlink"/>
            <w:b/>
            <w:bCs/>
          </w:rPr>
          <w:t>Political ideology, quality at entry and the success of economic reform programs</w:t>
        </w:r>
      </w:hyperlink>
    </w:p>
    <w:tbl>
      <w:tblPr>
        <w:tblW w:w="13019"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1963"/>
        <w:gridCol w:w="1400"/>
        <w:gridCol w:w="976"/>
        <w:gridCol w:w="1964"/>
        <w:gridCol w:w="1400"/>
        <w:gridCol w:w="976"/>
        <w:gridCol w:w="1964"/>
        <w:gridCol w:w="1400"/>
        <w:gridCol w:w="976"/>
      </w:tblGrid>
      <w:tr w:rsidR="008242AD" w:rsidRPr="008242AD" w14:paraId="21F86F33" w14:textId="77777777">
        <w:trPr>
          <w:tblHeader/>
        </w:trPr>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089BA211" w14:textId="77777777" w:rsidR="008242AD" w:rsidRPr="008242AD" w:rsidRDefault="008242AD" w:rsidP="008242AD">
            <w:pPr>
              <w:rPr>
                <w:b/>
                <w:bCs/>
              </w:rPr>
            </w:pPr>
            <w:r w:rsidRPr="008242AD">
              <w:rPr>
                <w:b/>
                <w:bCs/>
              </w:rPr>
              <w:t>Equation 1: Bank supervision (dummy)</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55A518D4" w14:textId="77777777" w:rsidR="008242AD" w:rsidRPr="008242AD" w:rsidRDefault="008242AD" w:rsidP="008242AD">
            <w:pPr>
              <w:rPr>
                <w:b/>
                <w:bCs/>
              </w:rPr>
            </w:pPr>
            <w:r w:rsidRPr="008242AD">
              <w:rPr>
                <w:b/>
                <w:bCs/>
              </w:rPr>
              <w:t>Equation 2: Borrower compliance (dummy)</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39B64EC3" w14:textId="77777777" w:rsidR="008242AD" w:rsidRPr="008242AD" w:rsidRDefault="008242AD" w:rsidP="008242AD">
            <w:pPr>
              <w:rPr>
                <w:b/>
                <w:bCs/>
              </w:rPr>
            </w:pPr>
            <w:r w:rsidRPr="008242AD">
              <w:rPr>
                <w:b/>
                <w:bCs/>
              </w:rPr>
              <w:t xml:space="preserve">Equation </w:t>
            </w:r>
            <w:proofErr w:type="gramStart"/>
            <w:r w:rsidRPr="008242AD">
              <w:rPr>
                <w:b/>
                <w:bCs/>
              </w:rPr>
              <w:t>3 :</w:t>
            </w:r>
            <w:proofErr w:type="gramEnd"/>
            <w:r w:rsidRPr="008242AD">
              <w:rPr>
                <w:b/>
                <w:bCs/>
              </w:rPr>
              <w:t xml:space="preserve"> Outcome (dummy)</w:t>
            </w:r>
          </w:p>
        </w:tc>
      </w:tr>
      <w:tr w:rsidR="008242AD" w:rsidRPr="008242AD" w14:paraId="72A6BABD"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52CEC1A1"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60E72FFA"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202878A4"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c>
          <w:tcPr>
            <w:tcW w:w="0" w:type="auto"/>
            <w:tcBorders>
              <w:bottom w:val="single" w:sz="18" w:space="0" w:color="01324B"/>
              <w:right w:val="single" w:sz="6" w:space="0" w:color="D5D5D5"/>
            </w:tcBorders>
            <w:tcMar>
              <w:top w:w="90" w:type="dxa"/>
              <w:left w:w="90" w:type="dxa"/>
              <w:bottom w:w="90" w:type="dxa"/>
              <w:right w:w="90" w:type="dxa"/>
            </w:tcMar>
            <w:hideMark/>
          </w:tcPr>
          <w:p w14:paraId="4BA8F7DB"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2C3962F4"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3095EEAD"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c>
          <w:tcPr>
            <w:tcW w:w="0" w:type="auto"/>
            <w:tcBorders>
              <w:bottom w:val="single" w:sz="18" w:space="0" w:color="01324B"/>
              <w:right w:val="single" w:sz="6" w:space="0" w:color="D5D5D5"/>
            </w:tcBorders>
            <w:tcMar>
              <w:top w:w="90" w:type="dxa"/>
              <w:left w:w="90" w:type="dxa"/>
              <w:bottom w:w="90" w:type="dxa"/>
              <w:right w:w="90" w:type="dxa"/>
            </w:tcMar>
            <w:hideMark/>
          </w:tcPr>
          <w:p w14:paraId="02F239FE"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21A78244"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323D3F00"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r>
      <w:tr w:rsidR="008242AD" w:rsidRPr="008242AD" w14:paraId="28F777AA"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156D967" w14:textId="77777777" w:rsidR="008242AD" w:rsidRPr="008242AD" w:rsidRDefault="008242AD" w:rsidP="008242AD">
            <w:r w:rsidRPr="008242AD">
              <w:t>Dummy bankquality</w:t>
            </w:r>
          </w:p>
        </w:tc>
        <w:tc>
          <w:tcPr>
            <w:tcW w:w="0" w:type="auto"/>
            <w:tcBorders>
              <w:bottom w:val="single" w:sz="12" w:space="0" w:color="DADADA"/>
              <w:right w:val="single" w:sz="6" w:space="0" w:color="D5D5D5"/>
            </w:tcBorders>
            <w:tcMar>
              <w:top w:w="90" w:type="dxa"/>
              <w:left w:w="90" w:type="dxa"/>
              <w:bottom w:w="90" w:type="dxa"/>
              <w:right w:w="90" w:type="dxa"/>
            </w:tcMar>
            <w:hideMark/>
          </w:tcPr>
          <w:p w14:paraId="7BDEF7E4" w14:textId="77777777" w:rsidR="008242AD" w:rsidRPr="008242AD" w:rsidRDefault="008242AD" w:rsidP="008242AD">
            <w:r w:rsidRPr="008242AD">
              <w:t>0.442***</w:t>
            </w:r>
          </w:p>
        </w:tc>
        <w:tc>
          <w:tcPr>
            <w:tcW w:w="0" w:type="auto"/>
            <w:tcBorders>
              <w:bottom w:val="single" w:sz="12" w:space="0" w:color="DADADA"/>
              <w:right w:val="single" w:sz="6" w:space="0" w:color="D5D5D5"/>
            </w:tcBorders>
            <w:tcMar>
              <w:top w:w="90" w:type="dxa"/>
              <w:left w:w="90" w:type="dxa"/>
              <w:bottom w:w="90" w:type="dxa"/>
              <w:right w:w="90" w:type="dxa"/>
            </w:tcMar>
            <w:hideMark/>
          </w:tcPr>
          <w:p w14:paraId="33D8DDDE" w14:textId="77777777" w:rsidR="008242AD" w:rsidRPr="008242AD" w:rsidRDefault="008242AD" w:rsidP="008242AD">
            <w:r w:rsidRPr="008242AD">
              <w:t>(0.089)</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C44C37" w14:textId="77777777" w:rsidR="008242AD" w:rsidRPr="008242AD" w:rsidRDefault="008242AD" w:rsidP="008242AD">
            <w:r w:rsidRPr="008242AD">
              <w:t>Dummy supervision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ACA729" w14:textId="77777777" w:rsidR="008242AD" w:rsidRPr="008242AD" w:rsidRDefault="008242AD" w:rsidP="008242AD">
            <w:r w:rsidRPr="008242AD">
              <w:t>0.140</w:t>
            </w:r>
          </w:p>
        </w:tc>
        <w:tc>
          <w:tcPr>
            <w:tcW w:w="0" w:type="auto"/>
            <w:tcBorders>
              <w:bottom w:val="single" w:sz="12" w:space="0" w:color="DADADA"/>
              <w:right w:val="single" w:sz="6" w:space="0" w:color="D5D5D5"/>
            </w:tcBorders>
            <w:tcMar>
              <w:top w:w="90" w:type="dxa"/>
              <w:left w:w="90" w:type="dxa"/>
              <w:bottom w:w="90" w:type="dxa"/>
              <w:right w:w="90" w:type="dxa"/>
            </w:tcMar>
            <w:hideMark/>
          </w:tcPr>
          <w:p w14:paraId="349586D1" w14:textId="77777777" w:rsidR="008242AD" w:rsidRPr="008242AD" w:rsidRDefault="008242AD" w:rsidP="008242AD">
            <w:r w:rsidRPr="008242AD">
              <w:t>(0.126)</w:t>
            </w:r>
          </w:p>
        </w:tc>
        <w:tc>
          <w:tcPr>
            <w:tcW w:w="0" w:type="auto"/>
            <w:tcBorders>
              <w:bottom w:val="single" w:sz="12" w:space="0" w:color="DADADA"/>
              <w:right w:val="single" w:sz="6" w:space="0" w:color="D5D5D5"/>
            </w:tcBorders>
            <w:tcMar>
              <w:top w:w="90" w:type="dxa"/>
              <w:left w:w="90" w:type="dxa"/>
              <w:bottom w:w="90" w:type="dxa"/>
              <w:right w:w="90" w:type="dxa"/>
            </w:tcMar>
            <w:hideMark/>
          </w:tcPr>
          <w:p w14:paraId="6761DF3C" w14:textId="77777777" w:rsidR="008242AD" w:rsidRPr="008242AD" w:rsidRDefault="008242AD" w:rsidP="008242AD">
            <w:r w:rsidRPr="008242AD">
              <w:t>Dummy supervision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30BDF370" w14:textId="77777777" w:rsidR="008242AD" w:rsidRPr="008242AD" w:rsidRDefault="008242AD" w:rsidP="008242AD">
            <w:r w:rsidRPr="008242AD">
              <w:t>0.311***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30E615" w14:textId="77777777" w:rsidR="008242AD" w:rsidRPr="008242AD" w:rsidRDefault="008242AD" w:rsidP="008242AD">
            <w:r w:rsidRPr="008242AD">
              <w:t>(0.114)</w:t>
            </w:r>
          </w:p>
        </w:tc>
      </w:tr>
      <w:tr w:rsidR="008242AD" w:rsidRPr="008242AD" w14:paraId="14BEA03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8B68BE7" w14:textId="77777777" w:rsidR="008242AD" w:rsidRPr="008242AD" w:rsidRDefault="008242AD" w:rsidP="008242AD">
            <w:r w:rsidRPr="008242AD">
              <w:t>Left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E21F0E9" w14:textId="77777777" w:rsidR="008242AD" w:rsidRPr="008242AD" w:rsidRDefault="008242AD" w:rsidP="008242AD">
            <w:r w:rsidRPr="008242AD">
              <w:t>0.033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240C3D" w14:textId="77777777" w:rsidR="008242AD" w:rsidRPr="008242AD" w:rsidRDefault="008242AD" w:rsidP="008242AD">
            <w:r w:rsidRPr="008242AD">
              <w:t>(0.068)</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F641BA" w14:textId="77777777" w:rsidR="008242AD" w:rsidRPr="008242AD" w:rsidRDefault="008242AD" w:rsidP="008242AD">
            <w:r w:rsidRPr="008242AD">
              <w:t>Dummy bankquality</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442D92" w14:textId="77777777" w:rsidR="008242AD" w:rsidRPr="008242AD" w:rsidRDefault="008242AD" w:rsidP="008242AD">
            <w:r w:rsidRPr="008242AD">
              <w:t>0.386***</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95324C" w14:textId="77777777" w:rsidR="008242AD" w:rsidRPr="008242AD" w:rsidRDefault="008242AD" w:rsidP="008242AD">
            <w:r w:rsidRPr="008242AD">
              <w:t>(0.098)</w:t>
            </w:r>
          </w:p>
        </w:tc>
        <w:tc>
          <w:tcPr>
            <w:tcW w:w="0" w:type="auto"/>
            <w:tcBorders>
              <w:bottom w:val="single" w:sz="12" w:space="0" w:color="DADADA"/>
              <w:right w:val="single" w:sz="6" w:space="0" w:color="D5D5D5"/>
            </w:tcBorders>
            <w:tcMar>
              <w:top w:w="90" w:type="dxa"/>
              <w:left w:w="90" w:type="dxa"/>
              <w:bottom w:w="90" w:type="dxa"/>
              <w:right w:w="90" w:type="dxa"/>
            </w:tcMar>
            <w:hideMark/>
          </w:tcPr>
          <w:p w14:paraId="0EB77BE8" w14:textId="77777777" w:rsidR="008242AD" w:rsidRPr="008242AD" w:rsidRDefault="008242AD" w:rsidP="008242AD">
            <w:r w:rsidRPr="008242AD">
              <w:t>Dummy compliance</w:t>
            </w:r>
          </w:p>
        </w:tc>
        <w:tc>
          <w:tcPr>
            <w:tcW w:w="0" w:type="auto"/>
            <w:tcBorders>
              <w:bottom w:val="single" w:sz="12" w:space="0" w:color="DADADA"/>
              <w:right w:val="single" w:sz="6" w:space="0" w:color="D5D5D5"/>
            </w:tcBorders>
            <w:tcMar>
              <w:top w:w="90" w:type="dxa"/>
              <w:left w:w="90" w:type="dxa"/>
              <w:bottom w:w="90" w:type="dxa"/>
              <w:right w:w="90" w:type="dxa"/>
            </w:tcMar>
            <w:hideMark/>
          </w:tcPr>
          <w:p w14:paraId="30193525" w14:textId="77777777" w:rsidR="008242AD" w:rsidRPr="008242AD" w:rsidRDefault="008242AD" w:rsidP="008242AD">
            <w:r w:rsidRPr="008242AD">
              <w:t>0.271**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189951" w14:textId="77777777" w:rsidR="008242AD" w:rsidRPr="008242AD" w:rsidRDefault="008242AD" w:rsidP="008242AD">
            <w:r w:rsidRPr="008242AD">
              <w:t>(0.109)</w:t>
            </w:r>
          </w:p>
        </w:tc>
      </w:tr>
      <w:tr w:rsidR="008242AD" w:rsidRPr="008242AD" w14:paraId="7E67EC8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014B451"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5687ED" w14:textId="77777777" w:rsidR="008242AD" w:rsidRPr="008242AD" w:rsidRDefault="008242AD" w:rsidP="008242AD">
            <w:r w:rsidRPr="008242AD">
              <w:t>0.006</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A97CB8" w14:textId="77777777" w:rsidR="008242AD" w:rsidRPr="008242AD" w:rsidRDefault="008242AD" w:rsidP="008242AD">
            <w:r w:rsidRPr="008242AD">
              <w:t>(0.007)</w:t>
            </w:r>
          </w:p>
        </w:tc>
        <w:tc>
          <w:tcPr>
            <w:tcW w:w="0" w:type="auto"/>
            <w:tcBorders>
              <w:bottom w:val="single" w:sz="12" w:space="0" w:color="DADADA"/>
              <w:right w:val="single" w:sz="6" w:space="0" w:color="D5D5D5"/>
            </w:tcBorders>
            <w:tcMar>
              <w:top w:w="90" w:type="dxa"/>
              <w:left w:w="90" w:type="dxa"/>
              <w:bottom w:w="90" w:type="dxa"/>
              <w:right w:w="90" w:type="dxa"/>
            </w:tcMar>
            <w:hideMark/>
          </w:tcPr>
          <w:p w14:paraId="58226EB7" w14:textId="77777777" w:rsidR="008242AD" w:rsidRPr="008242AD" w:rsidRDefault="008242AD" w:rsidP="008242AD">
            <w:r w:rsidRPr="008242AD">
              <w:t>Left</w:t>
            </w:r>
          </w:p>
        </w:tc>
        <w:tc>
          <w:tcPr>
            <w:tcW w:w="0" w:type="auto"/>
            <w:tcBorders>
              <w:bottom w:val="single" w:sz="12" w:space="0" w:color="DADADA"/>
              <w:right w:val="single" w:sz="6" w:space="0" w:color="D5D5D5"/>
            </w:tcBorders>
            <w:tcMar>
              <w:top w:w="90" w:type="dxa"/>
              <w:left w:w="90" w:type="dxa"/>
              <w:bottom w:w="90" w:type="dxa"/>
              <w:right w:w="90" w:type="dxa"/>
            </w:tcMar>
            <w:hideMark/>
          </w:tcPr>
          <w:p w14:paraId="3BFE5472" w14:textId="77777777" w:rsidR="008242AD" w:rsidRPr="008242AD" w:rsidRDefault="008242AD" w:rsidP="008242AD">
            <w:r w:rsidRPr="008242AD">
              <w:t>0.074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6FA7DD2" w14:textId="77777777" w:rsidR="008242AD" w:rsidRPr="008242AD" w:rsidRDefault="008242AD" w:rsidP="008242AD">
            <w:r w:rsidRPr="008242AD">
              <w:t>(0.049)</w:t>
            </w:r>
          </w:p>
        </w:tc>
        <w:tc>
          <w:tcPr>
            <w:tcW w:w="0" w:type="auto"/>
            <w:tcBorders>
              <w:bottom w:val="single" w:sz="12" w:space="0" w:color="DADADA"/>
              <w:right w:val="single" w:sz="6" w:space="0" w:color="D5D5D5"/>
            </w:tcBorders>
            <w:tcMar>
              <w:top w:w="90" w:type="dxa"/>
              <w:left w:w="90" w:type="dxa"/>
              <w:bottom w:w="90" w:type="dxa"/>
              <w:right w:w="90" w:type="dxa"/>
            </w:tcMar>
            <w:hideMark/>
          </w:tcPr>
          <w:p w14:paraId="72B9A40C" w14:textId="77777777" w:rsidR="008242AD" w:rsidRPr="008242AD" w:rsidRDefault="008242AD" w:rsidP="008242AD">
            <w:r w:rsidRPr="008242AD">
              <w:t>Dummy bankquality</w:t>
            </w:r>
          </w:p>
        </w:tc>
        <w:tc>
          <w:tcPr>
            <w:tcW w:w="0" w:type="auto"/>
            <w:tcBorders>
              <w:bottom w:val="single" w:sz="12" w:space="0" w:color="DADADA"/>
              <w:right w:val="single" w:sz="6" w:space="0" w:color="D5D5D5"/>
            </w:tcBorders>
            <w:tcMar>
              <w:top w:w="90" w:type="dxa"/>
              <w:left w:w="90" w:type="dxa"/>
              <w:bottom w:w="90" w:type="dxa"/>
              <w:right w:w="90" w:type="dxa"/>
            </w:tcMar>
            <w:hideMark/>
          </w:tcPr>
          <w:p w14:paraId="56D75A7E" w14:textId="77777777" w:rsidR="008242AD" w:rsidRPr="008242AD" w:rsidRDefault="008242AD" w:rsidP="008242AD">
            <w:r w:rsidRPr="008242AD">
              <w:t>0.184*</w:t>
            </w:r>
          </w:p>
        </w:tc>
        <w:tc>
          <w:tcPr>
            <w:tcW w:w="0" w:type="auto"/>
            <w:tcBorders>
              <w:bottom w:val="single" w:sz="12" w:space="0" w:color="DADADA"/>
              <w:right w:val="single" w:sz="6" w:space="0" w:color="D5D5D5"/>
            </w:tcBorders>
            <w:tcMar>
              <w:top w:w="90" w:type="dxa"/>
              <w:left w:w="90" w:type="dxa"/>
              <w:bottom w:w="90" w:type="dxa"/>
              <w:right w:w="90" w:type="dxa"/>
            </w:tcMar>
            <w:hideMark/>
          </w:tcPr>
          <w:p w14:paraId="1EB7709D" w14:textId="77777777" w:rsidR="008242AD" w:rsidRPr="008242AD" w:rsidRDefault="008242AD" w:rsidP="008242AD">
            <w:r w:rsidRPr="008242AD">
              <w:t>(0.100)</w:t>
            </w:r>
          </w:p>
        </w:tc>
      </w:tr>
      <w:tr w:rsidR="008242AD" w:rsidRPr="008242AD" w14:paraId="3FDCD9D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3EA11C4"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B88FD9" w14:textId="77777777" w:rsidR="008242AD" w:rsidRPr="008242AD" w:rsidRDefault="008242AD" w:rsidP="008242AD">
            <w:r w:rsidRPr="008242AD">
              <w:t>0.004</w:t>
            </w:r>
          </w:p>
        </w:tc>
        <w:tc>
          <w:tcPr>
            <w:tcW w:w="0" w:type="auto"/>
            <w:tcBorders>
              <w:bottom w:val="single" w:sz="12" w:space="0" w:color="DADADA"/>
              <w:right w:val="single" w:sz="6" w:space="0" w:color="D5D5D5"/>
            </w:tcBorders>
            <w:tcMar>
              <w:top w:w="90" w:type="dxa"/>
              <w:left w:w="90" w:type="dxa"/>
              <w:bottom w:w="90" w:type="dxa"/>
              <w:right w:w="90" w:type="dxa"/>
            </w:tcMar>
            <w:hideMark/>
          </w:tcPr>
          <w:p w14:paraId="44737D94" w14:textId="77777777" w:rsidR="008242AD" w:rsidRPr="008242AD" w:rsidRDefault="008242AD" w:rsidP="008242AD">
            <w:r w:rsidRPr="008242AD">
              <w:t>(0.007)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A57973"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30ECB8" w14:textId="77777777" w:rsidR="008242AD" w:rsidRPr="008242AD" w:rsidRDefault="008242AD" w:rsidP="008242AD">
            <w:r w:rsidRPr="008242AD">
              <w:t>0.010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1FF634AC" w14:textId="77777777" w:rsidR="008242AD" w:rsidRPr="008242AD" w:rsidRDefault="008242AD" w:rsidP="008242AD">
            <w:r w:rsidRPr="008242AD">
              <w:t>(0.008)</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4F7EA1" w14:textId="77777777" w:rsidR="008242AD" w:rsidRPr="008242AD" w:rsidRDefault="008242AD" w:rsidP="008242AD">
            <w:r w:rsidRPr="008242AD">
              <w:t>Left</w:t>
            </w:r>
          </w:p>
        </w:tc>
        <w:tc>
          <w:tcPr>
            <w:tcW w:w="0" w:type="auto"/>
            <w:tcBorders>
              <w:bottom w:val="single" w:sz="12" w:space="0" w:color="DADADA"/>
              <w:right w:val="single" w:sz="6" w:space="0" w:color="D5D5D5"/>
            </w:tcBorders>
            <w:tcMar>
              <w:top w:w="90" w:type="dxa"/>
              <w:left w:w="90" w:type="dxa"/>
              <w:bottom w:w="90" w:type="dxa"/>
              <w:right w:w="90" w:type="dxa"/>
            </w:tcMar>
            <w:hideMark/>
          </w:tcPr>
          <w:p w14:paraId="5BB9BFA7" w14:textId="77777777" w:rsidR="008242AD" w:rsidRPr="008242AD" w:rsidRDefault="008242AD" w:rsidP="008242AD">
            <w:r w:rsidRPr="008242AD">
              <w:t>0.011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FA4959" w14:textId="77777777" w:rsidR="008242AD" w:rsidRPr="008242AD" w:rsidRDefault="008242AD" w:rsidP="008242AD">
            <w:r w:rsidRPr="008242AD">
              <w:t>(0.046)</w:t>
            </w:r>
          </w:p>
        </w:tc>
      </w:tr>
      <w:tr w:rsidR="008242AD" w:rsidRPr="008242AD" w14:paraId="755761E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69CCB6B"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348CF5" w14:textId="77777777" w:rsidR="008242AD" w:rsidRPr="008242AD" w:rsidRDefault="008242AD" w:rsidP="008242AD">
            <w:r w:rsidRPr="008242AD">
              <w:t>−0.025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3310589D" w14:textId="77777777" w:rsidR="008242AD" w:rsidRPr="008242AD" w:rsidRDefault="008242AD" w:rsidP="008242AD">
            <w:r w:rsidRPr="008242AD">
              <w:t>(0.028)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15244F10"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2CF9CBFD" w14:textId="77777777" w:rsidR="008242AD" w:rsidRPr="008242AD" w:rsidRDefault="008242AD" w:rsidP="008242AD">
            <w:r w:rsidRPr="008242AD">
              <w:t>0.002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6138513" w14:textId="77777777" w:rsidR="008242AD" w:rsidRPr="008242AD" w:rsidRDefault="008242AD" w:rsidP="008242AD">
            <w:r w:rsidRPr="008242AD">
              <w:t>(0.007)</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E4ED6A"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A74C83C" w14:textId="77777777" w:rsidR="008242AD" w:rsidRPr="008242AD" w:rsidRDefault="008242AD" w:rsidP="008242AD">
            <w:r w:rsidRPr="008242AD">
              <w:t>0.010*</w:t>
            </w:r>
          </w:p>
        </w:tc>
        <w:tc>
          <w:tcPr>
            <w:tcW w:w="0" w:type="auto"/>
            <w:tcBorders>
              <w:bottom w:val="single" w:sz="12" w:space="0" w:color="DADADA"/>
              <w:right w:val="single" w:sz="6" w:space="0" w:color="D5D5D5"/>
            </w:tcBorders>
            <w:tcMar>
              <w:top w:w="90" w:type="dxa"/>
              <w:left w:w="90" w:type="dxa"/>
              <w:bottom w:w="90" w:type="dxa"/>
              <w:right w:w="90" w:type="dxa"/>
            </w:tcMar>
            <w:hideMark/>
          </w:tcPr>
          <w:p w14:paraId="5D327FA2" w14:textId="77777777" w:rsidR="008242AD" w:rsidRPr="008242AD" w:rsidRDefault="008242AD" w:rsidP="008242AD">
            <w:r w:rsidRPr="008242AD">
              <w:t>(0.005)</w:t>
            </w:r>
          </w:p>
        </w:tc>
      </w:tr>
      <w:tr w:rsidR="008242AD" w:rsidRPr="008242AD" w14:paraId="58F914B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4531ADB"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733A11DB" w14:textId="77777777" w:rsidR="008242AD" w:rsidRPr="008242AD" w:rsidRDefault="008242AD" w:rsidP="008242AD">
            <w:r w:rsidRPr="008242AD">
              <w:t>0.079</w:t>
            </w:r>
          </w:p>
        </w:tc>
        <w:tc>
          <w:tcPr>
            <w:tcW w:w="0" w:type="auto"/>
            <w:tcBorders>
              <w:bottom w:val="single" w:sz="12" w:space="0" w:color="DADADA"/>
              <w:right w:val="single" w:sz="6" w:space="0" w:color="D5D5D5"/>
            </w:tcBorders>
            <w:tcMar>
              <w:top w:w="90" w:type="dxa"/>
              <w:left w:w="90" w:type="dxa"/>
              <w:bottom w:w="90" w:type="dxa"/>
              <w:right w:w="90" w:type="dxa"/>
            </w:tcMar>
            <w:hideMark/>
          </w:tcPr>
          <w:p w14:paraId="15CBF7A5" w14:textId="77777777" w:rsidR="008242AD" w:rsidRPr="008242AD" w:rsidRDefault="008242AD" w:rsidP="008242AD">
            <w:r w:rsidRPr="008242AD">
              <w:t>(0.077)</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E83CCC"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04713F5F" w14:textId="77777777" w:rsidR="008242AD" w:rsidRPr="008242AD" w:rsidRDefault="008242AD" w:rsidP="008242AD">
            <w:r w:rsidRPr="008242AD">
              <w:t>−0.020</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98CA26" w14:textId="77777777" w:rsidR="008242AD" w:rsidRPr="008242AD" w:rsidRDefault="008242AD" w:rsidP="008242AD">
            <w:r w:rsidRPr="008242AD">
              <w:t>(0.033)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8FD4D9"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27E52F6C" w14:textId="77777777" w:rsidR="008242AD" w:rsidRPr="008242AD" w:rsidRDefault="008242AD" w:rsidP="008242AD">
            <w:r w:rsidRPr="008242AD">
              <w:t>−0.009*</w:t>
            </w:r>
          </w:p>
        </w:tc>
        <w:tc>
          <w:tcPr>
            <w:tcW w:w="0" w:type="auto"/>
            <w:tcBorders>
              <w:bottom w:val="single" w:sz="12" w:space="0" w:color="DADADA"/>
              <w:right w:val="single" w:sz="6" w:space="0" w:color="D5D5D5"/>
            </w:tcBorders>
            <w:tcMar>
              <w:top w:w="90" w:type="dxa"/>
              <w:left w:w="90" w:type="dxa"/>
              <w:bottom w:w="90" w:type="dxa"/>
              <w:right w:w="90" w:type="dxa"/>
            </w:tcMar>
            <w:hideMark/>
          </w:tcPr>
          <w:p w14:paraId="1E590A9E" w14:textId="77777777" w:rsidR="008242AD" w:rsidRPr="008242AD" w:rsidRDefault="008242AD" w:rsidP="008242AD">
            <w:r w:rsidRPr="008242AD">
              <w:t>(0.005)</w:t>
            </w:r>
          </w:p>
        </w:tc>
      </w:tr>
      <w:tr w:rsidR="008242AD" w:rsidRPr="008242AD" w14:paraId="7F3CD82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69C3E44" w14:textId="77777777" w:rsidR="008242AD" w:rsidRPr="008242AD" w:rsidRDefault="008242AD" w:rsidP="008242AD">
            <w:r w:rsidRPr="008242AD">
              <w:lastRenderedPageBreak/>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0DA0BB" w14:textId="77777777" w:rsidR="008242AD" w:rsidRPr="008242AD" w:rsidRDefault="008242AD" w:rsidP="008242AD">
            <w:r w:rsidRPr="008242AD">
              <w:t>0.016***</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DBDA3D" w14:textId="77777777" w:rsidR="008242AD" w:rsidRPr="008242AD" w:rsidRDefault="008242AD" w:rsidP="008242AD">
            <w:r w:rsidRPr="008242AD">
              <w:t>(0.006)</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500164"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3D52521D" w14:textId="77777777" w:rsidR="008242AD" w:rsidRPr="008242AD" w:rsidRDefault="008242AD" w:rsidP="008242AD">
            <w:r w:rsidRPr="008242AD">
              <w:t>−0.125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1A24F4E2" w14:textId="77777777" w:rsidR="008242AD" w:rsidRPr="008242AD" w:rsidRDefault="008242AD" w:rsidP="008242AD">
            <w:r w:rsidRPr="008242AD">
              <w:t>(0.103)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6D34D7B"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50372F" w14:textId="77777777" w:rsidR="008242AD" w:rsidRPr="008242AD" w:rsidRDefault="008242AD" w:rsidP="008242AD">
            <w:r w:rsidRPr="008242AD">
              <w:t>−0.034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761D532" w14:textId="77777777" w:rsidR="008242AD" w:rsidRPr="008242AD" w:rsidRDefault="008242AD" w:rsidP="008242AD">
            <w:r w:rsidRPr="008242AD">
              <w:t>(0.046)</w:t>
            </w:r>
          </w:p>
        </w:tc>
      </w:tr>
      <w:tr w:rsidR="008242AD" w:rsidRPr="008242AD" w14:paraId="32BA841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C3DF74F"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457E1F" w14:textId="77777777" w:rsidR="008242AD" w:rsidRPr="008242AD" w:rsidRDefault="008242AD" w:rsidP="008242AD">
            <w:r w:rsidRPr="008242AD">
              <w:t>−0.026</w:t>
            </w:r>
          </w:p>
        </w:tc>
        <w:tc>
          <w:tcPr>
            <w:tcW w:w="0" w:type="auto"/>
            <w:tcBorders>
              <w:bottom w:val="single" w:sz="12" w:space="0" w:color="DADADA"/>
              <w:right w:val="single" w:sz="6" w:space="0" w:color="D5D5D5"/>
            </w:tcBorders>
            <w:tcMar>
              <w:top w:w="90" w:type="dxa"/>
              <w:left w:w="90" w:type="dxa"/>
              <w:bottom w:w="90" w:type="dxa"/>
              <w:right w:w="90" w:type="dxa"/>
            </w:tcMar>
            <w:hideMark/>
          </w:tcPr>
          <w:p w14:paraId="15043EBC" w14:textId="77777777" w:rsidR="008242AD" w:rsidRPr="008242AD" w:rsidRDefault="008242AD" w:rsidP="008242AD">
            <w:r w:rsidRPr="008242AD">
              <w:t>(0.049)</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E7731C"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37D794" w14:textId="77777777" w:rsidR="008242AD" w:rsidRPr="008242AD" w:rsidRDefault="008242AD" w:rsidP="008242AD">
            <w:r w:rsidRPr="008242AD">
              <w:t>0.005</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5643E0" w14:textId="77777777" w:rsidR="008242AD" w:rsidRPr="008242AD" w:rsidRDefault="008242AD" w:rsidP="008242AD">
            <w:r w:rsidRPr="008242AD">
              <w:t>(0.007)</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76ACA2"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7CC9AEE5" w14:textId="77777777" w:rsidR="008242AD" w:rsidRPr="008242AD" w:rsidRDefault="008242AD" w:rsidP="008242AD">
            <w:r w:rsidRPr="008242AD">
              <w:t>0.006</w:t>
            </w:r>
          </w:p>
        </w:tc>
        <w:tc>
          <w:tcPr>
            <w:tcW w:w="0" w:type="auto"/>
            <w:tcBorders>
              <w:bottom w:val="single" w:sz="12" w:space="0" w:color="DADADA"/>
              <w:right w:val="single" w:sz="6" w:space="0" w:color="D5D5D5"/>
            </w:tcBorders>
            <w:tcMar>
              <w:top w:w="90" w:type="dxa"/>
              <w:left w:w="90" w:type="dxa"/>
              <w:bottom w:w="90" w:type="dxa"/>
              <w:right w:w="90" w:type="dxa"/>
            </w:tcMar>
            <w:hideMark/>
          </w:tcPr>
          <w:p w14:paraId="604784B2" w14:textId="77777777" w:rsidR="008242AD" w:rsidRPr="008242AD" w:rsidRDefault="008242AD" w:rsidP="008242AD">
            <w:r w:rsidRPr="008242AD">
              <w:t>(0.093)</w:t>
            </w:r>
          </w:p>
        </w:tc>
      </w:tr>
      <w:tr w:rsidR="008242AD" w:rsidRPr="008242AD" w14:paraId="3DF8DC1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86A67FB"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23EB29" w14:textId="77777777" w:rsidR="008242AD" w:rsidRPr="008242AD" w:rsidRDefault="008242AD" w:rsidP="008242AD">
            <w:r w:rsidRPr="008242AD">
              <w:t>0.042</w:t>
            </w:r>
          </w:p>
        </w:tc>
        <w:tc>
          <w:tcPr>
            <w:tcW w:w="0" w:type="auto"/>
            <w:tcBorders>
              <w:bottom w:val="single" w:sz="12" w:space="0" w:color="DADADA"/>
              <w:right w:val="single" w:sz="6" w:space="0" w:color="D5D5D5"/>
            </w:tcBorders>
            <w:tcMar>
              <w:top w:w="90" w:type="dxa"/>
              <w:left w:w="90" w:type="dxa"/>
              <w:bottom w:w="90" w:type="dxa"/>
              <w:right w:w="90" w:type="dxa"/>
            </w:tcMar>
            <w:hideMark/>
          </w:tcPr>
          <w:p w14:paraId="2E018213" w14:textId="77777777" w:rsidR="008242AD" w:rsidRPr="008242AD" w:rsidRDefault="008242AD" w:rsidP="008242AD">
            <w:r w:rsidRPr="008242AD">
              <w:t>(0.032)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AE7E840"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7DC58E74" w14:textId="77777777" w:rsidR="008242AD" w:rsidRPr="008242AD" w:rsidRDefault="008242AD" w:rsidP="008242AD">
            <w:r w:rsidRPr="008242AD">
              <w:t>−0.044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1EF6E29E" w14:textId="77777777" w:rsidR="008242AD" w:rsidRPr="008242AD" w:rsidRDefault="008242AD" w:rsidP="008242AD">
            <w:r w:rsidRPr="008242AD">
              <w:t>(0.059)</w:t>
            </w:r>
          </w:p>
        </w:tc>
        <w:tc>
          <w:tcPr>
            <w:tcW w:w="0" w:type="auto"/>
            <w:tcBorders>
              <w:bottom w:val="single" w:sz="12" w:space="0" w:color="DADADA"/>
              <w:right w:val="single" w:sz="6" w:space="0" w:color="D5D5D5"/>
            </w:tcBorders>
            <w:tcMar>
              <w:top w:w="90" w:type="dxa"/>
              <w:left w:w="90" w:type="dxa"/>
              <w:bottom w:w="90" w:type="dxa"/>
              <w:right w:w="90" w:type="dxa"/>
            </w:tcMar>
            <w:hideMark/>
          </w:tcPr>
          <w:p w14:paraId="00607F39"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10FD6D8D" w14:textId="77777777" w:rsidR="008242AD" w:rsidRPr="008242AD" w:rsidRDefault="008242AD" w:rsidP="008242AD">
            <w:r w:rsidRPr="008242AD">
              <w:t>−0.002</w:t>
            </w:r>
          </w:p>
        </w:tc>
        <w:tc>
          <w:tcPr>
            <w:tcW w:w="0" w:type="auto"/>
            <w:tcBorders>
              <w:bottom w:val="single" w:sz="12" w:space="0" w:color="DADADA"/>
              <w:right w:val="single" w:sz="6" w:space="0" w:color="D5D5D5"/>
            </w:tcBorders>
            <w:tcMar>
              <w:top w:w="90" w:type="dxa"/>
              <w:left w:w="90" w:type="dxa"/>
              <w:bottom w:w="90" w:type="dxa"/>
              <w:right w:w="90" w:type="dxa"/>
            </w:tcMar>
            <w:hideMark/>
          </w:tcPr>
          <w:p w14:paraId="65606468" w14:textId="77777777" w:rsidR="008242AD" w:rsidRPr="008242AD" w:rsidRDefault="008242AD" w:rsidP="008242AD">
            <w:r w:rsidRPr="008242AD">
              <w:t>(0.006)</w:t>
            </w:r>
          </w:p>
        </w:tc>
      </w:tr>
      <w:tr w:rsidR="008242AD" w:rsidRPr="008242AD" w14:paraId="6A8441E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F20BA33" w14:textId="77777777" w:rsidR="008242AD" w:rsidRPr="008242AD" w:rsidRDefault="008242AD" w:rsidP="008242AD">
            <w:r w:rsidRPr="008242AD">
              <w:t>Voting in line with G7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93E774" w14:textId="77777777" w:rsidR="008242AD" w:rsidRPr="008242AD" w:rsidRDefault="008242AD" w:rsidP="008242AD">
            <w:r w:rsidRPr="008242AD">
              <w:t>−0.182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233E6F" w14:textId="77777777" w:rsidR="008242AD" w:rsidRPr="008242AD" w:rsidRDefault="008242AD" w:rsidP="008242AD">
            <w:r w:rsidRPr="008242AD">
              <w:t>(0.204)</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1EF460"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91EEBA" w14:textId="77777777" w:rsidR="008242AD" w:rsidRPr="008242AD" w:rsidRDefault="008242AD" w:rsidP="008242AD">
            <w:r w:rsidRPr="008242AD">
              <w:t>0.013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8025F9" w14:textId="77777777" w:rsidR="008242AD" w:rsidRPr="008242AD" w:rsidRDefault="008242AD" w:rsidP="008242AD">
            <w:r w:rsidRPr="008242AD">
              <w:t>(0.034)</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3D711D"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5B292D17" w14:textId="77777777" w:rsidR="008242AD" w:rsidRPr="008242AD" w:rsidRDefault="008242AD" w:rsidP="008242AD">
            <w:r w:rsidRPr="008242AD">
              <w:t>−0.066</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B3B71A" w14:textId="77777777" w:rsidR="008242AD" w:rsidRPr="008242AD" w:rsidRDefault="008242AD" w:rsidP="008242AD">
            <w:r w:rsidRPr="008242AD">
              <w:t>(0.050)</w:t>
            </w:r>
          </w:p>
        </w:tc>
      </w:tr>
      <w:tr w:rsidR="008242AD" w:rsidRPr="008242AD" w14:paraId="45FBA0D2"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EE206FF"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336609" w14:textId="77777777" w:rsidR="008242AD" w:rsidRPr="008242AD" w:rsidRDefault="008242AD" w:rsidP="008242AD">
            <w:r w:rsidRPr="008242AD">
              <w:t>0.050</w:t>
            </w:r>
          </w:p>
        </w:tc>
        <w:tc>
          <w:tcPr>
            <w:tcW w:w="0" w:type="auto"/>
            <w:tcBorders>
              <w:bottom w:val="single" w:sz="12" w:space="0" w:color="DADADA"/>
              <w:right w:val="single" w:sz="6" w:space="0" w:color="D5D5D5"/>
            </w:tcBorders>
            <w:tcMar>
              <w:top w:w="90" w:type="dxa"/>
              <w:left w:w="90" w:type="dxa"/>
              <w:bottom w:w="90" w:type="dxa"/>
              <w:right w:w="90" w:type="dxa"/>
            </w:tcMar>
            <w:hideMark/>
          </w:tcPr>
          <w:p w14:paraId="7EDE5BC8" w14:textId="77777777" w:rsidR="008242AD" w:rsidRPr="008242AD" w:rsidRDefault="008242AD" w:rsidP="008242AD">
            <w:r w:rsidRPr="008242AD">
              <w:t>(0.122)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3373F2E1" w14:textId="77777777" w:rsidR="008242AD" w:rsidRPr="008242AD" w:rsidRDefault="008242AD" w:rsidP="008242AD">
            <w:r w:rsidRPr="008242AD">
              <w:t>Voting in line with G7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3978E2" w14:textId="77777777" w:rsidR="008242AD" w:rsidRPr="008242AD" w:rsidRDefault="008242AD" w:rsidP="008242AD">
            <w:r w:rsidRPr="008242AD">
              <w:t>−0.074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1DF3317" w14:textId="77777777" w:rsidR="008242AD" w:rsidRPr="008242AD" w:rsidRDefault="008242AD" w:rsidP="008242AD">
            <w:r w:rsidRPr="008242AD">
              <w:t>(0.200)</w:t>
            </w:r>
          </w:p>
        </w:tc>
        <w:tc>
          <w:tcPr>
            <w:tcW w:w="0" w:type="auto"/>
            <w:tcBorders>
              <w:bottom w:val="single" w:sz="12" w:space="0" w:color="DADADA"/>
              <w:right w:val="single" w:sz="6" w:space="0" w:color="D5D5D5"/>
            </w:tcBorders>
            <w:tcMar>
              <w:top w:w="90" w:type="dxa"/>
              <w:left w:w="90" w:type="dxa"/>
              <w:bottom w:w="90" w:type="dxa"/>
              <w:right w:w="90" w:type="dxa"/>
            </w:tcMar>
            <w:hideMark/>
          </w:tcPr>
          <w:p w14:paraId="1AB7F405"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1E191532" w14:textId="77777777" w:rsidR="008242AD" w:rsidRPr="008242AD" w:rsidRDefault="008242AD" w:rsidP="008242AD">
            <w:r w:rsidRPr="008242AD">
              <w:t>−0.003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434EED8A" w14:textId="77777777" w:rsidR="008242AD" w:rsidRPr="008242AD" w:rsidRDefault="008242AD" w:rsidP="008242AD">
            <w:r w:rsidRPr="008242AD">
              <w:t>(0.034)</w:t>
            </w:r>
          </w:p>
        </w:tc>
      </w:tr>
      <w:tr w:rsidR="008242AD" w:rsidRPr="008242AD" w14:paraId="5FBE2928" w14:textId="77777777">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61558263" w14:textId="77777777" w:rsidR="008242AD" w:rsidRPr="008242AD" w:rsidRDefault="008242AD" w:rsidP="008242AD">
            <w:r w:rsidRPr="008242AD">
              <w:rPr>
                <w:i/>
                <w:iCs/>
              </w:rPr>
              <w:t>Regional fixed effects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2877F199" w14:textId="77777777" w:rsidR="008242AD" w:rsidRPr="008242AD" w:rsidRDefault="008242AD" w:rsidP="008242AD">
            <w:r w:rsidRPr="008242AD">
              <w:rPr>
                <w:i/>
                <w:iCs/>
              </w:rPr>
              <w:t>yes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1C7C480F" w14:textId="77777777" w:rsidR="008242AD" w:rsidRPr="008242AD" w:rsidRDefault="008242AD" w:rsidP="008242AD">
            <w:r w:rsidRPr="008242AD">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66E53A3E"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F851B7" w14:textId="77777777" w:rsidR="008242AD" w:rsidRPr="008242AD" w:rsidRDefault="008242AD" w:rsidP="008242AD">
            <w:r w:rsidRPr="008242AD">
              <w:t>−0.193</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639042" w14:textId="77777777" w:rsidR="008242AD" w:rsidRPr="008242AD" w:rsidRDefault="008242AD" w:rsidP="008242AD">
            <w:r w:rsidRPr="008242AD">
              <w:t>(0.160)</w:t>
            </w:r>
          </w:p>
        </w:tc>
        <w:tc>
          <w:tcPr>
            <w:tcW w:w="0" w:type="auto"/>
            <w:tcBorders>
              <w:bottom w:val="single" w:sz="12" w:space="0" w:color="DADADA"/>
              <w:right w:val="single" w:sz="6" w:space="0" w:color="D5D5D5"/>
            </w:tcBorders>
            <w:tcMar>
              <w:top w:w="90" w:type="dxa"/>
              <w:left w:w="90" w:type="dxa"/>
              <w:bottom w:w="90" w:type="dxa"/>
              <w:right w:w="90" w:type="dxa"/>
            </w:tcMar>
            <w:hideMark/>
          </w:tcPr>
          <w:p w14:paraId="05A1DEFE" w14:textId="77777777" w:rsidR="008242AD" w:rsidRPr="008242AD" w:rsidRDefault="008242AD" w:rsidP="008242AD">
            <w:r w:rsidRPr="008242AD">
              <w:t>Voting in line with G7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DF4646C" w14:textId="77777777" w:rsidR="008242AD" w:rsidRPr="008242AD" w:rsidRDefault="008242AD" w:rsidP="008242AD">
            <w:r w:rsidRPr="008242AD">
              <w:t>0.042</w:t>
            </w:r>
          </w:p>
        </w:tc>
        <w:tc>
          <w:tcPr>
            <w:tcW w:w="0" w:type="auto"/>
            <w:tcBorders>
              <w:bottom w:val="single" w:sz="12" w:space="0" w:color="DADADA"/>
              <w:right w:val="single" w:sz="6" w:space="0" w:color="D5D5D5"/>
            </w:tcBorders>
            <w:tcMar>
              <w:top w:w="90" w:type="dxa"/>
              <w:left w:w="90" w:type="dxa"/>
              <w:bottom w:w="90" w:type="dxa"/>
              <w:right w:w="90" w:type="dxa"/>
            </w:tcMar>
            <w:hideMark/>
          </w:tcPr>
          <w:p w14:paraId="13BD49A0" w14:textId="77777777" w:rsidR="008242AD" w:rsidRPr="008242AD" w:rsidRDefault="008242AD" w:rsidP="008242AD">
            <w:r w:rsidRPr="008242AD">
              <w:t>(0.152)</w:t>
            </w:r>
          </w:p>
        </w:tc>
      </w:tr>
      <w:tr w:rsidR="008242AD" w:rsidRPr="008242AD" w14:paraId="5E681EE1" w14:textId="77777777">
        <w:tc>
          <w:tcPr>
            <w:tcW w:w="0" w:type="auto"/>
            <w:vMerge/>
            <w:tcBorders>
              <w:bottom w:val="single" w:sz="12" w:space="0" w:color="DADADA"/>
              <w:right w:val="single" w:sz="6" w:space="0" w:color="D5D5D5"/>
            </w:tcBorders>
            <w:vAlign w:val="center"/>
            <w:hideMark/>
          </w:tcPr>
          <w:p w14:paraId="1D3DDFEA"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69C3DB90"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19CB0F10" w14:textId="77777777" w:rsidR="008242AD" w:rsidRPr="008242AD" w:rsidRDefault="008242AD" w:rsidP="008242AD"/>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1E0D93EF" w14:textId="77777777" w:rsidR="008242AD" w:rsidRPr="008242AD" w:rsidRDefault="008242AD" w:rsidP="008242AD">
            <w:r w:rsidRPr="008242AD">
              <w:rPr>
                <w:i/>
                <w:iCs/>
              </w:rPr>
              <w:t>regional fixed effects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09F0F75E" w14:textId="77777777" w:rsidR="008242AD" w:rsidRPr="008242AD" w:rsidRDefault="008242AD" w:rsidP="008242AD">
            <w:r w:rsidRPr="008242AD">
              <w:rPr>
                <w:i/>
                <w:iCs/>
              </w:rPr>
              <w:t>yes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7C4E85D2" w14:textId="77777777" w:rsidR="008242AD" w:rsidRPr="008242AD" w:rsidRDefault="008242AD" w:rsidP="008242AD">
            <w:r w:rsidRPr="008242AD">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70BDBA"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5F2B6CE6" w14:textId="77777777" w:rsidR="008242AD" w:rsidRPr="008242AD" w:rsidRDefault="008242AD" w:rsidP="008242AD">
            <w:r w:rsidRPr="008242AD">
              <w:t>−0.303**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FFD95CA" w14:textId="77777777" w:rsidR="008242AD" w:rsidRPr="008242AD" w:rsidRDefault="008242AD" w:rsidP="008242AD">
            <w:r w:rsidRPr="008242AD">
              <w:t>(0.143)</w:t>
            </w:r>
          </w:p>
        </w:tc>
      </w:tr>
      <w:tr w:rsidR="008242AD" w:rsidRPr="008242AD" w14:paraId="4604F530" w14:textId="77777777">
        <w:tc>
          <w:tcPr>
            <w:tcW w:w="0" w:type="auto"/>
            <w:vMerge/>
            <w:tcBorders>
              <w:bottom w:val="single" w:sz="12" w:space="0" w:color="DADADA"/>
              <w:right w:val="single" w:sz="6" w:space="0" w:color="D5D5D5"/>
            </w:tcBorders>
            <w:vAlign w:val="center"/>
            <w:hideMark/>
          </w:tcPr>
          <w:p w14:paraId="5B7575ED"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4439FD48"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7FB69A7B"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1B514D08"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1904F890"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6EC058D1" w14:textId="77777777" w:rsidR="008242AD" w:rsidRPr="008242AD" w:rsidRDefault="008242AD" w:rsidP="008242AD"/>
        </w:tc>
        <w:tc>
          <w:tcPr>
            <w:tcW w:w="0" w:type="auto"/>
            <w:tcBorders>
              <w:bottom w:val="single" w:sz="12" w:space="0" w:color="DADADA"/>
              <w:right w:val="single" w:sz="6" w:space="0" w:color="D5D5D5"/>
            </w:tcBorders>
            <w:tcMar>
              <w:top w:w="90" w:type="dxa"/>
              <w:left w:w="90" w:type="dxa"/>
              <w:bottom w:w="90" w:type="dxa"/>
              <w:right w:w="90" w:type="dxa"/>
            </w:tcMar>
            <w:hideMark/>
          </w:tcPr>
          <w:p w14:paraId="641C4615" w14:textId="77777777" w:rsidR="008242AD" w:rsidRPr="008242AD" w:rsidRDefault="008242AD" w:rsidP="008242AD">
            <w:r w:rsidRPr="008242AD">
              <w:rPr>
                <w:i/>
                <w:iCs/>
              </w:rPr>
              <w:t>Regional fixed effects</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B96CB8" w14:textId="77777777" w:rsidR="008242AD" w:rsidRPr="008242AD" w:rsidRDefault="008242AD" w:rsidP="008242AD">
            <w:r w:rsidRPr="008242AD">
              <w:rPr>
                <w:i/>
                <w:iCs/>
              </w:rPr>
              <w:t>yes</w:t>
            </w:r>
          </w:p>
        </w:tc>
        <w:tc>
          <w:tcPr>
            <w:tcW w:w="0" w:type="auto"/>
            <w:tcBorders>
              <w:bottom w:val="single" w:sz="12" w:space="0" w:color="DADADA"/>
              <w:right w:val="single" w:sz="6" w:space="0" w:color="D5D5D5"/>
            </w:tcBorders>
            <w:tcMar>
              <w:top w:w="90" w:type="dxa"/>
              <w:left w:w="90" w:type="dxa"/>
              <w:bottom w:w="90" w:type="dxa"/>
              <w:right w:w="90" w:type="dxa"/>
            </w:tcMar>
            <w:hideMark/>
          </w:tcPr>
          <w:p w14:paraId="038CA790" w14:textId="77777777" w:rsidR="008242AD" w:rsidRPr="008242AD" w:rsidRDefault="008242AD" w:rsidP="008242AD">
            <w:r w:rsidRPr="008242AD">
              <w:t>–</w:t>
            </w:r>
          </w:p>
        </w:tc>
      </w:tr>
    </w:tbl>
    <w:p w14:paraId="473EFCEB" w14:textId="77777777" w:rsidR="008242AD" w:rsidRPr="008242AD" w:rsidRDefault="008242AD" w:rsidP="008242AD">
      <w:pPr>
        <w:numPr>
          <w:ilvl w:val="0"/>
          <w:numId w:val="38"/>
        </w:numPr>
      </w:pPr>
      <w:r w:rsidRPr="008242AD">
        <w:rPr>
          <w:i/>
          <w:iCs/>
        </w:rPr>
        <w:t>N</w:t>
      </w:r>
      <w:r w:rsidRPr="008242AD">
        <w:t> 161</w:t>
      </w:r>
    </w:p>
    <w:p w14:paraId="56798BFA" w14:textId="77777777" w:rsidR="008242AD" w:rsidRPr="008242AD" w:rsidRDefault="008242AD" w:rsidP="008242AD">
      <w:pPr>
        <w:numPr>
          <w:ilvl w:val="0"/>
          <w:numId w:val="38"/>
        </w:numPr>
      </w:pPr>
      <w:r w:rsidRPr="008242AD">
        <w:t>Log-likelihood −2144.738</w:t>
      </w:r>
    </w:p>
    <w:p w14:paraId="0FFBD00A" w14:textId="77777777" w:rsidR="008242AD" w:rsidRPr="008242AD" w:rsidRDefault="008242AD" w:rsidP="008242AD">
      <w:pPr>
        <w:numPr>
          <w:ilvl w:val="0"/>
          <w:numId w:val="38"/>
        </w:numPr>
      </w:pPr>
      <w:r w:rsidRPr="008242AD">
        <w:t>Significance levels: *10 %; **5 %; ***1 %; no intercept reported</w:t>
      </w:r>
    </w:p>
    <w:p w14:paraId="141896F1" w14:textId="77777777" w:rsidR="008242AD" w:rsidRPr="008242AD" w:rsidRDefault="008242AD" w:rsidP="008242AD">
      <w:pPr>
        <w:rPr>
          <w:b/>
          <w:bCs/>
        </w:rPr>
      </w:pPr>
      <w:r w:rsidRPr="008242AD">
        <w:rPr>
          <w:b/>
          <w:bCs/>
        </w:rPr>
        <w:t>Table 9 Triangular system, additional covariates</w:t>
      </w:r>
    </w:p>
    <w:p w14:paraId="0E636835" w14:textId="77777777" w:rsidR="008242AD" w:rsidRPr="008242AD" w:rsidRDefault="008242AD" w:rsidP="008242AD">
      <w:pPr>
        <w:rPr>
          <w:b/>
          <w:bCs/>
        </w:rPr>
      </w:pPr>
      <w:r w:rsidRPr="008242AD">
        <w:rPr>
          <w:b/>
          <w:bCs/>
        </w:rPr>
        <w:t>From: </w:t>
      </w:r>
      <w:hyperlink r:id="rId409" w:history="1">
        <w:r w:rsidRPr="008242AD">
          <w:rPr>
            <w:rStyle w:val="Hyperlink"/>
            <w:b/>
            <w:bCs/>
          </w:rPr>
          <w:t>Political ideology, quality at entry and the success of economic reform programs</w:t>
        </w:r>
      </w:hyperlink>
    </w:p>
    <w:tbl>
      <w:tblPr>
        <w:tblW w:w="12993" w:type="dxa"/>
        <w:tblBorders>
          <w:top w:val="single" w:sz="12" w:space="0" w:color="D5D5D5"/>
          <w:left w:val="single" w:sz="12" w:space="0" w:color="D5D5D5"/>
          <w:bottom w:val="single" w:sz="12" w:space="0" w:color="D5D5D5"/>
          <w:right w:val="single" w:sz="12" w:space="0" w:color="D5D5D5"/>
        </w:tblBorders>
        <w:tblCellMar>
          <w:top w:w="15" w:type="dxa"/>
          <w:left w:w="15" w:type="dxa"/>
          <w:bottom w:w="15" w:type="dxa"/>
          <w:right w:w="15" w:type="dxa"/>
        </w:tblCellMar>
        <w:tblLook w:val="04A0" w:firstRow="1" w:lastRow="0" w:firstColumn="1" w:lastColumn="0" w:noHBand="0" w:noVBand="1"/>
      </w:tblPr>
      <w:tblGrid>
        <w:gridCol w:w="1984"/>
        <w:gridCol w:w="1400"/>
        <w:gridCol w:w="947"/>
        <w:gridCol w:w="1984"/>
        <w:gridCol w:w="1400"/>
        <w:gridCol w:w="947"/>
        <w:gridCol w:w="1984"/>
        <w:gridCol w:w="1400"/>
        <w:gridCol w:w="947"/>
      </w:tblGrid>
      <w:tr w:rsidR="008242AD" w:rsidRPr="008242AD" w14:paraId="13AE5066" w14:textId="77777777">
        <w:trPr>
          <w:tblHeader/>
        </w:trPr>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16A165C4" w14:textId="77777777" w:rsidR="008242AD" w:rsidRPr="008242AD" w:rsidRDefault="008242AD" w:rsidP="008242AD">
            <w:pPr>
              <w:rPr>
                <w:b/>
                <w:bCs/>
              </w:rPr>
            </w:pPr>
            <w:r w:rsidRPr="008242AD">
              <w:rPr>
                <w:b/>
                <w:bCs/>
              </w:rPr>
              <w:lastRenderedPageBreak/>
              <w:t>Equation 1: Bank supervision</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48C9BFA2" w14:textId="77777777" w:rsidR="008242AD" w:rsidRPr="008242AD" w:rsidRDefault="008242AD" w:rsidP="008242AD">
            <w:pPr>
              <w:rPr>
                <w:b/>
                <w:bCs/>
              </w:rPr>
            </w:pPr>
            <w:r w:rsidRPr="008242AD">
              <w:rPr>
                <w:b/>
                <w:bCs/>
              </w:rPr>
              <w:t>Equation 2: Borrower compliance</w:t>
            </w:r>
          </w:p>
        </w:tc>
        <w:tc>
          <w:tcPr>
            <w:tcW w:w="0" w:type="auto"/>
            <w:gridSpan w:val="3"/>
            <w:tcBorders>
              <w:bottom w:val="single" w:sz="18" w:space="0" w:color="01324B"/>
              <w:right w:val="single" w:sz="6" w:space="0" w:color="D5D5D5"/>
            </w:tcBorders>
            <w:tcMar>
              <w:top w:w="90" w:type="dxa"/>
              <w:left w:w="90" w:type="dxa"/>
              <w:bottom w:w="90" w:type="dxa"/>
              <w:right w:w="90" w:type="dxa"/>
            </w:tcMar>
            <w:hideMark/>
          </w:tcPr>
          <w:p w14:paraId="7EC982DD" w14:textId="77777777" w:rsidR="008242AD" w:rsidRPr="008242AD" w:rsidRDefault="008242AD" w:rsidP="008242AD">
            <w:pPr>
              <w:rPr>
                <w:b/>
                <w:bCs/>
              </w:rPr>
            </w:pPr>
            <w:r w:rsidRPr="008242AD">
              <w:rPr>
                <w:b/>
                <w:bCs/>
              </w:rPr>
              <w:t>Equation 3: Outcome</w:t>
            </w:r>
          </w:p>
        </w:tc>
      </w:tr>
      <w:tr w:rsidR="008242AD" w:rsidRPr="008242AD" w14:paraId="6AEF8D46" w14:textId="77777777">
        <w:trPr>
          <w:tblHeader/>
        </w:trPr>
        <w:tc>
          <w:tcPr>
            <w:tcW w:w="0" w:type="auto"/>
            <w:tcBorders>
              <w:bottom w:val="single" w:sz="18" w:space="0" w:color="01324B"/>
              <w:right w:val="single" w:sz="6" w:space="0" w:color="D5D5D5"/>
            </w:tcBorders>
            <w:tcMar>
              <w:top w:w="90" w:type="dxa"/>
              <w:left w:w="90" w:type="dxa"/>
              <w:bottom w:w="90" w:type="dxa"/>
              <w:right w:w="90" w:type="dxa"/>
            </w:tcMar>
            <w:hideMark/>
          </w:tcPr>
          <w:p w14:paraId="214F1320"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719D83B2"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42D23209"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c>
          <w:tcPr>
            <w:tcW w:w="0" w:type="auto"/>
            <w:tcBorders>
              <w:bottom w:val="single" w:sz="18" w:space="0" w:color="01324B"/>
              <w:right w:val="single" w:sz="6" w:space="0" w:color="D5D5D5"/>
            </w:tcBorders>
            <w:tcMar>
              <w:top w:w="90" w:type="dxa"/>
              <w:left w:w="90" w:type="dxa"/>
              <w:bottom w:w="90" w:type="dxa"/>
              <w:right w:w="90" w:type="dxa"/>
            </w:tcMar>
            <w:hideMark/>
          </w:tcPr>
          <w:p w14:paraId="14D64C2D"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7C352A11"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1E9BD892"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c>
          <w:tcPr>
            <w:tcW w:w="0" w:type="auto"/>
            <w:tcBorders>
              <w:bottom w:val="single" w:sz="18" w:space="0" w:color="01324B"/>
              <w:right w:val="single" w:sz="6" w:space="0" w:color="D5D5D5"/>
            </w:tcBorders>
            <w:tcMar>
              <w:top w:w="90" w:type="dxa"/>
              <w:left w:w="90" w:type="dxa"/>
              <w:bottom w:w="90" w:type="dxa"/>
              <w:right w:w="90" w:type="dxa"/>
            </w:tcMar>
            <w:hideMark/>
          </w:tcPr>
          <w:p w14:paraId="5BD01F65" w14:textId="77777777" w:rsidR="008242AD" w:rsidRPr="008242AD" w:rsidRDefault="008242AD" w:rsidP="008242AD">
            <w:pPr>
              <w:rPr>
                <w:b/>
                <w:bCs/>
              </w:rPr>
            </w:pPr>
            <w:r w:rsidRPr="008242AD">
              <w:rPr>
                <w:b/>
                <w:bCs/>
              </w:rPr>
              <w:t>Variable</w:t>
            </w:r>
          </w:p>
        </w:tc>
        <w:tc>
          <w:tcPr>
            <w:tcW w:w="0" w:type="auto"/>
            <w:tcBorders>
              <w:bottom w:val="single" w:sz="18" w:space="0" w:color="01324B"/>
              <w:right w:val="single" w:sz="6" w:space="0" w:color="D5D5D5"/>
            </w:tcBorders>
            <w:tcMar>
              <w:top w:w="90" w:type="dxa"/>
              <w:left w:w="90" w:type="dxa"/>
              <w:bottom w:w="90" w:type="dxa"/>
              <w:right w:w="90" w:type="dxa"/>
            </w:tcMar>
            <w:hideMark/>
          </w:tcPr>
          <w:p w14:paraId="5A515509" w14:textId="77777777" w:rsidR="008242AD" w:rsidRPr="008242AD" w:rsidRDefault="008242AD" w:rsidP="008242AD">
            <w:pPr>
              <w:rPr>
                <w:b/>
                <w:bCs/>
              </w:rPr>
            </w:pPr>
            <w:r w:rsidRPr="008242AD">
              <w:rPr>
                <w:b/>
                <w:bCs/>
              </w:rPr>
              <w:t>Coefficient</w:t>
            </w:r>
          </w:p>
        </w:tc>
        <w:tc>
          <w:tcPr>
            <w:tcW w:w="0" w:type="auto"/>
            <w:tcBorders>
              <w:bottom w:val="single" w:sz="18" w:space="0" w:color="01324B"/>
              <w:right w:val="single" w:sz="6" w:space="0" w:color="D5D5D5"/>
            </w:tcBorders>
            <w:tcMar>
              <w:top w:w="90" w:type="dxa"/>
              <w:left w:w="90" w:type="dxa"/>
              <w:bottom w:w="90" w:type="dxa"/>
              <w:right w:w="90" w:type="dxa"/>
            </w:tcMar>
            <w:hideMark/>
          </w:tcPr>
          <w:p w14:paraId="7D3810F5" w14:textId="77777777" w:rsidR="008242AD" w:rsidRPr="008242AD" w:rsidRDefault="008242AD" w:rsidP="008242AD">
            <w:pPr>
              <w:rPr>
                <w:b/>
                <w:bCs/>
              </w:rPr>
            </w:pPr>
            <w:r w:rsidRPr="008242AD">
              <w:rPr>
                <w:b/>
                <w:bCs/>
              </w:rPr>
              <w:t xml:space="preserve">(Std. </w:t>
            </w:r>
            <w:proofErr w:type="gramStart"/>
            <w:r w:rsidRPr="008242AD">
              <w:rPr>
                <w:b/>
                <w:bCs/>
              </w:rPr>
              <w:t>err</w:t>
            </w:r>
            <w:proofErr w:type="gramEnd"/>
            <w:r w:rsidRPr="008242AD">
              <w:rPr>
                <w:b/>
                <w:bCs/>
              </w:rPr>
              <w:t>.)</w:t>
            </w:r>
          </w:p>
        </w:tc>
      </w:tr>
      <w:tr w:rsidR="008242AD" w:rsidRPr="008242AD" w14:paraId="55444D7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30BA374" w14:textId="77777777" w:rsidR="008242AD" w:rsidRPr="008242AD" w:rsidRDefault="008242AD" w:rsidP="008242AD">
            <w:r w:rsidRPr="008242AD">
              <w:t>Quality at entry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8A57B4" w14:textId="77777777" w:rsidR="008242AD" w:rsidRPr="008242AD" w:rsidRDefault="008242AD" w:rsidP="008242AD">
            <w:r w:rsidRPr="008242AD">
              <w:t>0.459***</w:t>
            </w:r>
          </w:p>
        </w:tc>
        <w:tc>
          <w:tcPr>
            <w:tcW w:w="0" w:type="auto"/>
            <w:tcBorders>
              <w:bottom w:val="single" w:sz="12" w:space="0" w:color="DADADA"/>
              <w:right w:val="single" w:sz="6" w:space="0" w:color="D5D5D5"/>
            </w:tcBorders>
            <w:tcMar>
              <w:top w:w="90" w:type="dxa"/>
              <w:left w:w="90" w:type="dxa"/>
              <w:bottom w:w="90" w:type="dxa"/>
              <w:right w:w="90" w:type="dxa"/>
            </w:tcMar>
            <w:hideMark/>
          </w:tcPr>
          <w:p w14:paraId="065387F0" w14:textId="77777777" w:rsidR="008242AD" w:rsidRPr="008242AD" w:rsidRDefault="008242AD" w:rsidP="008242AD">
            <w:r w:rsidRPr="008242AD">
              <w:t>(0.067)</w:t>
            </w:r>
          </w:p>
        </w:tc>
        <w:tc>
          <w:tcPr>
            <w:tcW w:w="0" w:type="auto"/>
            <w:tcBorders>
              <w:bottom w:val="single" w:sz="12" w:space="0" w:color="DADADA"/>
              <w:right w:val="single" w:sz="6" w:space="0" w:color="D5D5D5"/>
            </w:tcBorders>
            <w:tcMar>
              <w:top w:w="90" w:type="dxa"/>
              <w:left w:w="90" w:type="dxa"/>
              <w:bottom w:w="90" w:type="dxa"/>
              <w:right w:w="90" w:type="dxa"/>
            </w:tcMar>
            <w:hideMark/>
          </w:tcPr>
          <w:p w14:paraId="4D92A9D3" w14:textId="77777777" w:rsidR="008242AD" w:rsidRPr="008242AD" w:rsidRDefault="008242AD" w:rsidP="008242AD">
            <w:r w:rsidRPr="008242AD">
              <w:t>Bank supervision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0E89E0DE" w14:textId="77777777" w:rsidR="008242AD" w:rsidRPr="008242AD" w:rsidRDefault="008242AD" w:rsidP="008242AD">
            <w:r w:rsidRPr="008242AD">
              <w:t>0.171*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A8456A0" w14:textId="77777777" w:rsidR="008242AD" w:rsidRPr="008242AD" w:rsidRDefault="008242AD" w:rsidP="008242AD">
            <w:r w:rsidRPr="008242AD">
              <w:t>(0.092)</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FC17E3" w14:textId="77777777" w:rsidR="008242AD" w:rsidRPr="008242AD" w:rsidRDefault="008242AD" w:rsidP="008242AD">
            <w:r w:rsidRPr="008242AD">
              <w:t>Bank supervision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5F2D182F" w14:textId="77777777" w:rsidR="008242AD" w:rsidRPr="008242AD" w:rsidRDefault="008242AD" w:rsidP="008242AD">
            <w:r w:rsidRPr="008242AD">
              <w:t>0.148**</w:t>
            </w:r>
          </w:p>
        </w:tc>
        <w:tc>
          <w:tcPr>
            <w:tcW w:w="0" w:type="auto"/>
            <w:tcBorders>
              <w:bottom w:val="single" w:sz="12" w:space="0" w:color="DADADA"/>
              <w:right w:val="single" w:sz="6" w:space="0" w:color="D5D5D5"/>
            </w:tcBorders>
            <w:tcMar>
              <w:top w:w="90" w:type="dxa"/>
              <w:left w:w="90" w:type="dxa"/>
              <w:bottom w:w="90" w:type="dxa"/>
              <w:right w:w="90" w:type="dxa"/>
            </w:tcMar>
            <w:hideMark/>
          </w:tcPr>
          <w:p w14:paraId="6005B02B" w14:textId="77777777" w:rsidR="008242AD" w:rsidRPr="008242AD" w:rsidRDefault="008242AD" w:rsidP="008242AD">
            <w:r w:rsidRPr="008242AD">
              <w:t>(0.069)</w:t>
            </w:r>
          </w:p>
        </w:tc>
      </w:tr>
      <w:tr w:rsidR="008242AD" w:rsidRPr="008242AD" w14:paraId="4AAA64B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85BD080" w14:textId="77777777" w:rsidR="008242AD" w:rsidRPr="008242AD" w:rsidRDefault="008242AD" w:rsidP="008242AD">
            <w:r w:rsidRPr="008242AD">
              <w:t>Left</w:t>
            </w:r>
          </w:p>
        </w:tc>
        <w:tc>
          <w:tcPr>
            <w:tcW w:w="0" w:type="auto"/>
            <w:tcBorders>
              <w:bottom w:val="single" w:sz="12" w:space="0" w:color="DADADA"/>
              <w:right w:val="single" w:sz="6" w:space="0" w:color="D5D5D5"/>
            </w:tcBorders>
            <w:tcMar>
              <w:top w:w="90" w:type="dxa"/>
              <w:left w:w="90" w:type="dxa"/>
              <w:bottom w:w="90" w:type="dxa"/>
              <w:right w:w="90" w:type="dxa"/>
            </w:tcMar>
            <w:hideMark/>
          </w:tcPr>
          <w:p w14:paraId="355AA048" w14:textId="77777777" w:rsidR="008242AD" w:rsidRPr="008242AD" w:rsidRDefault="008242AD" w:rsidP="008242AD">
            <w:r w:rsidRPr="008242AD">
              <w:t>−0.016</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C3C591" w14:textId="77777777" w:rsidR="008242AD" w:rsidRPr="008242AD" w:rsidRDefault="008242AD" w:rsidP="008242AD">
            <w:r w:rsidRPr="008242AD">
              <w:t>(0.190)</w:t>
            </w:r>
          </w:p>
        </w:tc>
        <w:tc>
          <w:tcPr>
            <w:tcW w:w="0" w:type="auto"/>
            <w:tcBorders>
              <w:bottom w:val="single" w:sz="12" w:space="0" w:color="DADADA"/>
              <w:right w:val="single" w:sz="6" w:space="0" w:color="D5D5D5"/>
            </w:tcBorders>
            <w:tcMar>
              <w:top w:w="90" w:type="dxa"/>
              <w:left w:w="90" w:type="dxa"/>
              <w:bottom w:w="90" w:type="dxa"/>
              <w:right w:w="90" w:type="dxa"/>
            </w:tcMar>
            <w:hideMark/>
          </w:tcPr>
          <w:p w14:paraId="217F3C98" w14:textId="77777777" w:rsidR="008242AD" w:rsidRPr="008242AD" w:rsidRDefault="008242AD" w:rsidP="008242AD">
            <w:r w:rsidRPr="008242AD">
              <w:t>Quality at entry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4462DF" w14:textId="77777777" w:rsidR="008242AD" w:rsidRPr="008242AD" w:rsidRDefault="008242AD" w:rsidP="008242AD">
            <w:r w:rsidRPr="008242AD">
              <w:t>0.375***</w:t>
            </w:r>
          </w:p>
        </w:tc>
        <w:tc>
          <w:tcPr>
            <w:tcW w:w="0" w:type="auto"/>
            <w:tcBorders>
              <w:bottom w:val="single" w:sz="12" w:space="0" w:color="DADADA"/>
              <w:right w:val="single" w:sz="6" w:space="0" w:color="D5D5D5"/>
            </w:tcBorders>
            <w:tcMar>
              <w:top w:w="90" w:type="dxa"/>
              <w:left w:w="90" w:type="dxa"/>
              <w:bottom w:w="90" w:type="dxa"/>
              <w:right w:w="90" w:type="dxa"/>
            </w:tcMar>
            <w:hideMark/>
          </w:tcPr>
          <w:p w14:paraId="3F91BBB6" w14:textId="77777777" w:rsidR="008242AD" w:rsidRPr="008242AD" w:rsidRDefault="008242AD" w:rsidP="008242AD">
            <w:r w:rsidRPr="008242AD">
              <w:t>(0.086)</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DAFF85" w14:textId="77777777" w:rsidR="008242AD" w:rsidRPr="008242AD" w:rsidRDefault="008242AD" w:rsidP="008242AD">
            <w:r w:rsidRPr="008242AD">
              <w:t>Borrower compliance</w:t>
            </w:r>
          </w:p>
        </w:tc>
        <w:tc>
          <w:tcPr>
            <w:tcW w:w="0" w:type="auto"/>
            <w:tcBorders>
              <w:bottom w:val="single" w:sz="12" w:space="0" w:color="DADADA"/>
              <w:right w:val="single" w:sz="6" w:space="0" w:color="D5D5D5"/>
            </w:tcBorders>
            <w:tcMar>
              <w:top w:w="90" w:type="dxa"/>
              <w:left w:w="90" w:type="dxa"/>
              <w:bottom w:w="90" w:type="dxa"/>
              <w:right w:w="90" w:type="dxa"/>
            </w:tcMar>
            <w:hideMark/>
          </w:tcPr>
          <w:p w14:paraId="70897950" w14:textId="77777777" w:rsidR="008242AD" w:rsidRPr="008242AD" w:rsidRDefault="008242AD" w:rsidP="008242AD">
            <w:r w:rsidRPr="008242AD">
              <w:t>0.323***</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FFF6C2" w14:textId="77777777" w:rsidR="008242AD" w:rsidRPr="008242AD" w:rsidRDefault="008242AD" w:rsidP="008242AD">
            <w:r w:rsidRPr="008242AD">
              <w:t>(0.061)</w:t>
            </w:r>
          </w:p>
        </w:tc>
      </w:tr>
      <w:tr w:rsidR="008242AD" w:rsidRPr="008242AD" w14:paraId="571F4E20"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5E5A994"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6A74CFC" w14:textId="77777777" w:rsidR="008242AD" w:rsidRPr="008242AD" w:rsidRDefault="008242AD" w:rsidP="008242AD">
            <w:r w:rsidRPr="008242AD">
              <w:t>0.041*</w:t>
            </w:r>
          </w:p>
        </w:tc>
        <w:tc>
          <w:tcPr>
            <w:tcW w:w="0" w:type="auto"/>
            <w:tcBorders>
              <w:bottom w:val="single" w:sz="12" w:space="0" w:color="DADADA"/>
              <w:right w:val="single" w:sz="6" w:space="0" w:color="D5D5D5"/>
            </w:tcBorders>
            <w:tcMar>
              <w:top w:w="90" w:type="dxa"/>
              <w:left w:w="90" w:type="dxa"/>
              <w:bottom w:w="90" w:type="dxa"/>
              <w:right w:w="90" w:type="dxa"/>
            </w:tcMar>
            <w:hideMark/>
          </w:tcPr>
          <w:p w14:paraId="6B413E8E" w14:textId="77777777" w:rsidR="008242AD" w:rsidRPr="008242AD" w:rsidRDefault="008242AD" w:rsidP="008242AD">
            <w:r w:rsidRPr="008242AD">
              <w:t>(0.022)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109B3B7" w14:textId="77777777" w:rsidR="008242AD" w:rsidRPr="008242AD" w:rsidRDefault="008242AD" w:rsidP="008242AD">
            <w:r w:rsidRPr="008242AD">
              <w:t>Left</w:t>
            </w:r>
          </w:p>
        </w:tc>
        <w:tc>
          <w:tcPr>
            <w:tcW w:w="0" w:type="auto"/>
            <w:tcBorders>
              <w:bottom w:val="single" w:sz="12" w:space="0" w:color="DADADA"/>
              <w:right w:val="single" w:sz="6" w:space="0" w:color="D5D5D5"/>
            </w:tcBorders>
            <w:tcMar>
              <w:top w:w="90" w:type="dxa"/>
              <w:left w:w="90" w:type="dxa"/>
              <w:bottom w:w="90" w:type="dxa"/>
              <w:right w:w="90" w:type="dxa"/>
            </w:tcMar>
            <w:hideMark/>
          </w:tcPr>
          <w:p w14:paraId="2C403D23" w14:textId="77777777" w:rsidR="008242AD" w:rsidRPr="008242AD" w:rsidRDefault="008242AD" w:rsidP="008242AD">
            <w:r w:rsidRPr="008242AD">
              <w:t>0.317</w:t>
            </w:r>
          </w:p>
        </w:tc>
        <w:tc>
          <w:tcPr>
            <w:tcW w:w="0" w:type="auto"/>
            <w:tcBorders>
              <w:bottom w:val="single" w:sz="12" w:space="0" w:color="DADADA"/>
              <w:right w:val="single" w:sz="6" w:space="0" w:color="D5D5D5"/>
            </w:tcBorders>
            <w:tcMar>
              <w:top w:w="90" w:type="dxa"/>
              <w:left w:w="90" w:type="dxa"/>
              <w:bottom w:w="90" w:type="dxa"/>
              <w:right w:w="90" w:type="dxa"/>
            </w:tcMar>
            <w:hideMark/>
          </w:tcPr>
          <w:p w14:paraId="37763065" w14:textId="77777777" w:rsidR="008242AD" w:rsidRPr="008242AD" w:rsidRDefault="008242AD" w:rsidP="008242AD">
            <w:r w:rsidRPr="008242AD">
              <w:t>(0.212)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C2B73DF" w14:textId="77777777" w:rsidR="008242AD" w:rsidRPr="008242AD" w:rsidRDefault="008242AD" w:rsidP="008242AD">
            <w:r w:rsidRPr="008242AD">
              <w:t>Quality at entry</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092268" w14:textId="77777777" w:rsidR="008242AD" w:rsidRPr="008242AD" w:rsidRDefault="008242AD" w:rsidP="008242AD">
            <w:r w:rsidRPr="008242AD">
              <w:t>0.365***</w:t>
            </w:r>
          </w:p>
        </w:tc>
        <w:tc>
          <w:tcPr>
            <w:tcW w:w="0" w:type="auto"/>
            <w:tcBorders>
              <w:bottom w:val="single" w:sz="12" w:space="0" w:color="DADADA"/>
              <w:right w:val="single" w:sz="6" w:space="0" w:color="D5D5D5"/>
            </w:tcBorders>
            <w:tcMar>
              <w:top w:w="90" w:type="dxa"/>
              <w:left w:w="90" w:type="dxa"/>
              <w:bottom w:w="90" w:type="dxa"/>
              <w:right w:w="90" w:type="dxa"/>
            </w:tcMar>
            <w:hideMark/>
          </w:tcPr>
          <w:p w14:paraId="0B79B4F2" w14:textId="77777777" w:rsidR="008242AD" w:rsidRPr="008242AD" w:rsidRDefault="008242AD" w:rsidP="008242AD">
            <w:r w:rsidRPr="008242AD">
              <w:t>(0.068)</w:t>
            </w:r>
          </w:p>
        </w:tc>
      </w:tr>
      <w:tr w:rsidR="008242AD" w:rsidRPr="008242AD" w14:paraId="0124E883"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70513E3"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48D8EBBE" w14:textId="77777777" w:rsidR="008242AD" w:rsidRPr="008242AD" w:rsidRDefault="008242AD" w:rsidP="008242AD">
            <w:r w:rsidRPr="008242AD">
              <w:t>0.012</w:t>
            </w:r>
          </w:p>
        </w:tc>
        <w:tc>
          <w:tcPr>
            <w:tcW w:w="0" w:type="auto"/>
            <w:tcBorders>
              <w:bottom w:val="single" w:sz="12" w:space="0" w:color="DADADA"/>
              <w:right w:val="single" w:sz="6" w:space="0" w:color="D5D5D5"/>
            </w:tcBorders>
            <w:tcMar>
              <w:top w:w="90" w:type="dxa"/>
              <w:left w:w="90" w:type="dxa"/>
              <w:bottom w:w="90" w:type="dxa"/>
              <w:right w:w="90" w:type="dxa"/>
            </w:tcMar>
            <w:hideMark/>
          </w:tcPr>
          <w:p w14:paraId="44D8B0AA" w14:textId="77777777" w:rsidR="008242AD" w:rsidRPr="008242AD" w:rsidRDefault="008242AD" w:rsidP="008242AD">
            <w:r w:rsidRPr="008242AD">
              <w:t>(0.018)</w:t>
            </w:r>
          </w:p>
        </w:tc>
        <w:tc>
          <w:tcPr>
            <w:tcW w:w="0" w:type="auto"/>
            <w:tcBorders>
              <w:bottom w:val="single" w:sz="12" w:space="0" w:color="DADADA"/>
              <w:right w:val="single" w:sz="6" w:space="0" w:color="D5D5D5"/>
            </w:tcBorders>
            <w:tcMar>
              <w:top w:w="90" w:type="dxa"/>
              <w:left w:w="90" w:type="dxa"/>
              <w:bottom w:w="90" w:type="dxa"/>
              <w:right w:w="90" w:type="dxa"/>
            </w:tcMar>
            <w:hideMark/>
          </w:tcPr>
          <w:p w14:paraId="47FE3F07"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C4BE24" w14:textId="77777777" w:rsidR="008242AD" w:rsidRPr="008242AD" w:rsidRDefault="008242AD" w:rsidP="008242AD">
            <w:r w:rsidRPr="008242AD">
              <w:t>0.055**</w:t>
            </w:r>
          </w:p>
        </w:tc>
        <w:tc>
          <w:tcPr>
            <w:tcW w:w="0" w:type="auto"/>
            <w:tcBorders>
              <w:bottom w:val="single" w:sz="12" w:space="0" w:color="DADADA"/>
              <w:right w:val="single" w:sz="6" w:space="0" w:color="D5D5D5"/>
            </w:tcBorders>
            <w:tcMar>
              <w:top w:w="90" w:type="dxa"/>
              <w:left w:w="90" w:type="dxa"/>
              <w:bottom w:w="90" w:type="dxa"/>
              <w:right w:w="90" w:type="dxa"/>
            </w:tcMar>
            <w:hideMark/>
          </w:tcPr>
          <w:p w14:paraId="39BF59AC" w14:textId="77777777" w:rsidR="008242AD" w:rsidRPr="008242AD" w:rsidRDefault="008242AD" w:rsidP="008242AD">
            <w:r w:rsidRPr="008242AD">
              <w:t>(0.025)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CDFF937" w14:textId="77777777" w:rsidR="008242AD" w:rsidRPr="008242AD" w:rsidRDefault="008242AD" w:rsidP="008242AD">
            <w:r w:rsidRPr="008242AD">
              <w:t>Left</w:t>
            </w:r>
          </w:p>
        </w:tc>
        <w:tc>
          <w:tcPr>
            <w:tcW w:w="0" w:type="auto"/>
            <w:tcBorders>
              <w:bottom w:val="single" w:sz="12" w:space="0" w:color="DADADA"/>
              <w:right w:val="single" w:sz="6" w:space="0" w:color="D5D5D5"/>
            </w:tcBorders>
            <w:tcMar>
              <w:top w:w="90" w:type="dxa"/>
              <w:left w:w="90" w:type="dxa"/>
              <w:bottom w:w="90" w:type="dxa"/>
              <w:right w:w="90" w:type="dxa"/>
            </w:tcMar>
            <w:hideMark/>
          </w:tcPr>
          <w:p w14:paraId="3768BC1A" w14:textId="77777777" w:rsidR="008242AD" w:rsidRPr="008242AD" w:rsidRDefault="008242AD" w:rsidP="008242AD">
            <w:r w:rsidRPr="008242AD">
              <w:t>−0.147</w:t>
            </w:r>
          </w:p>
        </w:tc>
        <w:tc>
          <w:tcPr>
            <w:tcW w:w="0" w:type="auto"/>
            <w:tcBorders>
              <w:bottom w:val="single" w:sz="12" w:space="0" w:color="DADADA"/>
              <w:right w:val="single" w:sz="6" w:space="0" w:color="D5D5D5"/>
            </w:tcBorders>
            <w:tcMar>
              <w:top w:w="90" w:type="dxa"/>
              <w:left w:w="90" w:type="dxa"/>
              <w:bottom w:w="90" w:type="dxa"/>
              <w:right w:w="90" w:type="dxa"/>
            </w:tcMar>
            <w:hideMark/>
          </w:tcPr>
          <w:p w14:paraId="4804F482" w14:textId="77777777" w:rsidR="008242AD" w:rsidRPr="008242AD" w:rsidRDefault="008242AD" w:rsidP="008242AD">
            <w:r w:rsidRPr="008242AD">
              <w:t>(0.159)</w:t>
            </w:r>
          </w:p>
        </w:tc>
      </w:tr>
      <w:tr w:rsidR="008242AD" w:rsidRPr="008242AD" w14:paraId="1086A031"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7FF88F6D"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7DA33E62" w14:textId="77777777" w:rsidR="008242AD" w:rsidRPr="008242AD" w:rsidRDefault="008242AD" w:rsidP="008242AD">
            <w:r w:rsidRPr="008242AD">
              <w:t>−0.119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9D2FA8" w14:textId="77777777" w:rsidR="008242AD" w:rsidRPr="008242AD" w:rsidRDefault="008242AD" w:rsidP="008242AD">
            <w:r w:rsidRPr="008242AD">
              <w:t>(0.150)</w:t>
            </w:r>
          </w:p>
        </w:tc>
        <w:tc>
          <w:tcPr>
            <w:tcW w:w="0" w:type="auto"/>
            <w:tcBorders>
              <w:bottom w:val="single" w:sz="12" w:space="0" w:color="DADADA"/>
              <w:right w:val="single" w:sz="6" w:space="0" w:color="D5D5D5"/>
            </w:tcBorders>
            <w:tcMar>
              <w:top w:w="90" w:type="dxa"/>
              <w:left w:w="90" w:type="dxa"/>
              <w:bottom w:w="90" w:type="dxa"/>
              <w:right w:w="90" w:type="dxa"/>
            </w:tcMar>
            <w:hideMark/>
          </w:tcPr>
          <w:p w14:paraId="7B3A3C2F"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0423D688" w14:textId="77777777" w:rsidR="008242AD" w:rsidRPr="008242AD" w:rsidRDefault="008242AD" w:rsidP="008242AD">
            <w:r w:rsidRPr="008242AD">
              <w:t>−0.012</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E9D1D5" w14:textId="77777777" w:rsidR="008242AD" w:rsidRPr="008242AD" w:rsidRDefault="008242AD" w:rsidP="008242AD">
            <w:r w:rsidRPr="008242AD">
              <w:t>(0.020)</w:t>
            </w:r>
          </w:p>
        </w:tc>
        <w:tc>
          <w:tcPr>
            <w:tcW w:w="0" w:type="auto"/>
            <w:tcBorders>
              <w:bottom w:val="single" w:sz="12" w:space="0" w:color="DADADA"/>
              <w:right w:val="single" w:sz="6" w:space="0" w:color="D5D5D5"/>
            </w:tcBorders>
            <w:tcMar>
              <w:top w:w="90" w:type="dxa"/>
              <w:left w:w="90" w:type="dxa"/>
              <w:bottom w:w="90" w:type="dxa"/>
              <w:right w:w="90" w:type="dxa"/>
            </w:tcMar>
            <w:hideMark/>
          </w:tcPr>
          <w:p w14:paraId="3E23BB96" w14:textId="77777777" w:rsidR="008242AD" w:rsidRPr="008242AD" w:rsidRDefault="008242AD" w:rsidP="008242AD">
            <w:r w:rsidRPr="008242AD">
              <w:t>Growth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BE02FD9" w14:textId="77777777" w:rsidR="008242AD" w:rsidRPr="008242AD" w:rsidRDefault="008242AD" w:rsidP="008242AD">
            <w:r w:rsidRPr="008242AD">
              <w:t>0.052***</w:t>
            </w:r>
          </w:p>
        </w:tc>
        <w:tc>
          <w:tcPr>
            <w:tcW w:w="0" w:type="auto"/>
            <w:tcBorders>
              <w:bottom w:val="single" w:sz="12" w:space="0" w:color="DADADA"/>
              <w:right w:val="single" w:sz="6" w:space="0" w:color="D5D5D5"/>
            </w:tcBorders>
            <w:tcMar>
              <w:top w:w="90" w:type="dxa"/>
              <w:left w:w="90" w:type="dxa"/>
              <w:bottom w:w="90" w:type="dxa"/>
              <w:right w:w="90" w:type="dxa"/>
            </w:tcMar>
            <w:hideMark/>
          </w:tcPr>
          <w:p w14:paraId="6298872C" w14:textId="77777777" w:rsidR="008242AD" w:rsidRPr="008242AD" w:rsidRDefault="008242AD" w:rsidP="008242AD">
            <w:r w:rsidRPr="008242AD">
              <w:t>(0.019)</w:t>
            </w:r>
          </w:p>
        </w:tc>
      </w:tr>
      <w:tr w:rsidR="008242AD" w:rsidRPr="008242AD" w14:paraId="053CE148"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17BC3F49"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2BD491F0" w14:textId="77777777" w:rsidR="008242AD" w:rsidRPr="008242AD" w:rsidRDefault="008242AD" w:rsidP="008242AD">
            <w:r w:rsidRPr="008242AD">
              <w:t>0.203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14EF636E" w14:textId="77777777" w:rsidR="008242AD" w:rsidRPr="008242AD" w:rsidRDefault="008242AD" w:rsidP="008242AD">
            <w:r w:rsidRPr="008242AD">
              <w:t>(0.309)</w:t>
            </w:r>
          </w:p>
        </w:tc>
        <w:tc>
          <w:tcPr>
            <w:tcW w:w="0" w:type="auto"/>
            <w:tcBorders>
              <w:bottom w:val="single" w:sz="12" w:space="0" w:color="DADADA"/>
              <w:right w:val="single" w:sz="6" w:space="0" w:color="D5D5D5"/>
            </w:tcBorders>
            <w:tcMar>
              <w:top w:w="90" w:type="dxa"/>
              <w:left w:w="90" w:type="dxa"/>
              <w:bottom w:w="90" w:type="dxa"/>
              <w:right w:w="90" w:type="dxa"/>
            </w:tcMar>
            <w:hideMark/>
          </w:tcPr>
          <w:p w14:paraId="3EC63220"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547DD42F" w14:textId="77777777" w:rsidR="008242AD" w:rsidRPr="008242AD" w:rsidRDefault="008242AD" w:rsidP="008242AD">
            <w:r w:rsidRPr="008242AD">
              <w:t>−0.254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A41F1C0" w14:textId="77777777" w:rsidR="008242AD" w:rsidRPr="008242AD" w:rsidRDefault="008242AD" w:rsidP="008242AD">
            <w:r w:rsidRPr="008242AD">
              <w:t>(0.167)</w:t>
            </w:r>
          </w:p>
        </w:tc>
        <w:tc>
          <w:tcPr>
            <w:tcW w:w="0" w:type="auto"/>
            <w:tcBorders>
              <w:bottom w:val="single" w:sz="12" w:space="0" w:color="DADADA"/>
              <w:right w:val="single" w:sz="6" w:space="0" w:color="D5D5D5"/>
            </w:tcBorders>
            <w:tcMar>
              <w:top w:w="90" w:type="dxa"/>
              <w:left w:w="90" w:type="dxa"/>
              <w:bottom w:w="90" w:type="dxa"/>
              <w:right w:w="90" w:type="dxa"/>
            </w:tcMar>
            <w:hideMark/>
          </w:tcPr>
          <w:p w14:paraId="4EE45B6B" w14:textId="77777777" w:rsidR="008242AD" w:rsidRPr="008242AD" w:rsidRDefault="008242AD" w:rsidP="008242AD">
            <w:r w:rsidRPr="008242AD">
              <w:t>Year</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93FDB3" w14:textId="77777777" w:rsidR="008242AD" w:rsidRPr="008242AD" w:rsidRDefault="008242AD" w:rsidP="008242AD">
            <w:r w:rsidRPr="008242AD">
              <w:t>−0.033**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2D789019" w14:textId="77777777" w:rsidR="008242AD" w:rsidRPr="008242AD" w:rsidRDefault="008242AD" w:rsidP="008242AD">
            <w:r w:rsidRPr="008242AD">
              <w:t>(0.015)</w:t>
            </w:r>
          </w:p>
        </w:tc>
      </w:tr>
      <w:tr w:rsidR="008242AD" w:rsidRPr="008242AD" w14:paraId="356440F4"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B9B449A"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A37952" w14:textId="77777777" w:rsidR="008242AD" w:rsidRPr="008242AD" w:rsidRDefault="008242AD" w:rsidP="008242AD">
            <w:r w:rsidRPr="008242AD">
              <w:t>0.044*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40723387" w14:textId="77777777" w:rsidR="008242AD" w:rsidRPr="008242AD" w:rsidRDefault="008242AD" w:rsidP="008242AD">
            <w:r w:rsidRPr="008242AD">
              <w:t>(0.024)</w:t>
            </w:r>
          </w:p>
        </w:tc>
        <w:tc>
          <w:tcPr>
            <w:tcW w:w="0" w:type="auto"/>
            <w:tcBorders>
              <w:bottom w:val="single" w:sz="12" w:space="0" w:color="DADADA"/>
              <w:right w:val="single" w:sz="6" w:space="0" w:color="D5D5D5"/>
            </w:tcBorders>
            <w:tcMar>
              <w:top w:w="90" w:type="dxa"/>
              <w:left w:w="90" w:type="dxa"/>
              <w:bottom w:w="90" w:type="dxa"/>
              <w:right w:w="90" w:type="dxa"/>
            </w:tcMar>
            <w:hideMark/>
          </w:tcPr>
          <w:p w14:paraId="782F9BBB"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55763F08" w14:textId="77777777" w:rsidR="008242AD" w:rsidRPr="008242AD" w:rsidRDefault="008242AD" w:rsidP="008242AD">
            <w:r w:rsidRPr="008242AD">
              <w:t>0.133</w:t>
            </w:r>
          </w:p>
        </w:tc>
        <w:tc>
          <w:tcPr>
            <w:tcW w:w="0" w:type="auto"/>
            <w:tcBorders>
              <w:bottom w:val="single" w:sz="12" w:space="0" w:color="DADADA"/>
              <w:right w:val="single" w:sz="6" w:space="0" w:color="D5D5D5"/>
            </w:tcBorders>
            <w:tcMar>
              <w:top w:w="90" w:type="dxa"/>
              <w:left w:w="90" w:type="dxa"/>
              <w:bottom w:w="90" w:type="dxa"/>
              <w:right w:w="90" w:type="dxa"/>
            </w:tcMar>
            <w:hideMark/>
          </w:tcPr>
          <w:p w14:paraId="345CF78A" w14:textId="77777777" w:rsidR="008242AD" w:rsidRPr="008242AD" w:rsidRDefault="008242AD" w:rsidP="008242AD">
            <w:r w:rsidRPr="008242AD">
              <w:t>(0.344)</w:t>
            </w:r>
          </w:p>
        </w:tc>
        <w:tc>
          <w:tcPr>
            <w:tcW w:w="0" w:type="auto"/>
            <w:tcBorders>
              <w:bottom w:val="single" w:sz="12" w:space="0" w:color="DADADA"/>
              <w:right w:val="single" w:sz="6" w:space="0" w:color="D5D5D5"/>
            </w:tcBorders>
            <w:tcMar>
              <w:top w:w="90" w:type="dxa"/>
              <w:left w:w="90" w:type="dxa"/>
              <w:bottom w:w="90" w:type="dxa"/>
              <w:right w:w="90" w:type="dxa"/>
            </w:tcMar>
            <w:hideMark/>
          </w:tcPr>
          <w:p w14:paraId="6D91369B" w14:textId="77777777" w:rsidR="008242AD" w:rsidRPr="008242AD" w:rsidRDefault="008242AD" w:rsidP="008242AD">
            <w:r w:rsidRPr="008242AD">
              <w:t>Log of loan amount</w:t>
            </w:r>
          </w:p>
        </w:tc>
        <w:tc>
          <w:tcPr>
            <w:tcW w:w="0" w:type="auto"/>
            <w:tcBorders>
              <w:bottom w:val="single" w:sz="12" w:space="0" w:color="DADADA"/>
              <w:right w:val="single" w:sz="6" w:space="0" w:color="D5D5D5"/>
            </w:tcBorders>
            <w:tcMar>
              <w:top w:w="90" w:type="dxa"/>
              <w:left w:w="90" w:type="dxa"/>
              <w:bottom w:w="90" w:type="dxa"/>
              <w:right w:w="90" w:type="dxa"/>
            </w:tcMar>
            <w:hideMark/>
          </w:tcPr>
          <w:p w14:paraId="76E8D177" w14:textId="77777777" w:rsidR="008242AD" w:rsidRPr="008242AD" w:rsidRDefault="008242AD" w:rsidP="008242AD">
            <w:r w:rsidRPr="008242AD">
              <w:t>−0.226*</w:t>
            </w:r>
          </w:p>
        </w:tc>
        <w:tc>
          <w:tcPr>
            <w:tcW w:w="0" w:type="auto"/>
            <w:tcBorders>
              <w:bottom w:val="single" w:sz="12" w:space="0" w:color="DADADA"/>
              <w:right w:val="single" w:sz="6" w:space="0" w:color="D5D5D5"/>
            </w:tcBorders>
            <w:tcMar>
              <w:top w:w="90" w:type="dxa"/>
              <w:left w:w="90" w:type="dxa"/>
              <w:bottom w:w="90" w:type="dxa"/>
              <w:right w:w="90" w:type="dxa"/>
            </w:tcMar>
            <w:hideMark/>
          </w:tcPr>
          <w:p w14:paraId="5CB8B77E" w14:textId="77777777" w:rsidR="008242AD" w:rsidRPr="008242AD" w:rsidRDefault="008242AD" w:rsidP="008242AD">
            <w:r w:rsidRPr="008242AD">
              <w:t>(0.125)</w:t>
            </w:r>
          </w:p>
        </w:tc>
      </w:tr>
      <w:tr w:rsidR="008242AD" w:rsidRPr="008242AD" w14:paraId="320D1159"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21CA4DC"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7FED6C0D" w14:textId="77777777" w:rsidR="008242AD" w:rsidRPr="008242AD" w:rsidRDefault="008242AD" w:rsidP="008242AD">
            <w:r w:rsidRPr="008242AD">
              <w:t>0.154</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5730A6" w14:textId="77777777" w:rsidR="008242AD" w:rsidRPr="008242AD" w:rsidRDefault="008242AD" w:rsidP="008242AD">
            <w:r w:rsidRPr="008242AD">
              <w:t>(0.238)</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F228F1"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6619A12E" w14:textId="77777777" w:rsidR="008242AD" w:rsidRPr="008242AD" w:rsidRDefault="008242AD" w:rsidP="008242AD">
            <w:r w:rsidRPr="008242AD">
              <w:t>0.042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04956D4" w14:textId="77777777" w:rsidR="008242AD" w:rsidRPr="008242AD" w:rsidRDefault="008242AD" w:rsidP="008242AD">
            <w:r w:rsidRPr="008242AD">
              <w:t>(0.027)</w:t>
            </w:r>
          </w:p>
        </w:tc>
        <w:tc>
          <w:tcPr>
            <w:tcW w:w="0" w:type="auto"/>
            <w:tcBorders>
              <w:bottom w:val="single" w:sz="12" w:space="0" w:color="DADADA"/>
              <w:right w:val="single" w:sz="6" w:space="0" w:color="D5D5D5"/>
            </w:tcBorders>
            <w:tcMar>
              <w:top w:w="90" w:type="dxa"/>
              <w:left w:w="90" w:type="dxa"/>
              <w:bottom w:w="90" w:type="dxa"/>
              <w:right w:w="90" w:type="dxa"/>
            </w:tcMar>
            <w:hideMark/>
          </w:tcPr>
          <w:p w14:paraId="1894B2D3" w14:textId="77777777" w:rsidR="008242AD" w:rsidRPr="008242AD" w:rsidRDefault="008242AD" w:rsidP="008242AD">
            <w:r w:rsidRPr="008242AD">
              <w:t>Democratic regime</w:t>
            </w:r>
          </w:p>
        </w:tc>
        <w:tc>
          <w:tcPr>
            <w:tcW w:w="0" w:type="auto"/>
            <w:tcBorders>
              <w:bottom w:val="single" w:sz="12" w:space="0" w:color="DADADA"/>
              <w:right w:val="single" w:sz="6" w:space="0" w:color="D5D5D5"/>
            </w:tcBorders>
            <w:tcMar>
              <w:top w:w="90" w:type="dxa"/>
              <w:left w:w="90" w:type="dxa"/>
              <w:bottom w:w="90" w:type="dxa"/>
              <w:right w:w="90" w:type="dxa"/>
            </w:tcMar>
            <w:hideMark/>
          </w:tcPr>
          <w:p w14:paraId="1B9CF7C9" w14:textId="77777777" w:rsidR="008242AD" w:rsidRPr="008242AD" w:rsidRDefault="008242AD" w:rsidP="008242AD">
            <w:r w:rsidRPr="008242AD">
              <w:t>0.184</w:t>
            </w:r>
          </w:p>
        </w:tc>
        <w:tc>
          <w:tcPr>
            <w:tcW w:w="0" w:type="auto"/>
            <w:tcBorders>
              <w:bottom w:val="single" w:sz="12" w:space="0" w:color="DADADA"/>
              <w:right w:val="single" w:sz="6" w:space="0" w:color="D5D5D5"/>
            </w:tcBorders>
            <w:tcMar>
              <w:top w:w="90" w:type="dxa"/>
              <w:left w:w="90" w:type="dxa"/>
              <w:bottom w:w="90" w:type="dxa"/>
              <w:right w:w="90" w:type="dxa"/>
            </w:tcMar>
            <w:hideMark/>
          </w:tcPr>
          <w:p w14:paraId="6FDAA587" w14:textId="77777777" w:rsidR="008242AD" w:rsidRPr="008242AD" w:rsidRDefault="008242AD" w:rsidP="008242AD">
            <w:r w:rsidRPr="008242AD">
              <w:t>(0.257)</w:t>
            </w:r>
          </w:p>
        </w:tc>
      </w:tr>
      <w:tr w:rsidR="008242AD" w:rsidRPr="008242AD" w14:paraId="35880C7F"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A5F4CFD"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194E96" w14:textId="77777777" w:rsidR="008242AD" w:rsidRPr="008242AD" w:rsidRDefault="008242AD" w:rsidP="008242AD">
            <w:r w:rsidRPr="008242AD">
              <w:t>0.138</w:t>
            </w:r>
          </w:p>
        </w:tc>
        <w:tc>
          <w:tcPr>
            <w:tcW w:w="0" w:type="auto"/>
            <w:tcBorders>
              <w:bottom w:val="single" w:sz="12" w:space="0" w:color="DADADA"/>
              <w:right w:val="single" w:sz="6" w:space="0" w:color="D5D5D5"/>
            </w:tcBorders>
            <w:tcMar>
              <w:top w:w="90" w:type="dxa"/>
              <w:left w:w="90" w:type="dxa"/>
              <w:bottom w:w="90" w:type="dxa"/>
              <w:right w:w="90" w:type="dxa"/>
            </w:tcMar>
            <w:hideMark/>
          </w:tcPr>
          <w:p w14:paraId="66E8D809" w14:textId="77777777" w:rsidR="008242AD" w:rsidRPr="008242AD" w:rsidRDefault="008242AD" w:rsidP="008242AD">
            <w:r w:rsidRPr="008242AD">
              <w:t>(0.122)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0DB4C1BE"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6A793BC9" w14:textId="77777777" w:rsidR="008242AD" w:rsidRPr="008242AD" w:rsidRDefault="008242AD" w:rsidP="008242AD">
            <w:r w:rsidRPr="008242AD">
              <w:t>0.303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47F77CD7" w14:textId="77777777" w:rsidR="008242AD" w:rsidRPr="008242AD" w:rsidRDefault="008242AD" w:rsidP="008242AD">
            <w:r w:rsidRPr="008242AD">
              <w:t>(0.266)</w:t>
            </w:r>
          </w:p>
        </w:tc>
        <w:tc>
          <w:tcPr>
            <w:tcW w:w="0" w:type="auto"/>
            <w:tcBorders>
              <w:bottom w:val="single" w:sz="12" w:space="0" w:color="DADADA"/>
              <w:right w:val="single" w:sz="6" w:space="0" w:color="D5D5D5"/>
            </w:tcBorders>
            <w:tcMar>
              <w:top w:w="90" w:type="dxa"/>
              <w:left w:w="90" w:type="dxa"/>
              <w:bottom w:w="90" w:type="dxa"/>
              <w:right w:w="90" w:type="dxa"/>
            </w:tcMar>
            <w:hideMark/>
          </w:tcPr>
          <w:p w14:paraId="7C7D1061" w14:textId="77777777" w:rsidR="008242AD" w:rsidRPr="008242AD" w:rsidRDefault="008242AD" w:rsidP="008242AD">
            <w:r w:rsidRPr="008242AD">
              <w:t>Incumbent tenure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EA55FE" w14:textId="77777777" w:rsidR="008242AD" w:rsidRPr="008242AD" w:rsidRDefault="008242AD" w:rsidP="008242AD">
            <w:r w:rsidRPr="008242AD">
              <w:t>−0.001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CF1DBC0" w14:textId="77777777" w:rsidR="008242AD" w:rsidRPr="008242AD" w:rsidRDefault="008242AD" w:rsidP="008242AD">
            <w:r w:rsidRPr="008242AD">
              <w:t>(0.020)</w:t>
            </w:r>
          </w:p>
        </w:tc>
      </w:tr>
      <w:tr w:rsidR="008242AD" w:rsidRPr="008242AD" w14:paraId="041C89FB"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3F54435F" w14:textId="77777777" w:rsidR="008242AD" w:rsidRPr="008242AD" w:rsidRDefault="008242AD" w:rsidP="008242AD">
            <w:r w:rsidRPr="008242AD">
              <w:t>Voting in line with G7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1EA9682F" w14:textId="77777777" w:rsidR="008242AD" w:rsidRPr="008242AD" w:rsidRDefault="008242AD" w:rsidP="008242AD">
            <w:r w:rsidRPr="008242AD">
              <w:t>−0.885</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0E904A" w14:textId="77777777" w:rsidR="008242AD" w:rsidRPr="008242AD" w:rsidRDefault="008242AD" w:rsidP="008242AD">
            <w:r w:rsidRPr="008242AD">
              <w:t>(0.580)</w:t>
            </w:r>
          </w:p>
        </w:tc>
        <w:tc>
          <w:tcPr>
            <w:tcW w:w="0" w:type="auto"/>
            <w:tcBorders>
              <w:bottom w:val="single" w:sz="12" w:space="0" w:color="DADADA"/>
              <w:right w:val="single" w:sz="6" w:space="0" w:color="D5D5D5"/>
            </w:tcBorders>
            <w:tcMar>
              <w:top w:w="90" w:type="dxa"/>
              <w:left w:w="90" w:type="dxa"/>
              <w:bottom w:w="90" w:type="dxa"/>
              <w:right w:w="90" w:type="dxa"/>
            </w:tcMar>
            <w:hideMark/>
          </w:tcPr>
          <w:p w14:paraId="1DC25016"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4287105E" w14:textId="77777777" w:rsidR="008242AD" w:rsidRPr="008242AD" w:rsidRDefault="008242AD" w:rsidP="008242AD">
            <w:r w:rsidRPr="008242AD">
              <w:t>0.238*</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8BBEB6" w14:textId="77777777" w:rsidR="008242AD" w:rsidRPr="008242AD" w:rsidRDefault="008242AD" w:rsidP="008242AD">
            <w:r w:rsidRPr="008242AD">
              <w:t>(0.137)</w:t>
            </w:r>
          </w:p>
        </w:tc>
        <w:tc>
          <w:tcPr>
            <w:tcW w:w="0" w:type="auto"/>
            <w:tcBorders>
              <w:bottom w:val="single" w:sz="12" w:space="0" w:color="DADADA"/>
              <w:right w:val="single" w:sz="6" w:space="0" w:color="D5D5D5"/>
            </w:tcBorders>
            <w:tcMar>
              <w:top w:w="90" w:type="dxa"/>
              <w:left w:w="90" w:type="dxa"/>
              <w:bottom w:w="90" w:type="dxa"/>
              <w:right w:w="90" w:type="dxa"/>
            </w:tcMar>
            <w:hideMark/>
          </w:tcPr>
          <w:p w14:paraId="562040C8" w14:textId="77777777" w:rsidR="008242AD" w:rsidRPr="008242AD" w:rsidRDefault="008242AD" w:rsidP="008242AD">
            <w:r w:rsidRPr="008242AD">
              <w:t>Log of GDP per capita (PPP)</w:t>
            </w:r>
          </w:p>
        </w:tc>
        <w:tc>
          <w:tcPr>
            <w:tcW w:w="0" w:type="auto"/>
            <w:tcBorders>
              <w:bottom w:val="single" w:sz="12" w:space="0" w:color="DADADA"/>
              <w:right w:val="single" w:sz="6" w:space="0" w:color="D5D5D5"/>
            </w:tcBorders>
            <w:tcMar>
              <w:top w:w="90" w:type="dxa"/>
              <w:left w:w="90" w:type="dxa"/>
              <w:bottom w:w="90" w:type="dxa"/>
              <w:right w:w="90" w:type="dxa"/>
            </w:tcMar>
            <w:hideMark/>
          </w:tcPr>
          <w:p w14:paraId="2E620B61" w14:textId="77777777" w:rsidR="008242AD" w:rsidRPr="008242AD" w:rsidRDefault="008242AD" w:rsidP="008242AD">
            <w:r w:rsidRPr="008242AD">
              <w:t>0.307</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5B5019" w14:textId="77777777" w:rsidR="008242AD" w:rsidRPr="008242AD" w:rsidRDefault="008242AD" w:rsidP="008242AD">
            <w:r w:rsidRPr="008242AD">
              <w:t>(0.199)</w:t>
            </w:r>
          </w:p>
        </w:tc>
      </w:tr>
      <w:tr w:rsidR="008242AD" w:rsidRPr="008242AD" w14:paraId="216596C5"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5E60CD2"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86AC51" w14:textId="77777777" w:rsidR="008242AD" w:rsidRPr="008242AD" w:rsidRDefault="008242AD" w:rsidP="008242AD">
            <w:r w:rsidRPr="008242AD">
              <w:t>−0.228</w:t>
            </w:r>
          </w:p>
        </w:tc>
        <w:tc>
          <w:tcPr>
            <w:tcW w:w="0" w:type="auto"/>
            <w:tcBorders>
              <w:bottom w:val="single" w:sz="12" w:space="0" w:color="DADADA"/>
              <w:right w:val="single" w:sz="6" w:space="0" w:color="D5D5D5"/>
            </w:tcBorders>
            <w:tcMar>
              <w:top w:w="90" w:type="dxa"/>
              <w:left w:w="90" w:type="dxa"/>
              <w:bottom w:w="90" w:type="dxa"/>
              <w:right w:w="90" w:type="dxa"/>
            </w:tcMar>
            <w:hideMark/>
          </w:tcPr>
          <w:p w14:paraId="4A8DA0C0" w14:textId="77777777" w:rsidR="008242AD" w:rsidRPr="008242AD" w:rsidRDefault="008242AD" w:rsidP="008242AD">
            <w:r w:rsidRPr="008242AD">
              <w:t>(0.516)</w:t>
            </w:r>
          </w:p>
        </w:tc>
        <w:tc>
          <w:tcPr>
            <w:tcW w:w="0" w:type="auto"/>
            <w:tcBorders>
              <w:bottom w:val="single" w:sz="12" w:space="0" w:color="DADADA"/>
              <w:right w:val="single" w:sz="6" w:space="0" w:color="D5D5D5"/>
            </w:tcBorders>
            <w:tcMar>
              <w:top w:w="90" w:type="dxa"/>
              <w:left w:w="90" w:type="dxa"/>
              <w:bottom w:w="90" w:type="dxa"/>
              <w:right w:w="90" w:type="dxa"/>
            </w:tcMar>
            <w:hideMark/>
          </w:tcPr>
          <w:p w14:paraId="365CD35F" w14:textId="77777777" w:rsidR="008242AD" w:rsidRPr="008242AD" w:rsidRDefault="008242AD" w:rsidP="008242AD">
            <w:r w:rsidRPr="008242AD">
              <w:t>Voting in line with G7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225B363" w14:textId="77777777" w:rsidR="008242AD" w:rsidRPr="008242AD" w:rsidRDefault="008242AD" w:rsidP="008242AD">
            <w:r w:rsidRPr="008242AD">
              <w:t>0.022</w:t>
            </w:r>
          </w:p>
        </w:tc>
        <w:tc>
          <w:tcPr>
            <w:tcW w:w="0" w:type="auto"/>
            <w:tcBorders>
              <w:bottom w:val="single" w:sz="12" w:space="0" w:color="DADADA"/>
              <w:right w:val="single" w:sz="6" w:space="0" w:color="D5D5D5"/>
            </w:tcBorders>
            <w:tcMar>
              <w:top w:w="90" w:type="dxa"/>
              <w:left w:w="90" w:type="dxa"/>
              <w:bottom w:w="90" w:type="dxa"/>
              <w:right w:w="90" w:type="dxa"/>
            </w:tcMar>
            <w:hideMark/>
          </w:tcPr>
          <w:p w14:paraId="1B5FA892" w14:textId="77777777" w:rsidR="008242AD" w:rsidRPr="008242AD" w:rsidRDefault="008242AD" w:rsidP="008242AD">
            <w:r w:rsidRPr="008242AD">
              <w:t>(0.652)</w:t>
            </w:r>
          </w:p>
        </w:tc>
        <w:tc>
          <w:tcPr>
            <w:tcW w:w="0" w:type="auto"/>
            <w:tcBorders>
              <w:bottom w:val="single" w:sz="12" w:space="0" w:color="DADADA"/>
              <w:right w:val="single" w:sz="6" w:space="0" w:color="D5D5D5"/>
            </w:tcBorders>
            <w:tcMar>
              <w:top w:w="90" w:type="dxa"/>
              <w:left w:w="90" w:type="dxa"/>
              <w:bottom w:w="90" w:type="dxa"/>
              <w:right w:w="90" w:type="dxa"/>
            </w:tcMar>
            <w:hideMark/>
          </w:tcPr>
          <w:p w14:paraId="3FD2A714" w14:textId="77777777" w:rsidR="008242AD" w:rsidRPr="008242AD" w:rsidRDefault="008242AD" w:rsidP="008242AD">
            <w:r w:rsidRPr="008242AD">
              <w:t>Log of population</w:t>
            </w:r>
          </w:p>
        </w:tc>
        <w:tc>
          <w:tcPr>
            <w:tcW w:w="0" w:type="auto"/>
            <w:tcBorders>
              <w:bottom w:val="single" w:sz="12" w:space="0" w:color="DADADA"/>
              <w:right w:val="single" w:sz="6" w:space="0" w:color="D5D5D5"/>
            </w:tcBorders>
            <w:tcMar>
              <w:top w:w="90" w:type="dxa"/>
              <w:left w:w="90" w:type="dxa"/>
              <w:bottom w:w="90" w:type="dxa"/>
              <w:right w:w="90" w:type="dxa"/>
            </w:tcMar>
            <w:hideMark/>
          </w:tcPr>
          <w:p w14:paraId="0F609365" w14:textId="77777777" w:rsidR="008242AD" w:rsidRPr="008242AD" w:rsidRDefault="008242AD" w:rsidP="008242AD">
            <w:r w:rsidRPr="008242AD">
              <w:t>0.077</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03371A" w14:textId="77777777" w:rsidR="008242AD" w:rsidRPr="008242AD" w:rsidRDefault="008242AD" w:rsidP="008242AD">
            <w:r w:rsidRPr="008242AD">
              <w:t>(0.103)</w:t>
            </w:r>
          </w:p>
        </w:tc>
      </w:tr>
      <w:tr w:rsidR="008242AD" w:rsidRPr="008242AD" w14:paraId="547530D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5155D17E" w14:textId="77777777" w:rsidR="008242AD" w:rsidRPr="008242AD" w:rsidRDefault="008242AD" w:rsidP="008242AD">
            <w:r w:rsidRPr="008242AD">
              <w:t>CPIA score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6452A504" w14:textId="77777777" w:rsidR="008242AD" w:rsidRPr="008242AD" w:rsidRDefault="008242AD" w:rsidP="008242AD">
            <w:r w:rsidRPr="008242AD">
              <w:t>−0.360*</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9166EA" w14:textId="77777777" w:rsidR="008242AD" w:rsidRPr="008242AD" w:rsidRDefault="008242AD" w:rsidP="008242AD">
            <w:r w:rsidRPr="008242AD">
              <w:t>(0.214)</w:t>
            </w:r>
          </w:p>
        </w:tc>
        <w:tc>
          <w:tcPr>
            <w:tcW w:w="0" w:type="auto"/>
            <w:tcBorders>
              <w:bottom w:val="single" w:sz="12" w:space="0" w:color="DADADA"/>
              <w:right w:val="single" w:sz="6" w:space="0" w:color="D5D5D5"/>
            </w:tcBorders>
            <w:tcMar>
              <w:top w:w="90" w:type="dxa"/>
              <w:left w:w="90" w:type="dxa"/>
              <w:bottom w:w="90" w:type="dxa"/>
              <w:right w:w="90" w:type="dxa"/>
            </w:tcMar>
            <w:hideMark/>
          </w:tcPr>
          <w:p w14:paraId="5225FE64"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169D24F0" w14:textId="77777777" w:rsidR="008242AD" w:rsidRPr="008242AD" w:rsidRDefault="008242AD" w:rsidP="008242AD">
            <w:r w:rsidRPr="008242AD">
              <w:t>−0.034</w:t>
            </w:r>
          </w:p>
        </w:tc>
        <w:tc>
          <w:tcPr>
            <w:tcW w:w="0" w:type="auto"/>
            <w:tcBorders>
              <w:bottom w:val="single" w:sz="12" w:space="0" w:color="DADADA"/>
              <w:right w:val="single" w:sz="6" w:space="0" w:color="D5D5D5"/>
            </w:tcBorders>
            <w:tcMar>
              <w:top w:w="90" w:type="dxa"/>
              <w:left w:w="90" w:type="dxa"/>
              <w:bottom w:w="90" w:type="dxa"/>
              <w:right w:w="90" w:type="dxa"/>
            </w:tcMar>
            <w:hideMark/>
          </w:tcPr>
          <w:p w14:paraId="259EC02A" w14:textId="77777777" w:rsidR="008242AD" w:rsidRPr="008242AD" w:rsidRDefault="008242AD" w:rsidP="008242AD">
            <w:r w:rsidRPr="008242AD">
              <w:t>(0.575)</w:t>
            </w:r>
          </w:p>
        </w:tc>
        <w:tc>
          <w:tcPr>
            <w:tcW w:w="0" w:type="auto"/>
            <w:tcBorders>
              <w:bottom w:val="single" w:sz="12" w:space="0" w:color="DADADA"/>
              <w:right w:val="single" w:sz="6" w:space="0" w:color="D5D5D5"/>
            </w:tcBorders>
            <w:tcMar>
              <w:top w:w="90" w:type="dxa"/>
              <w:left w:w="90" w:type="dxa"/>
              <w:bottom w:w="90" w:type="dxa"/>
              <w:right w:w="90" w:type="dxa"/>
            </w:tcMar>
            <w:hideMark/>
          </w:tcPr>
          <w:p w14:paraId="563ECED8" w14:textId="77777777" w:rsidR="008242AD" w:rsidRPr="008242AD" w:rsidRDefault="008242AD" w:rsidP="008242AD">
            <w:r w:rsidRPr="008242AD">
              <w:t>Voting in line with G7 t-1</w:t>
            </w:r>
          </w:p>
        </w:tc>
        <w:tc>
          <w:tcPr>
            <w:tcW w:w="0" w:type="auto"/>
            <w:tcBorders>
              <w:bottom w:val="single" w:sz="12" w:space="0" w:color="DADADA"/>
              <w:right w:val="single" w:sz="6" w:space="0" w:color="D5D5D5"/>
            </w:tcBorders>
            <w:tcMar>
              <w:top w:w="90" w:type="dxa"/>
              <w:left w:w="90" w:type="dxa"/>
              <w:bottom w:w="90" w:type="dxa"/>
              <w:right w:w="90" w:type="dxa"/>
            </w:tcMar>
            <w:hideMark/>
          </w:tcPr>
          <w:p w14:paraId="4292082A" w14:textId="77777777" w:rsidR="008242AD" w:rsidRPr="008242AD" w:rsidRDefault="008242AD" w:rsidP="008242AD">
            <w:r w:rsidRPr="008242AD">
              <w:t>−0.446</w:t>
            </w:r>
          </w:p>
        </w:tc>
        <w:tc>
          <w:tcPr>
            <w:tcW w:w="0" w:type="auto"/>
            <w:tcBorders>
              <w:bottom w:val="single" w:sz="12" w:space="0" w:color="DADADA"/>
              <w:right w:val="single" w:sz="6" w:space="0" w:color="D5D5D5"/>
            </w:tcBorders>
            <w:tcMar>
              <w:top w:w="90" w:type="dxa"/>
              <w:left w:w="90" w:type="dxa"/>
              <w:bottom w:w="90" w:type="dxa"/>
              <w:right w:w="90" w:type="dxa"/>
            </w:tcMar>
            <w:hideMark/>
          </w:tcPr>
          <w:p w14:paraId="775008F9" w14:textId="77777777" w:rsidR="008242AD" w:rsidRPr="008242AD" w:rsidRDefault="008242AD" w:rsidP="008242AD">
            <w:r w:rsidRPr="008242AD">
              <w:t>(0.485)</w:t>
            </w:r>
          </w:p>
        </w:tc>
      </w:tr>
      <w:tr w:rsidR="008242AD" w:rsidRPr="008242AD" w14:paraId="47792AED"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2EE08A98" w14:textId="77777777" w:rsidR="008242AD" w:rsidRPr="008242AD" w:rsidRDefault="008242AD" w:rsidP="008242AD">
            <w:r w:rsidRPr="008242AD">
              <w:lastRenderedPageBreak/>
              <w:t>Current account balance (% of GDP)</w:t>
            </w:r>
          </w:p>
        </w:tc>
        <w:tc>
          <w:tcPr>
            <w:tcW w:w="0" w:type="auto"/>
            <w:tcBorders>
              <w:bottom w:val="single" w:sz="12" w:space="0" w:color="DADADA"/>
              <w:right w:val="single" w:sz="6" w:space="0" w:color="D5D5D5"/>
            </w:tcBorders>
            <w:tcMar>
              <w:top w:w="90" w:type="dxa"/>
              <w:left w:w="90" w:type="dxa"/>
              <w:bottom w:w="90" w:type="dxa"/>
              <w:right w:w="90" w:type="dxa"/>
            </w:tcMar>
            <w:hideMark/>
          </w:tcPr>
          <w:p w14:paraId="7731A9CE" w14:textId="77777777" w:rsidR="008242AD" w:rsidRPr="008242AD" w:rsidRDefault="008242AD" w:rsidP="008242AD">
            <w:r w:rsidRPr="008242AD">
              <w:t>−0.003</w:t>
            </w:r>
          </w:p>
        </w:tc>
        <w:tc>
          <w:tcPr>
            <w:tcW w:w="0" w:type="auto"/>
            <w:tcBorders>
              <w:bottom w:val="single" w:sz="12" w:space="0" w:color="DADADA"/>
              <w:right w:val="single" w:sz="6" w:space="0" w:color="D5D5D5"/>
            </w:tcBorders>
            <w:tcMar>
              <w:top w:w="90" w:type="dxa"/>
              <w:left w:w="90" w:type="dxa"/>
              <w:bottom w:w="90" w:type="dxa"/>
              <w:right w:w="90" w:type="dxa"/>
            </w:tcMar>
            <w:hideMark/>
          </w:tcPr>
          <w:p w14:paraId="474C33B4" w14:textId="77777777" w:rsidR="008242AD" w:rsidRPr="008242AD" w:rsidRDefault="008242AD" w:rsidP="008242AD">
            <w:r w:rsidRPr="008242AD">
              <w:t>(0.017)</w:t>
            </w:r>
          </w:p>
        </w:tc>
        <w:tc>
          <w:tcPr>
            <w:tcW w:w="0" w:type="auto"/>
            <w:tcBorders>
              <w:bottom w:val="single" w:sz="12" w:space="0" w:color="DADADA"/>
              <w:right w:val="single" w:sz="6" w:space="0" w:color="D5D5D5"/>
            </w:tcBorders>
            <w:tcMar>
              <w:top w:w="90" w:type="dxa"/>
              <w:left w:w="90" w:type="dxa"/>
              <w:bottom w:w="90" w:type="dxa"/>
              <w:right w:w="90" w:type="dxa"/>
            </w:tcMar>
            <w:hideMark/>
          </w:tcPr>
          <w:p w14:paraId="51686192" w14:textId="77777777" w:rsidR="008242AD" w:rsidRPr="008242AD" w:rsidRDefault="008242AD" w:rsidP="008242AD">
            <w:r w:rsidRPr="008242AD">
              <w:t>CPIA score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2C740E6F" w14:textId="77777777" w:rsidR="008242AD" w:rsidRPr="008242AD" w:rsidRDefault="008242AD" w:rsidP="008242AD">
            <w:r w:rsidRPr="008242AD">
              <w:t>0.155</w:t>
            </w:r>
          </w:p>
        </w:tc>
        <w:tc>
          <w:tcPr>
            <w:tcW w:w="0" w:type="auto"/>
            <w:tcBorders>
              <w:bottom w:val="single" w:sz="12" w:space="0" w:color="DADADA"/>
              <w:right w:val="single" w:sz="6" w:space="0" w:color="D5D5D5"/>
            </w:tcBorders>
            <w:tcMar>
              <w:top w:w="90" w:type="dxa"/>
              <w:left w:w="90" w:type="dxa"/>
              <w:bottom w:w="90" w:type="dxa"/>
              <w:right w:w="90" w:type="dxa"/>
            </w:tcMar>
            <w:hideMark/>
          </w:tcPr>
          <w:p w14:paraId="7B5A7D7B" w14:textId="77777777" w:rsidR="008242AD" w:rsidRPr="008242AD" w:rsidRDefault="008242AD" w:rsidP="008242AD">
            <w:r w:rsidRPr="008242AD">
              <w:t>(0.241)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98CCA9F" w14:textId="77777777" w:rsidR="008242AD" w:rsidRPr="008242AD" w:rsidRDefault="008242AD" w:rsidP="008242AD">
            <w:r w:rsidRPr="008242AD">
              <w:t>Nonselection hazard</w:t>
            </w:r>
          </w:p>
        </w:tc>
        <w:tc>
          <w:tcPr>
            <w:tcW w:w="0" w:type="auto"/>
            <w:tcBorders>
              <w:bottom w:val="single" w:sz="12" w:space="0" w:color="DADADA"/>
              <w:right w:val="single" w:sz="6" w:space="0" w:color="D5D5D5"/>
            </w:tcBorders>
            <w:tcMar>
              <w:top w:w="90" w:type="dxa"/>
              <w:left w:w="90" w:type="dxa"/>
              <w:bottom w:w="90" w:type="dxa"/>
              <w:right w:w="90" w:type="dxa"/>
            </w:tcMar>
            <w:hideMark/>
          </w:tcPr>
          <w:p w14:paraId="0946282E" w14:textId="77777777" w:rsidR="008242AD" w:rsidRPr="008242AD" w:rsidRDefault="008242AD" w:rsidP="008242AD">
            <w:r w:rsidRPr="008242AD">
              <w:t>−0.848**</w:t>
            </w:r>
          </w:p>
        </w:tc>
        <w:tc>
          <w:tcPr>
            <w:tcW w:w="0" w:type="auto"/>
            <w:tcBorders>
              <w:bottom w:val="single" w:sz="12" w:space="0" w:color="DADADA"/>
              <w:right w:val="single" w:sz="6" w:space="0" w:color="D5D5D5"/>
            </w:tcBorders>
            <w:tcMar>
              <w:top w:w="90" w:type="dxa"/>
              <w:left w:w="90" w:type="dxa"/>
              <w:bottom w:w="90" w:type="dxa"/>
              <w:right w:w="90" w:type="dxa"/>
            </w:tcMar>
            <w:hideMark/>
          </w:tcPr>
          <w:p w14:paraId="63802E32" w14:textId="77777777" w:rsidR="008242AD" w:rsidRPr="008242AD" w:rsidRDefault="008242AD" w:rsidP="008242AD">
            <w:r w:rsidRPr="008242AD">
              <w:t>(0.428)</w:t>
            </w:r>
          </w:p>
        </w:tc>
      </w:tr>
      <w:tr w:rsidR="008242AD" w:rsidRPr="008242AD" w14:paraId="3899309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0E709C1E" w14:textId="77777777" w:rsidR="008242AD" w:rsidRPr="008242AD" w:rsidRDefault="008242AD" w:rsidP="008242AD">
            <w:r w:rsidRPr="008242AD">
              <w:t>Inflation, consumer prices (annual %)</w:t>
            </w:r>
          </w:p>
        </w:tc>
        <w:tc>
          <w:tcPr>
            <w:tcW w:w="0" w:type="auto"/>
            <w:tcBorders>
              <w:bottom w:val="single" w:sz="12" w:space="0" w:color="DADADA"/>
              <w:right w:val="single" w:sz="6" w:space="0" w:color="D5D5D5"/>
            </w:tcBorders>
            <w:tcMar>
              <w:top w:w="90" w:type="dxa"/>
              <w:left w:w="90" w:type="dxa"/>
              <w:bottom w:w="90" w:type="dxa"/>
              <w:right w:w="90" w:type="dxa"/>
            </w:tcMar>
            <w:hideMark/>
          </w:tcPr>
          <w:p w14:paraId="1121F275" w14:textId="77777777" w:rsidR="008242AD" w:rsidRPr="008242AD" w:rsidRDefault="008242AD" w:rsidP="008242AD">
            <w:r w:rsidRPr="008242AD">
              <w:t>−0.001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5F37E3" w14:textId="77777777" w:rsidR="008242AD" w:rsidRPr="008242AD" w:rsidRDefault="008242AD" w:rsidP="008242AD">
            <w:r w:rsidRPr="008242AD">
              <w:t>(0.001)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5EFE0F3" w14:textId="77777777" w:rsidR="008242AD" w:rsidRPr="008242AD" w:rsidRDefault="008242AD" w:rsidP="008242AD">
            <w:r w:rsidRPr="008242AD">
              <w:t>Current account balance (% of GDP)</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9589D1" w14:textId="77777777" w:rsidR="008242AD" w:rsidRPr="008242AD" w:rsidRDefault="008242AD" w:rsidP="008242AD">
            <w:r w:rsidRPr="008242AD">
              <w:t>−0.061***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D4F1F7" w14:textId="77777777" w:rsidR="008242AD" w:rsidRPr="008242AD" w:rsidRDefault="008242AD" w:rsidP="008242AD">
            <w:r w:rsidRPr="008242AD">
              <w:t>(0.019)</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535ECE" w14:textId="77777777" w:rsidR="008242AD" w:rsidRPr="008242AD" w:rsidRDefault="008242AD" w:rsidP="008242AD">
            <w:r w:rsidRPr="008242AD">
              <w:t>CPIA score</w:t>
            </w:r>
          </w:p>
        </w:tc>
        <w:tc>
          <w:tcPr>
            <w:tcW w:w="0" w:type="auto"/>
            <w:tcBorders>
              <w:bottom w:val="single" w:sz="12" w:space="0" w:color="DADADA"/>
              <w:right w:val="single" w:sz="6" w:space="0" w:color="D5D5D5"/>
            </w:tcBorders>
            <w:tcMar>
              <w:top w:w="90" w:type="dxa"/>
              <w:left w:w="90" w:type="dxa"/>
              <w:bottom w:w="90" w:type="dxa"/>
              <w:right w:w="90" w:type="dxa"/>
            </w:tcMar>
            <w:hideMark/>
          </w:tcPr>
          <w:p w14:paraId="3E68E904" w14:textId="77777777" w:rsidR="008242AD" w:rsidRPr="008242AD" w:rsidRDefault="008242AD" w:rsidP="008242AD">
            <w:r w:rsidRPr="008242AD">
              <w:t>−0.191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9C012AC" w14:textId="77777777" w:rsidR="008242AD" w:rsidRPr="008242AD" w:rsidRDefault="008242AD" w:rsidP="008242AD">
            <w:r w:rsidRPr="008242AD">
              <w:t>(0.179)</w:t>
            </w:r>
          </w:p>
        </w:tc>
      </w:tr>
      <w:tr w:rsidR="008242AD" w:rsidRPr="008242AD" w14:paraId="1229E74E" w14:textId="77777777">
        <w:tc>
          <w:tcPr>
            <w:tcW w:w="0" w:type="auto"/>
            <w:tcBorders>
              <w:bottom w:val="single" w:sz="12" w:space="0" w:color="DADADA"/>
              <w:right w:val="single" w:sz="6" w:space="0" w:color="D5D5D5"/>
            </w:tcBorders>
            <w:tcMar>
              <w:top w:w="90" w:type="dxa"/>
              <w:left w:w="90" w:type="dxa"/>
              <w:bottom w:w="90" w:type="dxa"/>
              <w:right w:w="90" w:type="dxa"/>
            </w:tcMar>
            <w:hideMark/>
          </w:tcPr>
          <w:p w14:paraId="67EAF8F5" w14:textId="77777777" w:rsidR="008242AD" w:rsidRPr="008242AD" w:rsidRDefault="008242AD" w:rsidP="008242AD">
            <w:r w:rsidRPr="008242AD">
              <w:t>ELF85 (Roeder)</w:t>
            </w:r>
          </w:p>
        </w:tc>
        <w:tc>
          <w:tcPr>
            <w:tcW w:w="0" w:type="auto"/>
            <w:tcBorders>
              <w:bottom w:val="single" w:sz="12" w:space="0" w:color="DADADA"/>
              <w:right w:val="single" w:sz="6" w:space="0" w:color="D5D5D5"/>
            </w:tcBorders>
            <w:tcMar>
              <w:top w:w="90" w:type="dxa"/>
              <w:left w:w="90" w:type="dxa"/>
              <w:bottom w:w="90" w:type="dxa"/>
              <w:right w:w="90" w:type="dxa"/>
            </w:tcMar>
            <w:hideMark/>
          </w:tcPr>
          <w:p w14:paraId="3C5DCDDC" w14:textId="77777777" w:rsidR="008242AD" w:rsidRPr="008242AD" w:rsidRDefault="008242AD" w:rsidP="008242AD">
            <w:r w:rsidRPr="008242AD">
              <w:t>0.169</w:t>
            </w:r>
          </w:p>
        </w:tc>
        <w:tc>
          <w:tcPr>
            <w:tcW w:w="0" w:type="auto"/>
            <w:tcBorders>
              <w:bottom w:val="single" w:sz="12" w:space="0" w:color="DADADA"/>
              <w:right w:val="single" w:sz="6" w:space="0" w:color="D5D5D5"/>
            </w:tcBorders>
            <w:tcMar>
              <w:top w:w="90" w:type="dxa"/>
              <w:left w:w="90" w:type="dxa"/>
              <w:bottom w:w="90" w:type="dxa"/>
              <w:right w:w="90" w:type="dxa"/>
            </w:tcMar>
            <w:hideMark/>
          </w:tcPr>
          <w:p w14:paraId="75AF3840" w14:textId="77777777" w:rsidR="008242AD" w:rsidRPr="008242AD" w:rsidRDefault="008242AD" w:rsidP="008242AD">
            <w:r w:rsidRPr="008242AD">
              <w:t>(0.431)</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0DEC74" w14:textId="77777777" w:rsidR="008242AD" w:rsidRPr="008242AD" w:rsidRDefault="008242AD" w:rsidP="008242AD">
            <w:r w:rsidRPr="008242AD">
              <w:t>Inflation, consumer prices (annual %)</w:t>
            </w:r>
          </w:p>
        </w:tc>
        <w:tc>
          <w:tcPr>
            <w:tcW w:w="0" w:type="auto"/>
            <w:tcBorders>
              <w:bottom w:val="single" w:sz="12" w:space="0" w:color="DADADA"/>
              <w:right w:val="single" w:sz="6" w:space="0" w:color="D5D5D5"/>
            </w:tcBorders>
            <w:tcMar>
              <w:top w:w="90" w:type="dxa"/>
              <w:left w:w="90" w:type="dxa"/>
              <w:bottom w:w="90" w:type="dxa"/>
              <w:right w:w="90" w:type="dxa"/>
            </w:tcMar>
            <w:hideMark/>
          </w:tcPr>
          <w:p w14:paraId="57350C0F" w14:textId="77777777" w:rsidR="008242AD" w:rsidRPr="008242AD" w:rsidRDefault="008242AD" w:rsidP="008242AD">
            <w:r w:rsidRPr="008242AD">
              <w:t>0.001</w:t>
            </w:r>
          </w:p>
        </w:tc>
        <w:tc>
          <w:tcPr>
            <w:tcW w:w="0" w:type="auto"/>
            <w:tcBorders>
              <w:bottom w:val="single" w:sz="12" w:space="0" w:color="DADADA"/>
              <w:right w:val="single" w:sz="6" w:space="0" w:color="D5D5D5"/>
            </w:tcBorders>
            <w:tcMar>
              <w:top w:w="90" w:type="dxa"/>
              <w:left w:w="90" w:type="dxa"/>
              <w:bottom w:w="90" w:type="dxa"/>
              <w:right w:w="90" w:type="dxa"/>
            </w:tcMar>
            <w:hideMark/>
          </w:tcPr>
          <w:p w14:paraId="291C8733" w14:textId="77777777" w:rsidR="008242AD" w:rsidRPr="008242AD" w:rsidRDefault="008242AD" w:rsidP="008242AD">
            <w:r w:rsidRPr="008242AD">
              <w:t>(0.001)</w:t>
            </w:r>
          </w:p>
        </w:tc>
        <w:tc>
          <w:tcPr>
            <w:tcW w:w="0" w:type="auto"/>
            <w:tcBorders>
              <w:bottom w:val="single" w:sz="12" w:space="0" w:color="DADADA"/>
              <w:right w:val="single" w:sz="6" w:space="0" w:color="D5D5D5"/>
            </w:tcBorders>
            <w:tcMar>
              <w:top w:w="90" w:type="dxa"/>
              <w:left w:w="90" w:type="dxa"/>
              <w:bottom w:w="90" w:type="dxa"/>
              <w:right w:w="90" w:type="dxa"/>
            </w:tcMar>
            <w:hideMark/>
          </w:tcPr>
          <w:p w14:paraId="467B6AA5" w14:textId="77777777" w:rsidR="008242AD" w:rsidRPr="008242AD" w:rsidRDefault="008242AD" w:rsidP="008242AD">
            <w:r w:rsidRPr="008242AD">
              <w:t>Current account balance (% of GDP)</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B721D9" w14:textId="77777777" w:rsidR="008242AD" w:rsidRPr="008242AD" w:rsidRDefault="008242AD" w:rsidP="008242AD">
            <w:r w:rsidRPr="008242AD">
              <w:t>−0.035**</w:t>
            </w:r>
          </w:p>
        </w:tc>
        <w:tc>
          <w:tcPr>
            <w:tcW w:w="0" w:type="auto"/>
            <w:tcBorders>
              <w:bottom w:val="single" w:sz="12" w:space="0" w:color="DADADA"/>
              <w:right w:val="single" w:sz="6" w:space="0" w:color="D5D5D5"/>
            </w:tcBorders>
            <w:tcMar>
              <w:top w:w="90" w:type="dxa"/>
              <w:left w:w="90" w:type="dxa"/>
              <w:bottom w:w="90" w:type="dxa"/>
              <w:right w:w="90" w:type="dxa"/>
            </w:tcMar>
            <w:hideMark/>
          </w:tcPr>
          <w:p w14:paraId="179A3682" w14:textId="77777777" w:rsidR="008242AD" w:rsidRPr="008242AD" w:rsidRDefault="008242AD" w:rsidP="008242AD">
            <w:r w:rsidRPr="008242AD">
              <w:t>(0.015)</w:t>
            </w:r>
          </w:p>
        </w:tc>
      </w:tr>
      <w:tr w:rsidR="008242AD" w:rsidRPr="008242AD" w14:paraId="102BA0DA" w14:textId="77777777">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6C9B5926" w14:textId="77777777" w:rsidR="008242AD" w:rsidRPr="008242AD" w:rsidRDefault="008242AD" w:rsidP="008242AD">
            <w:r w:rsidRPr="008242AD">
              <w:rPr>
                <w:i/>
                <w:iCs/>
              </w:rPr>
              <w:t>Regional fixed effects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1EB80164" w14:textId="77777777" w:rsidR="008242AD" w:rsidRPr="008242AD" w:rsidRDefault="008242AD" w:rsidP="008242AD">
            <w:r w:rsidRPr="008242AD">
              <w:rPr>
                <w:i/>
                <w:iCs/>
              </w:rPr>
              <w:t>yes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141A131A" w14:textId="77777777" w:rsidR="008242AD" w:rsidRPr="008242AD" w:rsidRDefault="008242AD" w:rsidP="008242AD">
            <w:r w:rsidRPr="008242AD">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475B81A5" w14:textId="77777777" w:rsidR="008242AD" w:rsidRPr="008242AD" w:rsidRDefault="008242AD" w:rsidP="008242AD">
            <w:r w:rsidRPr="008242AD">
              <w:t>ELF85 (Roeder)</w:t>
            </w:r>
          </w:p>
        </w:tc>
        <w:tc>
          <w:tcPr>
            <w:tcW w:w="0" w:type="auto"/>
            <w:tcBorders>
              <w:bottom w:val="single" w:sz="12" w:space="0" w:color="DADADA"/>
              <w:right w:val="single" w:sz="6" w:space="0" w:color="D5D5D5"/>
            </w:tcBorders>
            <w:tcMar>
              <w:top w:w="90" w:type="dxa"/>
              <w:left w:w="90" w:type="dxa"/>
              <w:bottom w:w="90" w:type="dxa"/>
              <w:right w:w="90" w:type="dxa"/>
            </w:tcMar>
            <w:hideMark/>
          </w:tcPr>
          <w:p w14:paraId="1C896F6F" w14:textId="77777777" w:rsidR="008242AD" w:rsidRPr="008242AD" w:rsidRDefault="008242AD" w:rsidP="008242AD">
            <w:r w:rsidRPr="008242AD">
              <w:t>0.255</w:t>
            </w:r>
          </w:p>
        </w:tc>
        <w:tc>
          <w:tcPr>
            <w:tcW w:w="0" w:type="auto"/>
            <w:tcBorders>
              <w:bottom w:val="single" w:sz="12" w:space="0" w:color="DADADA"/>
              <w:right w:val="single" w:sz="6" w:space="0" w:color="D5D5D5"/>
            </w:tcBorders>
            <w:tcMar>
              <w:top w:w="90" w:type="dxa"/>
              <w:left w:w="90" w:type="dxa"/>
              <w:bottom w:w="90" w:type="dxa"/>
              <w:right w:w="90" w:type="dxa"/>
            </w:tcMar>
            <w:hideMark/>
          </w:tcPr>
          <w:p w14:paraId="5F84BCA8" w14:textId="77777777" w:rsidR="008242AD" w:rsidRPr="008242AD" w:rsidRDefault="008242AD" w:rsidP="008242AD">
            <w:r w:rsidRPr="008242AD">
              <w:t>(0.481)</w:t>
            </w:r>
          </w:p>
        </w:tc>
        <w:tc>
          <w:tcPr>
            <w:tcW w:w="0" w:type="auto"/>
            <w:tcBorders>
              <w:bottom w:val="single" w:sz="12" w:space="0" w:color="DADADA"/>
              <w:right w:val="single" w:sz="6" w:space="0" w:color="D5D5D5"/>
            </w:tcBorders>
            <w:tcMar>
              <w:top w:w="90" w:type="dxa"/>
              <w:left w:w="90" w:type="dxa"/>
              <w:bottom w:w="90" w:type="dxa"/>
              <w:right w:w="90" w:type="dxa"/>
            </w:tcMar>
            <w:hideMark/>
          </w:tcPr>
          <w:p w14:paraId="02464FE1" w14:textId="77777777" w:rsidR="008242AD" w:rsidRPr="008242AD" w:rsidRDefault="008242AD" w:rsidP="008242AD">
            <w:r w:rsidRPr="008242AD">
              <w:t>Inflation, consumer prices (annual %)</w:t>
            </w:r>
          </w:p>
        </w:tc>
        <w:tc>
          <w:tcPr>
            <w:tcW w:w="0" w:type="auto"/>
            <w:tcBorders>
              <w:bottom w:val="single" w:sz="12" w:space="0" w:color="DADADA"/>
              <w:right w:val="single" w:sz="6" w:space="0" w:color="D5D5D5"/>
            </w:tcBorders>
            <w:tcMar>
              <w:top w:w="90" w:type="dxa"/>
              <w:left w:w="90" w:type="dxa"/>
              <w:bottom w:w="90" w:type="dxa"/>
              <w:right w:w="90" w:type="dxa"/>
            </w:tcMar>
            <w:hideMark/>
          </w:tcPr>
          <w:p w14:paraId="5E730BDB" w14:textId="77777777" w:rsidR="008242AD" w:rsidRPr="008242AD" w:rsidRDefault="008242AD" w:rsidP="008242AD">
            <w:r w:rsidRPr="008242AD">
              <w:t>0.001</w:t>
            </w:r>
          </w:p>
        </w:tc>
        <w:tc>
          <w:tcPr>
            <w:tcW w:w="0" w:type="auto"/>
            <w:tcBorders>
              <w:bottom w:val="single" w:sz="12" w:space="0" w:color="DADADA"/>
              <w:right w:val="single" w:sz="6" w:space="0" w:color="D5D5D5"/>
            </w:tcBorders>
            <w:tcMar>
              <w:top w:w="90" w:type="dxa"/>
              <w:left w:w="90" w:type="dxa"/>
              <w:bottom w:w="90" w:type="dxa"/>
              <w:right w:w="90" w:type="dxa"/>
            </w:tcMar>
            <w:hideMark/>
          </w:tcPr>
          <w:p w14:paraId="7E9AB556" w14:textId="77777777" w:rsidR="008242AD" w:rsidRPr="008242AD" w:rsidRDefault="008242AD" w:rsidP="008242AD">
            <w:r w:rsidRPr="008242AD">
              <w:t>(0.001)</w:t>
            </w:r>
          </w:p>
        </w:tc>
      </w:tr>
      <w:tr w:rsidR="008242AD" w:rsidRPr="008242AD" w14:paraId="31276CAF" w14:textId="77777777">
        <w:tc>
          <w:tcPr>
            <w:tcW w:w="0" w:type="auto"/>
            <w:vMerge/>
            <w:tcBorders>
              <w:bottom w:val="single" w:sz="12" w:space="0" w:color="DADADA"/>
              <w:right w:val="single" w:sz="6" w:space="0" w:color="D5D5D5"/>
            </w:tcBorders>
            <w:vAlign w:val="center"/>
            <w:hideMark/>
          </w:tcPr>
          <w:p w14:paraId="74C6815E"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7E5DD97F"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716DE222" w14:textId="77777777" w:rsidR="008242AD" w:rsidRPr="008242AD" w:rsidRDefault="008242AD" w:rsidP="008242AD"/>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1F891C14" w14:textId="77777777" w:rsidR="008242AD" w:rsidRPr="008242AD" w:rsidRDefault="008242AD" w:rsidP="008242AD">
            <w:r w:rsidRPr="008242AD">
              <w:rPr>
                <w:i/>
                <w:iCs/>
              </w:rPr>
              <w:t>Regional fixed effects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6A06EA21" w14:textId="77777777" w:rsidR="008242AD" w:rsidRPr="008242AD" w:rsidRDefault="008242AD" w:rsidP="008242AD">
            <w:r w:rsidRPr="008242AD">
              <w:rPr>
                <w:i/>
                <w:iCs/>
              </w:rPr>
              <w:t>yes</w:t>
            </w:r>
          </w:p>
        </w:tc>
        <w:tc>
          <w:tcPr>
            <w:tcW w:w="0" w:type="auto"/>
            <w:vMerge w:val="restart"/>
            <w:tcBorders>
              <w:bottom w:val="single" w:sz="12" w:space="0" w:color="DADADA"/>
              <w:right w:val="single" w:sz="6" w:space="0" w:color="D5D5D5"/>
            </w:tcBorders>
            <w:tcMar>
              <w:top w:w="90" w:type="dxa"/>
              <w:left w:w="90" w:type="dxa"/>
              <w:bottom w:w="90" w:type="dxa"/>
              <w:right w:w="90" w:type="dxa"/>
            </w:tcMar>
            <w:hideMark/>
          </w:tcPr>
          <w:p w14:paraId="2650DD0A" w14:textId="77777777" w:rsidR="008242AD" w:rsidRPr="008242AD" w:rsidRDefault="008242AD" w:rsidP="008242AD">
            <w:r w:rsidRPr="008242AD">
              <w:t>–</w:t>
            </w:r>
          </w:p>
        </w:tc>
        <w:tc>
          <w:tcPr>
            <w:tcW w:w="0" w:type="auto"/>
            <w:tcBorders>
              <w:bottom w:val="single" w:sz="12" w:space="0" w:color="DADADA"/>
              <w:right w:val="single" w:sz="6" w:space="0" w:color="D5D5D5"/>
            </w:tcBorders>
            <w:tcMar>
              <w:top w:w="90" w:type="dxa"/>
              <w:left w:w="90" w:type="dxa"/>
              <w:bottom w:w="90" w:type="dxa"/>
              <w:right w:w="90" w:type="dxa"/>
            </w:tcMar>
            <w:hideMark/>
          </w:tcPr>
          <w:p w14:paraId="073C9570" w14:textId="77777777" w:rsidR="008242AD" w:rsidRPr="008242AD" w:rsidRDefault="008242AD" w:rsidP="008242AD">
            <w:r w:rsidRPr="008242AD">
              <w:t>ELF85 (Roeder)</w:t>
            </w:r>
          </w:p>
        </w:tc>
        <w:tc>
          <w:tcPr>
            <w:tcW w:w="0" w:type="auto"/>
            <w:tcBorders>
              <w:bottom w:val="single" w:sz="12" w:space="0" w:color="DADADA"/>
              <w:right w:val="single" w:sz="6" w:space="0" w:color="D5D5D5"/>
            </w:tcBorders>
            <w:tcMar>
              <w:top w:w="90" w:type="dxa"/>
              <w:left w:w="90" w:type="dxa"/>
              <w:bottom w:w="90" w:type="dxa"/>
              <w:right w:w="90" w:type="dxa"/>
            </w:tcMar>
            <w:hideMark/>
          </w:tcPr>
          <w:p w14:paraId="3A3DA422" w14:textId="77777777" w:rsidR="008242AD" w:rsidRPr="008242AD" w:rsidRDefault="008242AD" w:rsidP="008242AD">
            <w:r w:rsidRPr="008242AD">
              <w:t>−0.063</w:t>
            </w:r>
          </w:p>
        </w:tc>
        <w:tc>
          <w:tcPr>
            <w:tcW w:w="0" w:type="auto"/>
            <w:tcBorders>
              <w:bottom w:val="single" w:sz="12" w:space="0" w:color="DADADA"/>
              <w:right w:val="single" w:sz="6" w:space="0" w:color="D5D5D5"/>
            </w:tcBorders>
            <w:tcMar>
              <w:top w:w="90" w:type="dxa"/>
              <w:left w:w="90" w:type="dxa"/>
              <w:bottom w:w="90" w:type="dxa"/>
              <w:right w:w="90" w:type="dxa"/>
            </w:tcMar>
            <w:hideMark/>
          </w:tcPr>
          <w:p w14:paraId="69CE79E6" w14:textId="77777777" w:rsidR="008242AD" w:rsidRPr="008242AD" w:rsidRDefault="008242AD" w:rsidP="008242AD">
            <w:r w:rsidRPr="008242AD">
              <w:t>(0.358)</w:t>
            </w:r>
          </w:p>
        </w:tc>
      </w:tr>
      <w:tr w:rsidR="008242AD" w:rsidRPr="008242AD" w14:paraId="0C07B367" w14:textId="77777777">
        <w:tc>
          <w:tcPr>
            <w:tcW w:w="0" w:type="auto"/>
            <w:vMerge/>
            <w:tcBorders>
              <w:bottom w:val="single" w:sz="12" w:space="0" w:color="DADADA"/>
              <w:right w:val="single" w:sz="6" w:space="0" w:color="D5D5D5"/>
            </w:tcBorders>
            <w:vAlign w:val="center"/>
            <w:hideMark/>
          </w:tcPr>
          <w:p w14:paraId="50814047"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098BC14F"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51839B30"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40E54FB6"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382FD9B3" w14:textId="77777777" w:rsidR="008242AD" w:rsidRPr="008242AD" w:rsidRDefault="008242AD" w:rsidP="008242AD"/>
        </w:tc>
        <w:tc>
          <w:tcPr>
            <w:tcW w:w="0" w:type="auto"/>
            <w:vMerge/>
            <w:tcBorders>
              <w:bottom w:val="single" w:sz="12" w:space="0" w:color="DADADA"/>
              <w:right w:val="single" w:sz="6" w:space="0" w:color="D5D5D5"/>
            </w:tcBorders>
            <w:vAlign w:val="center"/>
            <w:hideMark/>
          </w:tcPr>
          <w:p w14:paraId="1EBF870A" w14:textId="77777777" w:rsidR="008242AD" w:rsidRPr="008242AD" w:rsidRDefault="008242AD" w:rsidP="008242AD"/>
        </w:tc>
        <w:tc>
          <w:tcPr>
            <w:tcW w:w="0" w:type="auto"/>
            <w:tcBorders>
              <w:bottom w:val="single" w:sz="12" w:space="0" w:color="DADADA"/>
              <w:right w:val="single" w:sz="6" w:space="0" w:color="D5D5D5"/>
            </w:tcBorders>
            <w:tcMar>
              <w:top w:w="90" w:type="dxa"/>
              <w:left w:w="90" w:type="dxa"/>
              <w:bottom w:w="90" w:type="dxa"/>
              <w:right w:w="90" w:type="dxa"/>
            </w:tcMar>
            <w:hideMark/>
          </w:tcPr>
          <w:p w14:paraId="34AC4A66" w14:textId="77777777" w:rsidR="008242AD" w:rsidRPr="008242AD" w:rsidRDefault="008242AD" w:rsidP="008242AD">
            <w:r w:rsidRPr="008242AD">
              <w:rPr>
                <w:i/>
                <w:iCs/>
              </w:rPr>
              <w:t>Regional fixed effects</w:t>
            </w:r>
          </w:p>
        </w:tc>
        <w:tc>
          <w:tcPr>
            <w:tcW w:w="0" w:type="auto"/>
            <w:tcBorders>
              <w:bottom w:val="single" w:sz="12" w:space="0" w:color="DADADA"/>
              <w:right w:val="single" w:sz="6" w:space="0" w:color="D5D5D5"/>
            </w:tcBorders>
            <w:tcMar>
              <w:top w:w="90" w:type="dxa"/>
              <w:left w:w="90" w:type="dxa"/>
              <w:bottom w:w="90" w:type="dxa"/>
              <w:right w:w="90" w:type="dxa"/>
            </w:tcMar>
            <w:hideMark/>
          </w:tcPr>
          <w:p w14:paraId="50AEF4A2" w14:textId="77777777" w:rsidR="008242AD" w:rsidRPr="008242AD" w:rsidRDefault="008242AD" w:rsidP="008242AD">
            <w:r w:rsidRPr="008242AD">
              <w:rPr>
                <w:i/>
                <w:iCs/>
              </w:rPr>
              <w:t>yes</w:t>
            </w:r>
          </w:p>
        </w:tc>
        <w:tc>
          <w:tcPr>
            <w:tcW w:w="0" w:type="auto"/>
            <w:tcBorders>
              <w:bottom w:val="single" w:sz="12" w:space="0" w:color="DADADA"/>
              <w:right w:val="single" w:sz="6" w:space="0" w:color="D5D5D5"/>
            </w:tcBorders>
            <w:tcMar>
              <w:top w:w="90" w:type="dxa"/>
              <w:left w:w="90" w:type="dxa"/>
              <w:bottom w:w="90" w:type="dxa"/>
              <w:right w:w="90" w:type="dxa"/>
            </w:tcMar>
            <w:hideMark/>
          </w:tcPr>
          <w:p w14:paraId="62EBD2ED" w14:textId="77777777" w:rsidR="008242AD" w:rsidRPr="008242AD" w:rsidRDefault="008242AD" w:rsidP="008242AD">
            <w:r w:rsidRPr="008242AD">
              <w:t>–</w:t>
            </w:r>
          </w:p>
        </w:tc>
      </w:tr>
    </w:tbl>
    <w:p w14:paraId="1E7A4013" w14:textId="77777777" w:rsidR="008242AD" w:rsidRPr="008242AD" w:rsidRDefault="008242AD" w:rsidP="008242AD">
      <w:pPr>
        <w:numPr>
          <w:ilvl w:val="0"/>
          <w:numId w:val="39"/>
        </w:numPr>
      </w:pPr>
      <w:r w:rsidRPr="008242AD">
        <w:rPr>
          <w:i/>
          <w:iCs/>
        </w:rPr>
        <w:t>N</w:t>
      </w:r>
      <w:r w:rsidRPr="008242AD">
        <w:t> 147</w:t>
      </w:r>
    </w:p>
    <w:p w14:paraId="52F8E195" w14:textId="77777777" w:rsidR="008242AD" w:rsidRPr="008242AD" w:rsidRDefault="008242AD" w:rsidP="008242AD">
      <w:pPr>
        <w:numPr>
          <w:ilvl w:val="0"/>
          <w:numId w:val="39"/>
        </w:numPr>
      </w:pPr>
      <w:r w:rsidRPr="008242AD">
        <w:t>Log-likelihood −579.011</w:t>
      </w:r>
    </w:p>
    <w:p w14:paraId="30F2F250" w14:textId="77777777" w:rsidR="008242AD" w:rsidRPr="008242AD" w:rsidRDefault="008242AD" w:rsidP="008242AD">
      <w:pPr>
        <w:numPr>
          <w:ilvl w:val="0"/>
          <w:numId w:val="39"/>
        </w:numPr>
      </w:pPr>
      <w:r w:rsidRPr="008242AD">
        <w:t>Significance levels: *10 % **: 5 % ***: 1 %; no intercept reported. Model estimated with FGLS due to maximization problems with MLE</w:t>
      </w:r>
    </w:p>
    <w:p w14:paraId="7733A5B6" w14:textId="77777777" w:rsidR="008242AD" w:rsidRPr="008242AD" w:rsidRDefault="008242AD" w:rsidP="008242AD">
      <w:pPr>
        <w:rPr>
          <w:b/>
          <w:bCs/>
        </w:rPr>
      </w:pPr>
      <w:hyperlink r:id="rId410" w:anchor="Tab9" w:history="1">
        <w:r w:rsidRPr="008242AD">
          <w:rPr>
            <w:rStyle w:val="Hyperlink"/>
            <w:b/>
            <w:bCs/>
          </w:rPr>
          <w:br/>
        </w:r>
      </w:hyperlink>
      <w:r w:rsidRPr="008242AD">
        <w:rPr>
          <w:b/>
          <w:bCs/>
        </w:rPr>
        <w:t>About this article</w:t>
      </w:r>
    </w:p>
    <w:p w14:paraId="136937EC" w14:textId="77777777" w:rsidR="008242AD" w:rsidRPr="008242AD" w:rsidRDefault="008242AD" w:rsidP="008242AD">
      <w:pPr>
        <w:rPr>
          <w:b/>
          <w:bCs/>
        </w:rPr>
      </w:pPr>
      <w:r w:rsidRPr="008242AD">
        <w:rPr>
          <w:b/>
          <w:bCs/>
        </w:rPr>
        <w:t>Cite this article</w:t>
      </w:r>
    </w:p>
    <w:p w14:paraId="46931580" w14:textId="77777777" w:rsidR="008242AD" w:rsidRPr="008242AD" w:rsidRDefault="008242AD" w:rsidP="008242AD">
      <w:r w:rsidRPr="008242AD">
        <w:t>Smets, L., Knack, S. &amp; Molenaers, N. Political ideology, quality at entry and the success of economic reform programs. </w:t>
      </w:r>
      <w:r w:rsidRPr="008242AD">
        <w:rPr>
          <w:i/>
          <w:iCs/>
        </w:rPr>
        <w:t>Rev Int Organ</w:t>
      </w:r>
      <w:r w:rsidRPr="008242AD">
        <w:t> </w:t>
      </w:r>
      <w:r w:rsidRPr="008242AD">
        <w:rPr>
          <w:b/>
          <w:bCs/>
        </w:rPr>
        <w:t>8</w:t>
      </w:r>
      <w:r w:rsidRPr="008242AD">
        <w:t>, 447–476 (2013). https://doi.org/10.1007/s11558-013-9164-2</w:t>
      </w:r>
    </w:p>
    <w:p w14:paraId="13ACB541" w14:textId="77777777" w:rsidR="008242AD" w:rsidRPr="008242AD" w:rsidRDefault="008242AD" w:rsidP="008242AD">
      <w:hyperlink r:id="rId411" w:history="1">
        <w:r w:rsidRPr="008242AD">
          <w:rPr>
            <w:rStyle w:val="Hyperlink"/>
          </w:rPr>
          <w:t>Download citation</w:t>
        </w:r>
      </w:hyperlink>
    </w:p>
    <w:p w14:paraId="63B24BB6" w14:textId="77777777" w:rsidR="008242AD" w:rsidRPr="008242AD" w:rsidRDefault="008242AD" w:rsidP="008242AD">
      <w:pPr>
        <w:numPr>
          <w:ilvl w:val="0"/>
          <w:numId w:val="40"/>
        </w:numPr>
      </w:pPr>
      <w:r w:rsidRPr="008242AD">
        <w:lastRenderedPageBreak/>
        <w:t>Published06 March 2013</w:t>
      </w:r>
    </w:p>
    <w:p w14:paraId="4A0F81CC" w14:textId="77777777" w:rsidR="008242AD" w:rsidRPr="008242AD" w:rsidRDefault="008242AD" w:rsidP="008242AD">
      <w:pPr>
        <w:numPr>
          <w:ilvl w:val="0"/>
          <w:numId w:val="40"/>
        </w:numPr>
      </w:pPr>
      <w:r w:rsidRPr="008242AD">
        <w:t>Issue dateDecember 2013</w:t>
      </w:r>
    </w:p>
    <w:p w14:paraId="4FF3528A" w14:textId="77777777" w:rsidR="008242AD" w:rsidRPr="008242AD" w:rsidRDefault="008242AD" w:rsidP="008242AD">
      <w:pPr>
        <w:numPr>
          <w:ilvl w:val="0"/>
          <w:numId w:val="40"/>
        </w:numPr>
      </w:pPr>
      <w:r w:rsidRPr="008242AD">
        <w:t>DOIhttps://doi.org/10.1007/s11558-013-9164-2</w:t>
      </w:r>
    </w:p>
    <w:p w14:paraId="44B25365" w14:textId="77777777" w:rsidR="008242AD" w:rsidRPr="008242AD" w:rsidRDefault="008242AD" w:rsidP="008242AD">
      <w:pPr>
        <w:rPr>
          <w:b/>
          <w:bCs/>
        </w:rPr>
      </w:pPr>
      <w:r w:rsidRPr="008242AD">
        <w:rPr>
          <w:b/>
          <w:bCs/>
        </w:rPr>
        <w:t>Keywords</w:t>
      </w:r>
    </w:p>
    <w:p w14:paraId="08362CAD" w14:textId="77777777" w:rsidR="008242AD" w:rsidRPr="008242AD" w:rsidRDefault="008242AD" w:rsidP="008242AD">
      <w:pPr>
        <w:numPr>
          <w:ilvl w:val="0"/>
          <w:numId w:val="41"/>
        </w:numPr>
        <w:rPr>
          <w:b/>
          <w:bCs/>
        </w:rPr>
      </w:pPr>
      <w:hyperlink r:id="rId412" w:history="1">
        <w:r w:rsidRPr="008242AD">
          <w:rPr>
            <w:rStyle w:val="Hyperlink"/>
            <w:b/>
            <w:bCs/>
          </w:rPr>
          <w:t>Development policy lending</w:t>
        </w:r>
      </w:hyperlink>
    </w:p>
    <w:p w14:paraId="215C9A4D" w14:textId="77777777" w:rsidR="008242AD" w:rsidRPr="008242AD" w:rsidRDefault="008242AD" w:rsidP="008242AD">
      <w:pPr>
        <w:numPr>
          <w:ilvl w:val="0"/>
          <w:numId w:val="41"/>
        </w:numPr>
        <w:rPr>
          <w:b/>
          <w:bCs/>
        </w:rPr>
      </w:pPr>
      <w:hyperlink r:id="rId413" w:history="1">
        <w:r w:rsidRPr="008242AD">
          <w:rPr>
            <w:rStyle w:val="Hyperlink"/>
            <w:b/>
            <w:bCs/>
          </w:rPr>
          <w:t>World Bank</w:t>
        </w:r>
      </w:hyperlink>
    </w:p>
    <w:p w14:paraId="78985150" w14:textId="77777777" w:rsidR="008242AD" w:rsidRPr="008242AD" w:rsidRDefault="008242AD" w:rsidP="008242AD">
      <w:pPr>
        <w:numPr>
          <w:ilvl w:val="0"/>
          <w:numId w:val="41"/>
        </w:numPr>
        <w:rPr>
          <w:b/>
          <w:bCs/>
        </w:rPr>
      </w:pPr>
      <w:hyperlink r:id="rId414" w:history="1">
        <w:r w:rsidRPr="008242AD">
          <w:rPr>
            <w:rStyle w:val="Hyperlink"/>
            <w:b/>
            <w:bCs/>
          </w:rPr>
          <w:t>Political ideology</w:t>
        </w:r>
      </w:hyperlink>
    </w:p>
    <w:p w14:paraId="067465FF" w14:textId="77777777" w:rsidR="008242AD" w:rsidRPr="008242AD" w:rsidRDefault="008242AD" w:rsidP="008242AD">
      <w:pPr>
        <w:numPr>
          <w:ilvl w:val="0"/>
          <w:numId w:val="41"/>
        </w:numPr>
        <w:rPr>
          <w:b/>
          <w:bCs/>
        </w:rPr>
      </w:pPr>
      <w:hyperlink r:id="rId415" w:history="1">
        <w:r w:rsidRPr="008242AD">
          <w:rPr>
            <w:rStyle w:val="Hyperlink"/>
            <w:b/>
            <w:bCs/>
          </w:rPr>
          <w:t>Heckman selection model</w:t>
        </w:r>
      </w:hyperlink>
    </w:p>
    <w:p w14:paraId="3A79ABE6" w14:textId="77777777" w:rsidR="008242AD" w:rsidRPr="008242AD" w:rsidRDefault="008242AD" w:rsidP="008242AD">
      <w:pPr>
        <w:numPr>
          <w:ilvl w:val="0"/>
          <w:numId w:val="41"/>
        </w:numPr>
        <w:rPr>
          <w:b/>
          <w:bCs/>
        </w:rPr>
      </w:pPr>
      <w:hyperlink r:id="rId416" w:history="1">
        <w:r w:rsidRPr="008242AD">
          <w:rPr>
            <w:rStyle w:val="Hyperlink"/>
            <w:b/>
            <w:bCs/>
          </w:rPr>
          <w:t>Triangular system of equations</w:t>
        </w:r>
      </w:hyperlink>
    </w:p>
    <w:p w14:paraId="68C45C3C" w14:textId="77777777" w:rsidR="008242AD" w:rsidRPr="008242AD" w:rsidRDefault="008242AD" w:rsidP="008242AD">
      <w:pPr>
        <w:rPr>
          <w:b/>
          <w:bCs/>
        </w:rPr>
      </w:pPr>
      <w:r w:rsidRPr="008242AD">
        <w:rPr>
          <w:b/>
          <w:bCs/>
        </w:rPr>
        <w:t>JEL Classification</w:t>
      </w:r>
    </w:p>
    <w:p w14:paraId="50136727" w14:textId="77777777" w:rsidR="008242AD" w:rsidRPr="008242AD" w:rsidRDefault="008242AD" w:rsidP="008242AD">
      <w:pPr>
        <w:numPr>
          <w:ilvl w:val="0"/>
          <w:numId w:val="42"/>
        </w:numPr>
        <w:rPr>
          <w:b/>
          <w:bCs/>
        </w:rPr>
      </w:pPr>
      <w:hyperlink r:id="rId417" w:history="1">
        <w:r w:rsidRPr="008242AD">
          <w:rPr>
            <w:rStyle w:val="Hyperlink"/>
            <w:b/>
            <w:bCs/>
          </w:rPr>
          <w:t>C24</w:t>
        </w:r>
      </w:hyperlink>
    </w:p>
    <w:p w14:paraId="13691897" w14:textId="77777777" w:rsidR="008242AD" w:rsidRPr="008242AD" w:rsidRDefault="008242AD" w:rsidP="008242AD">
      <w:pPr>
        <w:numPr>
          <w:ilvl w:val="0"/>
          <w:numId w:val="42"/>
        </w:numPr>
        <w:rPr>
          <w:b/>
          <w:bCs/>
        </w:rPr>
      </w:pPr>
      <w:hyperlink r:id="rId418" w:history="1">
        <w:r w:rsidRPr="008242AD">
          <w:rPr>
            <w:rStyle w:val="Hyperlink"/>
            <w:b/>
            <w:bCs/>
          </w:rPr>
          <w:t>C30</w:t>
        </w:r>
      </w:hyperlink>
    </w:p>
    <w:p w14:paraId="41E10F07" w14:textId="77777777" w:rsidR="008242AD" w:rsidRPr="008242AD" w:rsidRDefault="008242AD" w:rsidP="008242AD">
      <w:pPr>
        <w:numPr>
          <w:ilvl w:val="0"/>
          <w:numId w:val="42"/>
        </w:numPr>
        <w:rPr>
          <w:b/>
          <w:bCs/>
        </w:rPr>
      </w:pPr>
      <w:hyperlink r:id="rId419" w:history="1">
        <w:r w:rsidRPr="008242AD">
          <w:rPr>
            <w:rStyle w:val="Hyperlink"/>
            <w:b/>
            <w:bCs/>
          </w:rPr>
          <w:t>O16</w:t>
        </w:r>
      </w:hyperlink>
    </w:p>
    <w:p w14:paraId="720A65E4" w14:textId="77777777" w:rsidR="008242AD" w:rsidRPr="008242AD" w:rsidRDefault="008242AD" w:rsidP="008242AD">
      <w:pPr>
        <w:numPr>
          <w:ilvl w:val="0"/>
          <w:numId w:val="42"/>
        </w:numPr>
        <w:rPr>
          <w:b/>
          <w:bCs/>
        </w:rPr>
      </w:pPr>
      <w:hyperlink r:id="rId420" w:history="1">
        <w:r w:rsidRPr="008242AD">
          <w:rPr>
            <w:rStyle w:val="Hyperlink"/>
            <w:b/>
            <w:bCs/>
          </w:rPr>
          <w:t>O19</w:t>
        </w:r>
      </w:hyperlink>
    </w:p>
    <w:p w14:paraId="00C2C02C" w14:textId="77777777" w:rsidR="008242AD" w:rsidRPr="008242AD" w:rsidRDefault="008242AD" w:rsidP="008242AD">
      <w:r w:rsidRPr="008242AD">
        <w:t>Article Navigation</w:t>
      </w:r>
    </w:p>
    <w:p w14:paraId="4A531460" w14:textId="77777777" w:rsidR="008242AD" w:rsidRPr="008242AD" w:rsidRDefault="008242AD" w:rsidP="008242AD">
      <w:r w:rsidRPr="008242AD">
        <w:t>Article Navigation</w:t>
      </w:r>
    </w:p>
    <w:p w14:paraId="70419026" w14:textId="77777777" w:rsidR="008242AD" w:rsidRPr="008242AD" w:rsidRDefault="008242AD" w:rsidP="008242AD">
      <w:r w:rsidRPr="008242AD">
        <w:t>Journal Article</w:t>
      </w:r>
    </w:p>
    <w:p w14:paraId="1E43EEFA" w14:textId="77777777" w:rsidR="008242AD" w:rsidRPr="008242AD" w:rsidRDefault="008242AD" w:rsidP="008242AD">
      <w:pPr>
        <w:rPr>
          <w:b/>
          <w:bCs/>
        </w:rPr>
      </w:pPr>
      <w:r w:rsidRPr="008242AD">
        <w:rPr>
          <w:b/>
          <w:bCs/>
        </w:rPr>
        <w:t>A Puzzle with Missing Pieces: Explaining the Effectiveness of World Bank Development Projects </w:t>
      </w:r>
    </w:p>
    <w:p w14:paraId="2F33B953" w14:textId="58391881" w:rsidR="008242AD" w:rsidRPr="008242AD" w:rsidRDefault="008242AD" w:rsidP="008242AD">
      <w:hyperlink r:id="rId421" w:anchor="no-access-message" w:history="1">
        <w:r w:rsidRPr="008242AD">
          <w:rPr>
            <w:rStyle w:val="Hyperlink"/>
          </w:rPr>
          <w:t>Get access </w:t>
        </w:r>
        <w:r w:rsidRPr="008242AD">
          <w:rPr>
            <w:rStyle w:val="Hyperlink"/>
          </w:rPr>
          <mc:AlternateContent>
            <mc:Choice Requires="wps">
              <w:drawing>
                <wp:inline distT="0" distB="0" distL="0" distR="0" wp14:anchorId="6B05BBDA" wp14:editId="45A14DF9">
                  <wp:extent cx="304800" cy="304800"/>
                  <wp:effectExtent l="0" t="0" r="0" b="0"/>
                  <wp:docPr id="100062886" name="Rectangle 50" descr="Arrow">
                    <a:hlinkClick xmlns:a="http://schemas.openxmlformats.org/drawingml/2006/main" r:id="rId42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306E8" id="Rectangle 50" o:spid="_x0000_s1026" alt="Arrow" href="https://academic.oup.com/wbro/article-abstract/38/1/115/6640478#no-access-mess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6E596A15" w14:textId="77777777" w:rsidR="008242AD" w:rsidRPr="008242AD" w:rsidRDefault="008242AD" w:rsidP="008242AD">
      <w:hyperlink r:id="rId423" w:history="1">
        <w:r w:rsidRPr="008242AD">
          <w:rPr>
            <w:rStyle w:val="Hyperlink"/>
          </w:rPr>
          <w:t>Louise Ashton</w:t>
        </w:r>
      </w:hyperlink>
      <w:r w:rsidRPr="008242AD">
        <w:t> , </w:t>
      </w:r>
    </w:p>
    <w:p w14:paraId="7747AC06" w14:textId="77777777" w:rsidR="008242AD" w:rsidRPr="008242AD" w:rsidRDefault="008242AD" w:rsidP="008242AD">
      <w:hyperlink r:id="rId424" w:history="1">
        <w:r w:rsidRPr="008242AD">
          <w:rPr>
            <w:rStyle w:val="Hyperlink"/>
          </w:rPr>
          <w:t>Jed Friedman</w:t>
        </w:r>
      </w:hyperlink>
      <w:r w:rsidRPr="008242AD">
        <w:t> , </w:t>
      </w:r>
    </w:p>
    <w:p w14:paraId="139F60E3" w14:textId="77777777" w:rsidR="008242AD" w:rsidRPr="008242AD" w:rsidRDefault="008242AD" w:rsidP="008242AD">
      <w:hyperlink r:id="rId425" w:history="1">
        <w:r w:rsidRPr="008242AD">
          <w:rPr>
            <w:rStyle w:val="Hyperlink"/>
          </w:rPr>
          <w:t>Diana Goldemberg</w:t>
        </w:r>
      </w:hyperlink>
      <w:r w:rsidRPr="008242AD">
        <w:t> , </w:t>
      </w:r>
    </w:p>
    <w:p w14:paraId="64549DEF" w14:textId="77777777" w:rsidR="008242AD" w:rsidRPr="008242AD" w:rsidRDefault="008242AD" w:rsidP="008242AD">
      <w:hyperlink r:id="rId426" w:history="1">
        <w:r w:rsidRPr="008242AD">
          <w:rPr>
            <w:rStyle w:val="Hyperlink"/>
          </w:rPr>
          <w:t>Mustafa Zakir Hussain</w:t>
        </w:r>
      </w:hyperlink>
      <w:r w:rsidRPr="008242AD">
        <w:t> , </w:t>
      </w:r>
    </w:p>
    <w:p w14:paraId="1D3BBFE1" w14:textId="77777777" w:rsidR="008242AD" w:rsidRPr="008242AD" w:rsidRDefault="008242AD" w:rsidP="008242AD">
      <w:hyperlink r:id="rId427" w:history="1">
        <w:r w:rsidRPr="008242AD">
          <w:rPr>
            <w:rStyle w:val="Hyperlink"/>
          </w:rPr>
          <w:t>Thomas Kenyon</w:t>
        </w:r>
      </w:hyperlink>
      <w:r w:rsidRPr="008242AD">
        <w:t> , </w:t>
      </w:r>
    </w:p>
    <w:p w14:paraId="183CDD5A" w14:textId="77777777" w:rsidR="008242AD" w:rsidRPr="008242AD" w:rsidRDefault="008242AD" w:rsidP="008242AD">
      <w:hyperlink r:id="rId428" w:history="1">
        <w:r w:rsidRPr="008242AD">
          <w:rPr>
            <w:rStyle w:val="Hyperlink"/>
          </w:rPr>
          <w:t>Akib Khan</w:t>
        </w:r>
      </w:hyperlink>
      <w:r w:rsidRPr="008242AD">
        <w:t> , </w:t>
      </w:r>
    </w:p>
    <w:p w14:paraId="72048B87" w14:textId="77777777" w:rsidR="008242AD" w:rsidRPr="008242AD" w:rsidRDefault="008242AD" w:rsidP="008242AD">
      <w:hyperlink r:id="rId429" w:history="1">
        <w:r w:rsidRPr="008242AD">
          <w:rPr>
            <w:rStyle w:val="Hyperlink"/>
          </w:rPr>
          <w:t>Mo Zhou</w:t>
        </w:r>
      </w:hyperlink>
    </w:p>
    <w:p w14:paraId="33699EF9" w14:textId="77777777" w:rsidR="008242AD" w:rsidRPr="008242AD" w:rsidRDefault="008242AD" w:rsidP="008242AD">
      <w:r w:rsidRPr="008242AD">
        <w:rPr>
          <w:i/>
          <w:iCs/>
        </w:rPr>
        <w:lastRenderedPageBreak/>
        <w:t>The World Bank Research Observer</w:t>
      </w:r>
      <w:r w:rsidRPr="008242AD">
        <w:t>, Volume 38, Issue 1, February 2023, Pages 115–146, </w:t>
      </w:r>
      <w:hyperlink r:id="rId430" w:history="1">
        <w:r w:rsidRPr="008242AD">
          <w:rPr>
            <w:rStyle w:val="Hyperlink"/>
          </w:rPr>
          <w:t>https://doi.org/10.1093/wbro/lkac005</w:t>
        </w:r>
      </w:hyperlink>
    </w:p>
    <w:p w14:paraId="760483B5" w14:textId="77777777" w:rsidR="008242AD" w:rsidRPr="008242AD" w:rsidRDefault="008242AD" w:rsidP="008242AD">
      <w:pPr>
        <w:rPr>
          <w:b/>
          <w:bCs/>
        </w:rPr>
      </w:pPr>
      <w:r w:rsidRPr="008242AD">
        <w:rPr>
          <w:b/>
          <w:bCs/>
        </w:rPr>
        <w:t>Published:</w:t>
      </w:r>
    </w:p>
    <w:p w14:paraId="263D9B03" w14:textId="77777777" w:rsidR="008242AD" w:rsidRPr="008242AD" w:rsidRDefault="008242AD" w:rsidP="008242AD">
      <w:r w:rsidRPr="008242AD">
        <w:t> </w:t>
      </w:r>
    </w:p>
    <w:p w14:paraId="24707711" w14:textId="77777777" w:rsidR="008242AD" w:rsidRPr="008242AD" w:rsidRDefault="008242AD" w:rsidP="008242AD">
      <w:r w:rsidRPr="008242AD">
        <w:t>12 July 2022</w:t>
      </w:r>
    </w:p>
    <w:p w14:paraId="09948AC4" w14:textId="77777777" w:rsidR="008242AD" w:rsidRPr="008242AD" w:rsidRDefault="008242AD" w:rsidP="008242AD">
      <w:r w:rsidRPr="008242AD">
        <w:t> </w:t>
      </w:r>
      <w:hyperlink r:id="rId431" w:history="1">
        <w:r w:rsidRPr="008242AD">
          <w:rPr>
            <w:rStyle w:val="Hyperlink"/>
            <w:b/>
            <w:bCs/>
          </w:rPr>
          <w:t>Article history</w:t>
        </w:r>
      </w:hyperlink>
    </w:p>
    <w:p w14:paraId="229C2E89" w14:textId="77777777" w:rsidR="008242AD" w:rsidRPr="008242AD" w:rsidRDefault="008242AD" w:rsidP="008242AD">
      <w:pPr>
        <w:numPr>
          <w:ilvl w:val="0"/>
          <w:numId w:val="43"/>
        </w:numPr>
      </w:pPr>
      <w:hyperlink r:id="rId432" w:history="1">
        <w:r w:rsidRPr="008242AD">
          <w:rPr>
            <w:rStyle w:val="Hyperlink"/>
          </w:rPr>
          <w:t> Cite</w:t>
        </w:r>
      </w:hyperlink>
    </w:p>
    <w:p w14:paraId="5CB2137C" w14:textId="77777777" w:rsidR="008242AD" w:rsidRPr="008242AD" w:rsidRDefault="008242AD" w:rsidP="008242AD">
      <w:pPr>
        <w:numPr>
          <w:ilvl w:val="0"/>
          <w:numId w:val="43"/>
        </w:numPr>
      </w:pPr>
      <w:hyperlink r:id="rId433" w:history="1">
        <w:r w:rsidRPr="008242AD">
          <w:rPr>
            <w:rStyle w:val="Hyperlink"/>
          </w:rPr>
          <w:t>Permissions Icon Permissions</w:t>
        </w:r>
      </w:hyperlink>
    </w:p>
    <w:p w14:paraId="36A27475" w14:textId="77777777" w:rsidR="008242AD" w:rsidRPr="008242AD" w:rsidRDefault="008242AD" w:rsidP="008242AD">
      <w:pPr>
        <w:numPr>
          <w:ilvl w:val="0"/>
          <w:numId w:val="43"/>
        </w:numPr>
      </w:pPr>
      <w:hyperlink r:id="rId434" w:history="1">
        <w:r w:rsidRPr="008242AD">
          <w:rPr>
            <w:rStyle w:val="Hyperlink"/>
          </w:rPr>
          <w:t>Share Icon Share </w:t>
        </w:r>
      </w:hyperlink>
    </w:p>
    <w:p w14:paraId="115A8260" w14:textId="77777777" w:rsidR="008242AD" w:rsidRPr="008242AD" w:rsidRDefault="008242AD" w:rsidP="008242AD">
      <w:pPr>
        <w:rPr>
          <w:b/>
          <w:bCs/>
        </w:rPr>
      </w:pPr>
      <w:r w:rsidRPr="008242AD">
        <w:rPr>
          <w:b/>
          <w:bCs/>
        </w:rPr>
        <w:t>Abstract</w:t>
      </w:r>
    </w:p>
    <w:p w14:paraId="5848567E" w14:textId="77777777" w:rsidR="008242AD" w:rsidRPr="008242AD" w:rsidRDefault="008242AD" w:rsidP="008242AD">
      <w:r w:rsidRPr="008242AD">
        <w:t>The identification of key determinants of aid effectiveness is a long-standing question in the development community. This paper reviews the literature on aid effectiveness at the project level and then extends the inquiry in a variety of dimensions with new data on World Bank investment project financing. It confirms that the country institutional setting and quality of project supervision are associated with project success, as identified previously. However, many aspects of the development project cycle, especially project design, have been difficult to measure and therefore under-investigated. The paper finds that project design, as proxied by the estimated value added of design staff, the presence of prior analytic work, and other specially collected measures, is a significant predictor of ultimate project success. These factors generally grow in predictive importance as the income level of the country rises. The results also indicate that a key determinant of the staff's contribution is their experience with previous World Bank projects, but not other characteristics such as age, education, or country location. Key inputs to the project production process associated with subsequent performance are not captured in routine data systems, although it is feasible to do so. Further, the conceptualization and measurement of the success of project-based aid should be revisited by evaluative bodies to reflect a project's theorized contribution to development outcomes.</w:t>
      </w:r>
    </w:p>
    <w:p w14:paraId="6A2B13C3" w14:textId="77777777" w:rsidR="008242AD" w:rsidRPr="008242AD" w:rsidRDefault="008242AD" w:rsidP="008242AD">
      <w:pPr>
        <w:rPr>
          <w:b/>
          <w:bCs/>
        </w:rPr>
      </w:pPr>
      <w:r w:rsidRPr="008242AD">
        <w:rPr>
          <w:b/>
          <w:bCs/>
        </w:rPr>
        <w:t>JEL</w:t>
      </w:r>
    </w:p>
    <w:p w14:paraId="11A20093" w14:textId="77777777" w:rsidR="008242AD" w:rsidRPr="008242AD" w:rsidRDefault="008242AD" w:rsidP="008242AD">
      <w:r w:rsidRPr="008242AD">
        <w:t> </w:t>
      </w:r>
      <w:hyperlink r:id="rId435" w:history="1">
        <w:r w:rsidRPr="008242AD">
          <w:rPr>
            <w:rStyle w:val="Hyperlink"/>
          </w:rPr>
          <w:t>H43 - Project Evaluation; Social Discount Rate</w:t>
        </w:r>
      </w:hyperlink>
      <w:hyperlink r:id="rId436" w:history="1">
        <w:r w:rsidRPr="008242AD">
          <w:rPr>
            <w:rStyle w:val="Hyperlink"/>
          </w:rPr>
          <w:t>O22 - Project Analysis</w:t>
        </w:r>
      </w:hyperlink>
    </w:p>
    <w:p w14:paraId="0EFCCDFD" w14:textId="77777777" w:rsidR="008242AD" w:rsidRPr="008242AD" w:rsidRDefault="008242AD" w:rsidP="008242AD">
      <w:pPr>
        <w:rPr>
          <w:b/>
          <w:bCs/>
        </w:rPr>
      </w:pPr>
      <w:r w:rsidRPr="008242AD">
        <w:rPr>
          <w:b/>
          <w:bCs/>
        </w:rPr>
        <w:t>Issue Section:</w:t>
      </w:r>
    </w:p>
    <w:p w14:paraId="13771A6F" w14:textId="77777777" w:rsidR="008242AD" w:rsidRPr="008242AD" w:rsidRDefault="008242AD" w:rsidP="008242AD">
      <w:r w:rsidRPr="008242AD">
        <w:t> </w:t>
      </w:r>
      <w:hyperlink r:id="rId437" w:history="1">
        <w:r w:rsidRPr="008242AD">
          <w:rPr>
            <w:rStyle w:val="Hyperlink"/>
          </w:rPr>
          <w:t>Article</w:t>
        </w:r>
      </w:hyperlink>
    </w:p>
    <w:p w14:paraId="5B3DDEA7" w14:textId="77777777" w:rsidR="008242AD" w:rsidRPr="008242AD" w:rsidRDefault="008242AD" w:rsidP="008242AD">
      <w:r w:rsidRPr="008242AD">
        <w:t>© 2022 International Bank for Reconstruction and Development / The World Bank. Published by Oxford University Press</w:t>
      </w:r>
    </w:p>
    <w:p w14:paraId="6F938DB3" w14:textId="77777777" w:rsidR="008242AD" w:rsidRPr="008242AD" w:rsidRDefault="008242AD" w:rsidP="008242AD">
      <w:r w:rsidRPr="008242AD">
        <w:lastRenderedPageBreak/>
        <w:t>This article is published and distributed under the terms of the Oxford University Press, Standard Journals Publication Model (</w:t>
      </w:r>
      <w:hyperlink r:id="rId438" w:tgtFrame="_blank" w:history="1">
        <w:r w:rsidRPr="008242AD">
          <w:rPr>
            <w:rStyle w:val="Hyperlink"/>
          </w:rPr>
          <w:t>https://academic.oup.com/journals/pages/open_access/funder_policies/chorus/standard_publication_model</w:t>
        </w:r>
      </w:hyperlink>
      <w:r w:rsidRPr="008242AD">
        <w:t>)</w:t>
      </w:r>
    </w:p>
    <w:p w14:paraId="0AAFEE7D" w14:textId="77777777" w:rsidR="008242AD" w:rsidRPr="008242AD" w:rsidRDefault="008242AD" w:rsidP="008242AD">
      <w:r w:rsidRPr="008242AD">
        <w:t>You do not currently have access to this article.</w:t>
      </w:r>
    </w:p>
    <w:p w14:paraId="1A5CD89A" w14:textId="77777777" w:rsidR="008242AD" w:rsidRPr="008242AD" w:rsidRDefault="008242AD" w:rsidP="008242AD">
      <w:pPr>
        <w:rPr>
          <w:b/>
          <w:bCs/>
        </w:rPr>
      </w:pPr>
      <w:r w:rsidRPr="008242AD">
        <w:rPr>
          <w:b/>
          <w:bCs/>
        </w:rPr>
        <w:t>Sign in</w:t>
      </w:r>
    </w:p>
    <w:p w14:paraId="76EE3F58" w14:textId="24E8C667" w:rsidR="008242AD" w:rsidRPr="008242AD" w:rsidRDefault="008242AD" w:rsidP="008242AD">
      <w:hyperlink r:id="rId439" w:history="1">
        <w:r w:rsidRPr="008242AD">
          <w:rPr>
            <w:rStyle w:val="Hyperlink"/>
          </w:rPr>
          <mc:AlternateContent>
            <mc:Choice Requires="wps">
              <w:drawing>
                <wp:inline distT="0" distB="0" distL="0" distR="0" wp14:anchorId="56048A96" wp14:editId="5FED126D">
                  <wp:extent cx="304800" cy="304800"/>
                  <wp:effectExtent l="0" t="0" r="0" b="0"/>
                  <wp:docPr id="1040135866" name="Rectangle 49" descr="Information">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1CC6C" id="Rectangle 49" o:spid="_x0000_s1026" alt="Information"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8242AD">
          <w:rPr>
            <w:rStyle w:val="Hyperlink"/>
          </w:rPr>
          <w:t>Get help with access</w:t>
        </w:r>
      </w:hyperlink>
    </w:p>
    <w:p w14:paraId="2D010409" w14:textId="77777777" w:rsidR="008242AD" w:rsidRPr="008242AD" w:rsidRDefault="008242AD" w:rsidP="008242AD">
      <w:pPr>
        <w:rPr>
          <w:b/>
          <w:bCs/>
        </w:rPr>
      </w:pPr>
      <w:r w:rsidRPr="008242AD">
        <w:rPr>
          <w:b/>
          <w:bCs/>
        </w:rPr>
        <w:t>Personal account</w:t>
      </w:r>
    </w:p>
    <w:p w14:paraId="1B04AADC" w14:textId="77777777" w:rsidR="008242AD" w:rsidRPr="008242AD" w:rsidRDefault="008242AD" w:rsidP="008242AD">
      <w:pPr>
        <w:numPr>
          <w:ilvl w:val="0"/>
          <w:numId w:val="44"/>
        </w:numPr>
      </w:pPr>
      <w:r w:rsidRPr="008242AD">
        <w:t>Sign in with email/username &amp; password</w:t>
      </w:r>
    </w:p>
    <w:p w14:paraId="1D1B6861" w14:textId="77777777" w:rsidR="008242AD" w:rsidRPr="008242AD" w:rsidRDefault="008242AD" w:rsidP="008242AD">
      <w:pPr>
        <w:numPr>
          <w:ilvl w:val="0"/>
          <w:numId w:val="44"/>
        </w:numPr>
      </w:pPr>
      <w:r w:rsidRPr="008242AD">
        <w:t>Get email alerts</w:t>
      </w:r>
    </w:p>
    <w:p w14:paraId="3F801C64" w14:textId="77777777" w:rsidR="008242AD" w:rsidRPr="008242AD" w:rsidRDefault="008242AD" w:rsidP="008242AD">
      <w:pPr>
        <w:numPr>
          <w:ilvl w:val="0"/>
          <w:numId w:val="44"/>
        </w:numPr>
      </w:pPr>
      <w:r w:rsidRPr="008242AD">
        <w:t>Save searches</w:t>
      </w:r>
    </w:p>
    <w:p w14:paraId="30CE0949" w14:textId="77777777" w:rsidR="008242AD" w:rsidRPr="008242AD" w:rsidRDefault="008242AD" w:rsidP="008242AD">
      <w:pPr>
        <w:numPr>
          <w:ilvl w:val="0"/>
          <w:numId w:val="44"/>
        </w:numPr>
      </w:pPr>
      <w:r w:rsidRPr="008242AD">
        <w:t>Purchase content</w:t>
      </w:r>
    </w:p>
    <w:p w14:paraId="6B471101" w14:textId="77777777" w:rsidR="008242AD" w:rsidRPr="008242AD" w:rsidRDefault="008242AD" w:rsidP="008242AD">
      <w:pPr>
        <w:numPr>
          <w:ilvl w:val="0"/>
          <w:numId w:val="44"/>
        </w:numPr>
      </w:pPr>
      <w:r w:rsidRPr="008242AD">
        <w:t>Activate your purchase/trial code</w:t>
      </w:r>
    </w:p>
    <w:p w14:paraId="20644B40" w14:textId="77777777" w:rsidR="008242AD" w:rsidRPr="008242AD" w:rsidRDefault="008242AD" w:rsidP="008242AD">
      <w:pPr>
        <w:numPr>
          <w:ilvl w:val="0"/>
          <w:numId w:val="44"/>
        </w:numPr>
      </w:pPr>
      <w:r w:rsidRPr="008242AD">
        <w:t>Add your ORCID iD</w:t>
      </w:r>
    </w:p>
    <w:p w14:paraId="42A7A1B4" w14:textId="7CBAC080" w:rsidR="008242AD" w:rsidRPr="008242AD" w:rsidRDefault="008242AD" w:rsidP="008242AD">
      <w:hyperlink r:id="rId440" w:history="1">
        <w:r w:rsidRPr="008242AD">
          <w:rPr>
            <w:rStyle w:val="Hyperlink"/>
          </w:rPr>
          <w:t>Sign in</w:t>
        </w:r>
        <w:r w:rsidRPr="008242AD">
          <w:rPr>
            <w:rStyle w:val="Hyperlink"/>
          </w:rPr>
          <mc:AlternateContent>
            <mc:Choice Requires="wps">
              <w:drawing>
                <wp:inline distT="0" distB="0" distL="0" distR="0" wp14:anchorId="07458805" wp14:editId="62875452">
                  <wp:extent cx="304800" cy="304800"/>
                  <wp:effectExtent l="0" t="0" r="0" b="0"/>
                  <wp:docPr id="769511813" name="Rectangle 48" descr="Arrow">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41CFC3" id="Rectangle 48" o:spid="_x0000_s1026" alt="Arrow"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r w:rsidRPr="008242AD">
        <w:t> </w:t>
      </w:r>
      <w:hyperlink r:id="rId441" w:history="1">
        <w:r w:rsidRPr="008242AD">
          <w:rPr>
            <w:rStyle w:val="Hyperlink"/>
          </w:rPr>
          <w:t>Register</w:t>
        </w:r>
      </w:hyperlink>
    </w:p>
    <w:p w14:paraId="33F34CDC" w14:textId="77777777" w:rsidR="008242AD" w:rsidRPr="008242AD" w:rsidRDefault="008242AD" w:rsidP="008242AD">
      <w:pPr>
        <w:rPr>
          <w:b/>
          <w:bCs/>
        </w:rPr>
      </w:pPr>
      <w:r w:rsidRPr="008242AD">
        <w:rPr>
          <w:b/>
          <w:bCs/>
        </w:rPr>
        <w:t>Institutional access</w:t>
      </w:r>
    </w:p>
    <w:p w14:paraId="17D85EEE" w14:textId="46ED389A" w:rsidR="008242AD" w:rsidRPr="008242AD" w:rsidRDefault="008242AD" w:rsidP="008242AD">
      <w:hyperlink r:id="rId442" w:history="1">
        <w:r w:rsidRPr="008242AD">
          <w:rPr>
            <w:rStyle w:val="Hyperlink"/>
          </w:rPr>
          <w:t>Sign in through your institution</w:t>
        </w:r>
        <w:r w:rsidRPr="008242AD">
          <w:rPr>
            <w:rStyle w:val="Hyperlink"/>
          </w:rPr>
          <mc:AlternateContent>
            <mc:Choice Requires="wps">
              <w:drawing>
                <wp:inline distT="0" distB="0" distL="0" distR="0" wp14:anchorId="117FCE08" wp14:editId="391071DF">
                  <wp:extent cx="304800" cy="304800"/>
                  <wp:effectExtent l="0" t="0" r="0" b="0"/>
                  <wp:docPr id="1223227241" name="Rectangle 47" descr="Arrow">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3902F9" id="Rectangle 47" o:spid="_x0000_s1026" alt="Arrow"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62BE7D1E" w14:textId="77777777" w:rsidR="008242AD" w:rsidRPr="008242AD" w:rsidRDefault="008242AD" w:rsidP="008242AD">
      <w:pPr>
        <w:numPr>
          <w:ilvl w:val="0"/>
          <w:numId w:val="45"/>
        </w:numPr>
      </w:pPr>
      <w:hyperlink r:id="rId443" w:history="1">
        <w:r w:rsidRPr="008242AD">
          <w:rPr>
            <w:rStyle w:val="Hyperlink"/>
          </w:rPr>
          <w:t>Sign in with a library card</w:t>
        </w:r>
      </w:hyperlink>
    </w:p>
    <w:p w14:paraId="40D2CBA1" w14:textId="77777777" w:rsidR="008242AD" w:rsidRPr="008242AD" w:rsidRDefault="008242AD" w:rsidP="008242AD">
      <w:pPr>
        <w:numPr>
          <w:ilvl w:val="0"/>
          <w:numId w:val="45"/>
        </w:numPr>
      </w:pPr>
      <w:hyperlink r:id="rId444" w:history="1">
        <w:r w:rsidRPr="008242AD">
          <w:rPr>
            <w:rStyle w:val="Hyperlink"/>
          </w:rPr>
          <w:t>Sign in with username/password</w:t>
        </w:r>
      </w:hyperlink>
    </w:p>
    <w:p w14:paraId="71DAB042" w14:textId="77777777" w:rsidR="008242AD" w:rsidRPr="008242AD" w:rsidRDefault="008242AD" w:rsidP="008242AD">
      <w:pPr>
        <w:numPr>
          <w:ilvl w:val="0"/>
          <w:numId w:val="45"/>
        </w:numPr>
      </w:pPr>
      <w:hyperlink r:id="rId445" w:history="1">
        <w:r w:rsidRPr="008242AD">
          <w:rPr>
            <w:rStyle w:val="Hyperlink"/>
          </w:rPr>
          <w:t>Recommend to your librarian</w:t>
        </w:r>
      </w:hyperlink>
    </w:p>
    <w:p w14:paraId="6DA8CCD5" w14:textId="77777777" w:rsidR="008242AD" w:rsidRPr="008242AD" w:rsidRDefault="008242AD" w:rsidP="008242AD">
      <w:pPr>
        <w:rPr>
          <w:b/>
          <w:bCs/>
        </w:rPr>
      </w:pPr>
      <w:r w:rsidRPr="008242AD">
        <w:rPr>
          <w:b/>
          <w:bCs/>
        </w:rPr>
        <w:t>Institutional account management</w:t>
      </w:r>
    </w:p>
    <w:p w14:paraId="7FC70721" w14:textId="77777777" w:rsidR="008242AD" w:rsidRPr="008242AD" w:rsidRDefault="008242AD" w:rsidP="008242AD">
      <w:hyperlink r:id="rId446" w:history="1">
        <w:r w:rsidRPr="008242AD">
          <w:rPr>
            <w:rStyle w:val="Hyperlink"/>
          </w:rPr>
          <w:t>Sign in as administrator</w:t>
        </w:r>
      </w:hyperlink>
    </w:p>
    <w:p w14:paraId="116971A8" w14:textId="77777777" w:rsidR="008242AD" w:rsidRPr="008242AD" w:rsidRDefault="008242AD" w:rsidP="008242AD">
      <w:pPr>
        <w:rPr>
          <w:b/>
          <w:bCs/>
        </w:rPr>
      </w:pPr>
      <w:r w:rsidRPr="008242AD">
        <w:rPr>
          <w:b/>
          <w:bCs/>
        </w:rPr>
        <w:t>Purchase</w:t>
      </w:r>
    </w:p>
    <w:p w14:paraId="1539E677" w14:textId="77777777" w:rsidR="008242AD" w:rsidRPr="008242AD" w:rsidRDefault="008242AD" w:rsidP="008242AD">
      <w:hyperlink r:id="rId447" w:history="1">
        <w:r w:rsidRPr="008242AD">
          <w:rPr>
            <w:rStyle w:val="Hyperlink"/>
          </w:rPr>
          <w:t>Subscription prices and ordering for this journal</w:t>
        </w:r>
      </w:hyperlink>
    </w:p>
    <w:p w14:paraId="694B320E" w14:textId="77777777" w:rsidR="008242AD" w:rsidRPr="008242AD" w:rsidRDefault="008242AD" w:rsidP="008242AD">
      <w:hyperlink r:id="rId448" w:history="1">
        <w:r w:rsidRPr="008242AD">
          <w:rPr>
            <w:rStyle w:val="Hyperlink"/>
          </w:rPr>
          <w:t>Purchasing options for books and journals across Oxford Academic</w:t>
        </w:r>
      </w:hyperlink>
    </w:p>
    <w:p w14:paraId="04CC203A" w14:textId="77777777" w:rsidR="008242AD" w:rsidRPr="008242AD" w:rsidRDefault="008242AD" w:rsidP="008242AD">
      <w:pPr>
        <w:rPr>
          <w:b/>
          <w:bCs/>
        </w:rPr>
      </w:pPr>
      <w:r w:rsidRPr="008242AD">
        <w:rPr>
          <w:b/>
          <w:bCs/>
        </w:rPr>
        <w:t>Short-term Access</w:t>
      </w:r>
    </w:p>
    <w:p w14:paraId="25FCFC15" w14:textId="77777777" w:rsidR="008242AD" w:rsidRPr="008242AD" w:rsidRDefault="008242AD" w:rsidP="008242AD">
      <w:r w:rsidRPr="008242AD">
        <w:t>To purchase short-term access, please sign in to your personal account above.</w:t>
      </w:r>
    </w:p>
    <w:p w14:paraId="755F6F24" w14:textId="77777777" w:rsidR="008242AD" w:rsidRPr="008242AD" w:rsidRDefault="008242AD" w:rsidP="008242AD">
      <w:r w:rsidRPr="008242AD">
        <w:lastRenderedPageBreak/>
        <w:t>Don't already have a personal account? </w:t>
      </w:r>
      <w:hyperlink r:id="rId449" w:history="1">
        <w:r w:rsidRPr="008242AD">
          <w:rPr>
            <w:rStyle w:val="Hyperlink"/>
          </w:rPr>
          <w:t>Register</w:t>
        </w:r>
      </w:hyperlink>
    </w:p>
    <w:p w14:paraId="6937BD26" w14:textId="77777777" w:rsidR="008242AD" w:rsidRPr="008242AD" w:rsidRDefault="008242AD" w:rsidP="008242AD">
      <w:r w:rsidRPr="008242AD">
        <w:t>A Puzzle with Missing Pieces: Explaining the Effectiveness of World Bank Development Projects - 24 Hours access</w:t>
      </w:r>
    </w:p>
    <w:p w14:paraId="1A604B6D" w14:textId="77777777" w:rsidR="008242AD" w:rsidRPr="008242AD" w:rsidRDefault="008242AD" w:rsidP="008242AD">
      <w:r w:rsidRPr="008242AD">
        <w:t>EUR €39.00 </w:t>
      </w:r>
    </w:p>
    <w:p w14:paraId="7B3A484B" w14:textId="77777777" w:rsidR="008242AD" w:rsidRPr="008242AD" w:rsidRDefault="008242AD" w:rsidP="008242AD">
      <w:r w:rsidRPr="008242AD">
        <w:t>GBP £33.00 </w:t>
      </w:r>
    </w:p>
    <w:p w14:paraId="05F47231" w14:textId="77777777" w:rsidR="008242AD" w:rsidRPr="008242AD" w:rsidRDefault="008242AD" w:rsidP="008242AD">
      <w:r w:rsidRPr="008242AD">
        <w:t>USD $43.00</w:t>
      </w:r>
    </w:p>
    <w:p w14:paraId="0DCD688B" w14:textId="77777777" w:rsidR="008242AD" w:rsidRPr="008242AD" w:rsidRDefault="008242AD" w:rsidP="008242AD">
      <w:pPr>
        <w:rPr>
          <w:b/>
          <w:bCs/>
        </w:rPr>
      </w:pPr>
      <w:r w:rsidRPr="008242AD">
        <w:rPr>
          <w:b/>
          <w:bCs/>
        </w:rPr>
        <w:t>Rental</w:t>
      </w:r>
    </w:p>
    <w:p w14:paraId="1C304C74" w14:textId="4E3F2E22" w:rsidR="008242AD" w:rsidRPr="008242AD" w:rsidRDefault="008242AD" w:rsidP="008242AD">
      <w:r w:rsidRPr="008242AD">
        <mc:AlternateContent>
          <mc:Choice Requires="wps">
            <w:drawing>
              <wp:inline distT="0" distB="0" distL="0" distR="0" wp14:anchorId="6F0FD4CE" wp14:editId="17DB2C4C">
                <wp:extent cx="304800" cy="304800"/>
                <wp:effectExtent l="0" t="0" r="0" b="0"/>
                <wp:docPr id="1663811917" name="Rectangle 46" descr="Read this now at DeepDyve">
                  <a:hlinkClick xmlns:a="http://schemas.openxmlformats.org/drawingml/2006/main" r:id="rId450" tgtFrame="&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D0A9F" id="Rectangle 46" o:spid="_x0000_s1026" alt="Read this now at DeepDyve" href="https://www.deepdyve.com/lp/ou-press/a-puzzle-with-missing-pieces-explaining-the-effectiveness-of-world-QuxLUm77gh?key=OUP" target="&quo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3F1BB36" w14:textId="77777777" w:rsidR="008242AD" w:rsidRPr="008242AD" w:rsidRDefault="008242AD" w:rsidP="008242AD">
      <w:r w:rsidRPr="008242AD">
        <w:t>This article is also available for rental through DeepDyve.</w:t>
      </w:r>
    </w:p>
    <w:p w14:paraId="6BA7BB84" w14:textId="77777777" w:rsidR="008242AD" w:rsidRPr="008242AD" w:rsidRDefault="008242AD" w:rsidP="008242AD">
      <w:r w:rsidRPr="008242AD">
        <w:t>Citations</w:t>
      </w:r>
    </w:p>
    <w:p w14:paraId="1CD199F0" w14:textId="77777777" w:rsidR="008242AD" w:rsidRPr="008242AD" w:rsidRDefault="008242AD" w:rsidP="008242AD">
      <w:pPr>
        <w:rPr>
          <w:rStyle w:val="Hyperlink"/>
          <w:vanish/>
        </w:rPr>
      </w:pPr>
      <w:r w:rsidRPr="008242AD">
        <w:fldChar w:fldCharType="begin"/>
      </w:r>
      <w:r w:rsidRPr="008242AD">
        <w:instrText>HYPERLINK "https://badge.dimensions.ai/details/doi/10.1093/wbro/lkac005?domain=https://academic.oup.com" \t ""</w:instrText>
      </w:r>
      <w:r w:rsidRPr="008242AD">
        <w:fldChar w:fldCharType="separate"/>
      </w:r>
    </w:p>
    <w:p w14:paraId="300B3DB7" w14:textId="77777777" w:rsidR="008242AD" w:rsidRPr="008242AD" w:rsidRDefault="008242AD" w:rsidP="008242AD">
      <w:pPr>
        <w:rPr>
          <w:rStyle w:val="Hyperlink"/>
        </w:rPr>
      </w:pPr>
      <w:r w:rsidRPr="008242AD">
        <w:rPr>
          <w:rStyle w:val="Hyperlink"/>
          <w:vanish/>
        </w:rPr>
        <w:t>8</w:t>
      </w:r>
    </w:p>
    <w:p w14:paraId="3A4B71CB" w14:textId="27CA0BAE" w:rsidR="008242AD" w:rsidRPr="008242AD" w:rsidRDefault="008242AD" w:rsidP="008242AD">
      <w:pPr>
        <w:rPr>
          <w:rStyle w:val="Hyperlink"/>
          <w:vanish/>
        </w:rPr>
      </w:pPr>
      <w:r w:rsidRPr="008242AD">
        <w:rPr>
          <w:rStyle w:val="Hyperlink"/>
          <w:vanish/>
        </w:rPr>
        <w:drawing>
          <wp:inline distT="0" distB="0" distL="0" distR="0" wp14:anchorId="4D63E31D" wp14:editId="0F78C92A">
            <wp:extent cx="1143000" cy="1143000"/>
            <wp:effectExtent l="0" t="0" r="0" b="0"/>
            <wp:docPr id="1295100070" name="Picture 45" descr="8 total citations on Dimensions.">
              <a:hlinkClick xmlns:a="http://schemas.openxmlformats.org/drawingml/2006/main" r:id="rId45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8 total citations on Dimensions.">
                      <a:hlinkClick r:id="rId451" tgtFrame="&quot;&quot;"/>
                    </pic:cNvPr>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7B594A31" w14:textId="77777777" w:rsidR="008242AD" w:rsidRPr="008242AD" w:rsidRDefault="008242AD" w:rsidP="008242AD">
      <w:r w:rsidRPr="008242AD">
        <w:fldChar w:fldCharType="end"/>
      </w:r>
    </w:p>
    <w:p w14:paraId="2B8024A6" w14:textId="77777777" w:rsidR="008242AD" w:rsidRPr="008242AD" w:rsidRDefault="008242AD" w:rsidP="008242AD">
      <w:r w:rsidRPr="008242AD">
        <w:t>Views</w:t>
      </w:r>
    </w:p>
    <w:p w14:paraId="6E0ACF0A" w14:textId="77777777" w:rsidR="008242AD" w:rsidRPr="008242AD" w:rsidRDefault="008242AD" w:rsidP="008242AD">
      <w:r w:rsidRPr="008242AD">
        <w:t>1,289</w:t>
      </w:r>
    </w:p>
    <w:p w14:paraId="2FB5B190" w14:textId="77777777" w:rsidR="008242AD" w:rsidRPr="008242AD" w:rsidRDefault="008242AD" w:rsidP="008242AD">
      <w:r w:rsidRPr="008242AD">
        <w:t>Altmetric</w:t>
      </w:r>
    </w:p>
    <w:p w14:paraId="6869AFC3" w14:textId="7C85B6A3" w:rsidR="008242AD" w:rsidRPr="008242AD" w:rsidRDefault="008242AD" w:rsidP="008242AD">
      <w:r w:rsidRPr="008242AD">
        <w:drawing>
          <wp:inline distT="0" distB="0" distL="0" distR="0" wp14:anchorId="0C0CA82E" wp14:editId="5A9E0DD6">
            <wp:extent cx="609600" cy="609600"/>
            <wp:effectExtent l="0" t="0" r="0" b="0"/>
            <wp:docPr id="2079732762" name="Picture 44" descr="Article has an altmetric score of 5">
              <a:hlinkClick xmlns:a="http://schemas.openxmlformats.org/drawingml/2006/main" r:id="rId453"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rticle has an altmetric score of 5">
                      <a:hlinkClick r:id="rId453" tgtFrame="&quot;&quot;"/>
                    </pic:cNvPr>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988AC80" w14:textId="6BD86B40" w:rsidR="008242AD" w:rsidRPr="008242AD" w:rsidRDefault="008242AD" w:rsidP="008242AD">
      <w:r w:rsidRPr="008242AD">
        <mc:AlternateContent>
          <mc:Choice Requires="wps">
            <w:drawing>
              <wp:inline distT="0" distB="0" distL="0" distR="0" wp14:anchorId="5C9C9B9D" wp14:editId="062F9E4C">
                <wp:extent cx="304800" cy="304800"/>
                <wp:effectExtent l="0" t="0" r="0" b="0"/>
                <wp:docPr id="811674728" name="Rectangle 43" descr="Inform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A68D4" id="Rectangle 43" o:spid="_x0000_s1026" alt="Inform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242AD">
        <w:t> More metrics information</w:t>
      </w:r>
    </w:p>
    <w:p w14:paraId="4B4E6A1D" w14:textId="77777777" w:rsidR="008242AD" w:rsidRPr="008242AD" w:rsidRDefault="008242AD" w:rsidP="008242AD">
      <w:pPr>
        <w:rPr>
          <w:b/>
          <w:bCs/>
        </w:rPr>
      </w:pPr>
      <w:r w:rsidRPr="008242AD">
        <w:rPr>
          <w:b/>
          <w:bCs/>
        </w:rPr>
        <w:t>Email alerts</w:t>
      </w:r>
    </w:p>
    <w:p w14:paraId="1A49BC8B" w14:textId="77777777" w:rsidR="008242AD" w:rsidRPr="008242AD" w:rsidRDefault="008242AD" w:rsidP="008242AD">
      <w:hyperlink r:id="rId455" w:history="1">
        <w:r w:rsidRPr="008242AD">
          <w:rPr>
            <w:rStyle w:val="Hyperlink"/>
          </w:rPr>
          <w:t>New journal issues</w:t>
        </w:r>
      </w:hyperlink>
    </w:p>
    <w:p w14:paraId="19D2EA74" w14:textId="77777777" w:rsidR="008242AD" w:rsidRPr="008242AD" w:rsidRDefault="008242AD" w:rsidP="008242AD">
      <w:hyperlink r:id="rId456" w:history="1">
        <w:r w:rsidRPr="008242AD">
          <w:rPr>
            <w:rStyle w:val="Hyperlink"/>
          </w:rPr>
          <w:t>New journal articles</w:t>
        </w:r>
      </w:hyperlink>
    </w:p>
    <w:p w14:paraId="4B792255" w14:textId="77777777" w:rsidR="008242AD" w:rsidRPr="008242AD" w:rsidRDefault="008242AD" w:rsidP="008242AD">
      <w:r w:rsidRPr="008242AD">
        <w:t>Activity related to this article</w:t>
      </w:r>
    </w:p>
    <w:p w14:paraId="0126E795" w14:textId="77777777" w:rsidR="008242AD" w:rsidRPr="008242AD" w:rsidRDefault="008242AD" w:rsidP="008242AD">
      <w:hyperlink r:id="rId457" w:history="1">
        <w:r w:rsidRPr="008242AD">
          <w:rPr>
            <w:rStyle w:val="Hyperlink"/>
          </w:rPr>
          <w:t>Sign up for marketing</w:t>
        </w:r>
      </w:hyperlink>
    </w:p>
    <w:p w14:paraId="4C8EE44B" w14:textId="77777777" w:rsidR="008242AD" w:rsidRPr="008242AD" w:rsidRDefault="008242AD" w:rsidP="008242AD">
      <w:pPr>
        <w:numPr>
          <w:ilvl w:val="0"/>
          <w:numId w:val="46"/>
        </w:numPr>
      </w:pPr>
    </w:p>
    <w:p w14:paraId="20D8EEAF" w14:textId="77777777" w:rsidR="008242AD" w:rsidRPr="008242AD" w:rsidRDefault="008242AD" w:rsidP="008242AD">
      <w:pPr>
        <w:numPr>
          <w:ilvl w:val="0"/>
          <w:numId w:val="46"/>
        </w:numPr>
      </w:pPr>
    </w:p>
    <w:p w14:paraId="3D4981EC" w14:textId="77777777" w:rsidR="008242AD" w:rsidRPr="008242AD" w:rsidRDefault="008242AD" w:rsidP="008242AD">
      <w:pPr>
        <w:numPr>
          <w:ilvl w:val="0"/>
          <w:numId w:val="46"/>
        </w:numPr>
      </w:pPr>
    </w:p>
    <w:p w14:paraId="480A061D" w14:textId="77777777" w:rsidR="008242AD" w:rsidRPr="008242AD" w:rsidRDefault="008242AD" w:rsidP="008242AD">
      <w:pPr>
        <w:numPr>
          <w:ilvl w:val="0"/>
          <w:numId w:val="46"/>
        </w:numPr>
      </w:pPr>
    </w:p>
    <w:p w14:paraId="43995609" w14:textId="77777777" w:rsidR="008242AD" w:rsidRPr="008242AD" w:rsidRDefault="008242AD" w:rsidP="008242AD">
      <w:pPr>
        <w:numPr>
          <w:ilvl w:val="0"/>
          <w:numId w:val="46"/>
        </w:numPr>
      </w:pPr>
    </w:p>
    <w:p w14:paraId="6C866664" w14:textId="77777777" w:rsidR="008242AD" w:rsidRPr="008242AD" w:rsidRDefault="008242AD" w:rsidP="008242AD">
      <w:pPr>
        <w:numPr>
          <w:ilvl w:val="0"/>
          <w:numId w:val="46"/>
        </w:numPr>
      </w:pPr>
    </w:p>
    <w:p w14:paraId="7B130356" w14:textId="06D5FA89" w:rsidR="008242AD" w:rsidRPr="008242AD" w:rsidRDefault="008242AD" w:rsidP="008242AD">
      <w:r w:rsidRPr="008242AD">
        <mc:AlternateContent>
          <mc:Choice Requires="wps">
            <w:drawing>
              <wp:inline distT="0" distB="0" distL="0" distR="0" wp14:anchorId="7F0ACAFF" wp14:editId="172F261E">
                <wp:extent cx="304800" cy="304800"/>
                <wp:effectExtent l="0" t="0" r="0" b="0"/>
                <wp:docPr id="1076529132" name="Rectangle 42" descr="Arrow">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C275C" id="Rectangle 42" o:spid="_x0000_s1026" alt="Arrow"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373E192" w14:textId="77777777" w:rsidR="008242AD" w:rsidRPr="008242AD" w:rsidRDefault="008242AD" w:rsidP="008242AD">
      <w:pPr>
        <w:numPr>
          <w:ilvl w:val="0"/>
          <w:numId w:val="47"/>
        </w:numPr>
      </w:pPr>
    </w:p>
    <w:p w14:paraId="2FA16419" w14:textId="77777777" w:rsidR="008242AD" w:rsidRPr="008242AD" w:rsidRDefault="008242AD" w:rsidP="008242AD">
      <w:pPr>
        <w:numPr>
          <w:ilvl w:val="0"/>
          <w:numId w:val="47"/>
        </w:numPr>
      </w:pPr>
    </w:p>
    <w:p w14:paraId="5D89E68D" w14:textId="77777777" w:rsidR="008242AD" w:rsidRPr="008242AD" w:rsidRDefault="008242AD" w:rsidP="008242AD">
      <w:pPr>
        <w:numPr>
          <w:ilvl w:val="0"/>
          <w:numId w:val="47"/>
        </w:numPr>
      </w:pPr>
    </w:p>
    <w:p w14:paraId="0E5E9667" w14:textId="77777777" w:rsidR="008242AD" w:rsidRPr="008242AD" w:rsidRDefault="008242AD" w:rsidP="008242AD">
      <w:pPr>
        <w:numPr>
          <w:ilvl w:val="0"/>
          <w:numId w:val="47"/>
        </w:numPr>
      </w:pPr>
    </w:p>
    <w:p w14:paraId="5DBCA576" w14:textId="77777777" w:rsidR="008242AD" w:rsidRPr="008242AD" w:rsidRDefault="008242AD" w:rsidP="008242AD">
      <w:pPr>
        <w:numPr>
          <w:ilvl w:val="0"/>
          <w:numId w:val="47"/>
        </w:numPr>
      </w:pPr>
    </w:p>
    <w:p w14:paraId="29249AFA" w14:textId="77777777" w:rsidR="008242AD" w:rsidRPr="008242AD" w:rsidRDefault="008242AD" w:rsidP="008242AD">
      <w:pPr>
        <w:numPr>
          <w:ilvl w:val="0"/>
          <w:numId w:val="47"/>
        </w:numPr>
      </w:pPr>
    </w:p>
    <w:p w14:paraId="7C5A2D00" w14:textId="436E8741" w:rsidR="008242AD" w:rsidRPr="008242AD" w:rsidRDefault="008242AD" w:rsidP="008242AD">
      <w:r w:rsidRPr="008242AD">
        <mc:AlternateContent>
          <mc:Choice Requires="wps">
            <w:drawing>
              <wp:inline distT="0" distB="0" distL="0" distR="0" wp14:anchorId="5C1A873B" wp14:editId="1D46E291">
                <wp:extent cx="304800" cy="304800"/>
                <wp:effectExtent l="0" t="0" r="0" b="0"/>
                <wp:docPr id="405943508" name="Rectangle 41" descr="Arrow">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B4E80" id="Rectangle 41" o:spid="_x0000_s1026" alt="Arrow"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A7D6471" w14:textId="77777777" w:rsidR="008242AD" w:rsidRPr="008242AD" w:rsidRDefault="008242AD" w:rsidP="008242AD">
      <w:pPr>
        <w:rPr>
          <w:ins w:id="0" w:author="Unknown"/>
          <w:b/>
          <w:bCs/>
        </w:rPr>
      </w:pPr>
      <w:ins w:id="1" w:author="Unknown">
        <w:r w:rsidRPr="008242AD">
          <w:rPr>
            <w:b/>
            <w:bCs/>
          </w:rPr>
          <w:t>Recommended</w:t>
        </w:r>
      </w:ins>
    </w:p>
    <w:p w14:paraId="27831E3E" w14:textId="77777777" w:rsidR="008242AD" w:rsidRPr="008242AD" w:rsidRDefault="008242AD" w:rsidP="008242AD">
      <w:pPr>
        <w:numPr>
          <w:ilvl w:val="0"/>
          <w:numId w:val="48"/>
        </w:numPr>
        <w:rPr>
          <w:ins w:id="2" w:author="Unknown"/>
        </w:rPr>
      </w:pPr>
      <w:ins w:id="3" w:author="Unknown">
        <w:r w:rsidRPr="008242AD">
          <w:fldChar w:fldCharType="begin"/>
        </w:r>
        <w:r w:rsidRPr="008242AD">
          <w:instrText>HYPERLINK "https://rev.trendmd.com/open/ENXPc-5vEqH_n6JBD8268RdZkyMW20Q26GOnYrEMz23hd4m3yP8wmijlhg2_cc2HphwbiW-KUN5o2Uk6-IVAaTL-ed3L9UNBVKsURMJvzvXjIG9VObpQ1Y7ENHSLcGT5utof2-Zej29F7h8Kn6e1ZD0t12J2mzVZAJAKTwbEgPK6AK5tQ8DkPbbsoFwB0gUnGnOhuiEHi7dIZF5ArbBLHiLmPbEqGLRtMtRkYAMhKbudWMfd5MhGwo35H5IMm5RyuK6nWM93VCysu4PLcZ0EsT8Hke-Oh8ttoAvGca1FVXgmBsPo8a1zw102GNGK1-oBi5lcNcg5thiLq6Ar1tkO-b8hhgPn0h0DFuMXOqdHaz5LUvFrxRlW4bisEFz4JnxTGk5izjmx3UpCdFs6iNsR0niOl7hVidyy2twb6Av8t80JGHdJpiqK6ntpPqrs5UyHs0BLGltKKxqkILUGrpc-cXfsXBvKwDZ25UHDfsnZ9NGYsEYeh29GO_wKpWIvgaWbuRVcCRx9tHLk6cPwo1giNtWUd7QSLSZ25veV727IgurAE0hPMhMlFjldWSrBFo1Au9p29VE2dqwge6Jx19U37_JdUlgokP04mrzeRFMOk9dJvgXf8tzK6fEZMraRAQQUZDSRSFecfkzOkIT-4gtKLlbcYV1EVXAB9jg1ERtfplR_95X_wLYEZiju_-T8FvUGoscyN1n8-0R6PrryV_ZLuyUQilP8HXyZSsl01bGXDnOMbZt_c0-EmgO3Phy18YDDuOjXejk6t92gEUxlaOUzao60liZssy4m6qElqsd2VnOx4kNPjOOB0TCIF7h95AT0dFCS0k451WWVmme_7mv-3OyXnF1qRsvwy1rzaoNe3GyATfgJOM6IfrDX_v6vA1aiE4We1a6mJxhFQ0EJvTyN4XZZKqf4qjKrzWYg-T2aJbaUpOjXG3Udw25ol_zP88RiVDiEEeBsR9psBiS9tIxKLQzYPQrcgjF4yHq5gV_Nt-9a6DwKJVozZEH3aZA85qzGHGSinib_ZZwwrK_xdZAPMEheusc3s5HiNuKL5yAL4xzmBuHBxObecvKParElJKfRkm17wWpewz8liK4b0Mm2iFmnMigXcM19r0_Eke5VQm2IethD25JoNkd7CgKWyS4PPTymdzeG5eWLiXe0FmEsdsuRN39H-HhTCZExPAO9L4QifTw_PtiECs_2_xYLvmeA1rQ3qBC9wJXV8gQhaIPcdonaqGgH_USyn9CtUTFX5mx0S5FDLSi6WVTNlXxnU91igFziTfu0z-yflHMV5xNjuWSAiVI6p-9YUUKNwm1gxFfcyrxN7Zt6M2qv20vt-z4syiGVHeCydqy6z83ro8NdZ1B_6MYGJuPvyW-BEh0YYUrLN2FkajOz190yAS_zTvZc-uXwcMqVV5G6n8e1z0dWTppKOJQ9NctfPa_bX4QgFa9vjPju3NeWWjvzVJc1TkE" \t "_self"</w:instrText>
        </w:r>
        <w:r w:rsidRPr="008242AD">
          <w:fldChar w:fldCharType="separate"/>
        </w:r>
        <w:r w:rsidRPr="008242AD">
          <w:rPr>
            <w:rStyle w:val="Hyperlink"/>
          </w:rPr>
          <w:t>Project Evaluation and Uncertainty in Practice: A Statistical Analysis of Rate-of-Return Divergences of 1,015 World Bank Projects</w:t>
        </w:r>
        <w:r w:rsidRPr="008242AD">
          <w:fldChar w:fldCharType="end"/>
        </w:r>
      </w:ins>
    </w:p>
    <w:p w14:paraId="6C2BE62B" w14:textId="77777777" w:rsidR="008242AD" w:rsidRPr="008242AD" w:rsidRDefault="008242AD" w:rsidP="008242AD">
      <w:pPr>
        <w:rPr>
          <w:ins w:id="4" w:author="Unknown"/>
        </w:rPr>
      </w:pPr>
      <w:ins w:id="5" w:author="Unknown">
        <w:r w:rsidRPr="008242AD">
          <w:t>Gerhard Pohl, The World Bank Economic Review, 1992</w:t>
        </w:r>
      </w:ins>
    </w:p>
    <w:p w14:paraId="6B2A01EB" w14:textId="77777777" w:rsidR="008242AD" w:rsidRPr="008242AD" w:rsidRDefault="008242AD" w:rsidP="008242AD">
      <w:pPr>
        <w:numPr>
          <w:ilvl w:val="0"/>
          <w:numId w:val="48"/>
        </w:numPr>
        <w:rPr>
          <w:ins w:id="6" w:author="Unknown"/>
        </w:rPr>
      </w:pPr>
      <w:ins w:id="7" w:author="Unknown">
        <w:r w:rsidRPr="008242AD">
          <w:fldChar w:fldCharType="begin"/>
        </w:r>
        <w:r w:rsidRPr="008242AD">
          <w:instrText>HYPERLINK "https://rev.trendmd.com/open/i2gOkDtujCUtdTLmYd-iHT7TetL4dEOyLI2T766fGC3qI811mj9f44rrcm9y5tro6JrFjwPPw5mS1DONw5DBxXlFw_Sf4I749nX7o9-X-R9QYDVelmED0oSUm_z9Od3b45awN9woBa65n7VzDBck4YNriFlR577AFT4UV4uYGohBn69II83F-DPiOb4PXuoDFkX-c8eSA1DzTiqdm2HJEd9c5SOyyIhniJwZOlrFRXeFBJXLhYxKzB4Gx_U5OViOp8D9ImG-hEUvF2dh03tOvVizuQzJuDov9anQ94cgj8duxkv8H3cpXdbzkZ4ltiWhpnDfh7cOPtwPB4exuFhA96VAjuFRdjNwJ3RW8oukzwmYg6SJYe1QQ8-_gHBAltBbQ1hG7uAsr2gpl5zePPO1EskrJycoXevM5BJBiFZ66TAoeTIluAm93JsvXoQ_k16f1_5t5__pKJ8LnPfGyRWySoiF9Tv9feJsB-kXFTvK4w3PecNll3BklHjx3NWUQd7SAgFXVS7jSO4QzDoai9TQ8urs8c45uJzUcPrKbCf2Jibnzm6VFH6tZzR66Iauk43tOZP4wqUboAeQIu3Lh7kgXoIO8WxU3G54uM-rCxQVoSEMGzYgHIes2ovpwBJPD6OtnSB1-i0LqGz6Oa47vxpd1uhMpGRGGDdf1kBsJcJgOMM-RDOUClX5ywhVWiHYw5cfVXVPD85eQJZ6TBBSu1F1N84NEO3fSjAijsz4PdsycXMCbyJGgebvAUwW5v55O2snbNQNBP-aV52soVXOxskqR-zIwguN0wt722OMXHQkZReAIV8K8UEXUE_pz_IY0ci1_GFW4jBlag3lZ2B0kGE6XI7FNrHOBRhF2iWt8G9_hMZpIsS_TTrxZNsQM46EP2Sy4u0ZC71m43Whw_obHrMu1Pr0rUWNN0BGygvBi8JXAX9u0McVVEoVSponz8_sK49XRgq3v-OsT0puEOMtNQA76ByftRHtyJuK_OXtv-mEOriBsMqi044X-lnvV8SWDC851R_SfMFpoRx8S9tqEWPBhsCP8HDnm0OLPFqSdi1QfINeTJ0NEukRGzrtZ68rVEJVMqIBAYy5XTQ-cIrlUPhrPwxfF7AGbsZT20QmPgrMU3Ksg_7k0VjSzqmtFpm-8i9pirYMPZsjFU6kCXnjMl23RaztnBTxhPuTacfWpOyIl9GsYsrZkAOK3MpP8v0XRMGFhkknLLKrqLIhFJ4-xoF6nNs0Z4Ci82HLdK8jBjgLyY6mIn6F8gN_8iXZtxEZ2HYIcyIzezJmEpTzoDMxyDHWLYH1BawFh_alESoHnF9TSPRWYQkz_GLlytZW1Lsx4lW0VupvDFK0EGYNKV9A223PwaXoUKxYrrmfnjftUbQBL2ESSayK_-wjoJo6-zStljP4RXWAFeFWeDvQ2lfZZ7hh9Xh0OTtZiPtJJyxBxo4JaUVhlyHPH2DkDF0X9xdWm2X8lMTsnAgKCf_3DHkD_FAbbERl9M6laA" \t "_self"</w:instrText>
        </w:r>
        <w:r w:rsidRPr="008242AD">
          <w:fldChar w:fldCharType="separate"/>
        </w:r>
        <w:r w:rsidRPr="008242AD">
          <w:rPr>
            <w:rStyle w:val="Hyperlink"/>
          </w:rPr>
          <w:t>Project Evaluations: Learning What Works</w:t>
        </w:r>
        <w:r w:rsidRPr="008242AD">
          <w:fldChar w:fldCharType="end"/>
        </w:r>
      </w:ins>
    </w:p>
    <w:p w14:paraId="45988FC7" w14:textId="77777777" w:rsidR="008242AD" w:rsidRPr="008242AD" w:rsidRDefault="008242AD" w:rsidP="008242AD">
      <w:pPr>
        <w:rPr>
          <w:ins w:id="8" w:author="Unknown"/>
        </w:rPr>
      </w:pPr>
      <w:ins w:id="9" w:author="Unknown">
        <w:r w:rsidRPr="008242AD">
          <w:t>Mark T. Buntaine, Oxford Academic Books, 2016</w:t>
        </w:r>
      </w:ins>
    </w:p>
    <w:p w14:paraId="08D0A56E" w14:textId="77777777" w:rsidR="008242AD" w:rsidRPr="008242AD" w:rsidRDefault="008242AD" w:rsidP="008242AD">
      <w:pPr>
        <w:numPr>
          <w:ilvl w:val="0"/>
          <w:numId w:val="48"/>
        </w:numPr>
        <w:rPr>
          <w:ins w:id="10" w:author="Unknown"/>
        </w:rPr>
      </w:pPr>
      <w:ins w:id="11" w:author="Unknown">
        <w:r w:rsidRPr="008242AD">
          <w:fldChar w:fldCharType="begin"/>
        </w:r>
        <w:r w:rsidRPr="008242AD">
          <w:instrText>HYPERLINK "https://rev.trendmd.com/open/094nDPqJmindv5GV-9S-cBstLpB7BaDfoEQbac3pHHLYtrI1RExpWYnEetIshTFlPxglrpNDR6GjekN123b_h4r0za3vHw3Vq7QmtHTRw6qeJWowd7QHwDhlSljGT9H0PlZK3ROYeyVbZwZzANgGOAClgx8AVt9BKKF4iQjqESWgse48w-UZOn9gsibmIGYoZozDGsptewQ8rw-44hfmEchAc4eLGak1BZasVqHytFxSttrJmVGR2A8FIin0H4wNPO4SfiqHB31GW8VEfKQNBajmAPzMcrL3m5bn2v6HeBL8bcl5jtYoy2L-aX9ZjD0LdJVZviK_uG26AYubkGus0iUP2d_HA-8f17pfXZfL-FO2UINd47fgZmDk4fnxzw2iQHRt6J970EQ0q9h88xlXsc2BGGp80wPpLvR_T5tKbUgyx921BBoUq5QNWIhk1RZ43RPc6LmHRgPikyKSfcvUNnNPLu01_yTHqh7PU4pnKfyhIfbJoQ49uJhSRWtExK9GEn6Wneig_ZpMlyCzettsIyToqW-vn1RCrAINMzh-GsVDsU_4-p8qPcor6enoeldww-_I5u8ihDBRtJWirkJ5ucGEG3J1qXENSHg__5RIgq_7SFsXPAf8JB6cj01uw-WptR1gClp26RR173hgQvYDMmAvKiQ4QGYd6cMV-atYu_kZMBEDQz5pYSwjqIeuLM_3aJ5XhStwScCVcuRDv0L76Zrah34CtN3F1ePK_6wN3EwuwCAZ7c3j8d6eKBg0pNg9P4UdjrpTW_vN829Y6nJ6DAsYOM1FKmpjV4RqMHc3ORP_4oI3OA3MGCuj3v78ZScKyfX884WtWxMxoR--1NaPnR3XPN2TONWRV_0RNCj8rN9qJYjyK-KwBYZgq6Y3mTUF1t3INU7P62CFXzTngx3QziEF18fK_2RA3_GQL-HxYiI17suVH1f-M7QuwTsToNEj91V41dDKNARjnaCGqJCdYpFcWPQgqlHNLLPX7d7A9uYWa__0_GcbehdgkSkkktupcPwveksUvKewniFQyJsNhRdWu1zejjfP4m4FUaTxIyjtbgVXZyMNAGI7X6tzC1sq_q_IoNe1q_MU79vlmmlVmPhk8Tt0gsQv8cCmFZNcfXBPS5XWyghD3egAgzLDB8AMfOOFyKL47_R5ESWqM5SOHQMlsxKjkslzAQp7spfaAQPG6oOa5k6frdYADE1RPXaDBPCDtR8yC340_8Wr7OBdc_6RYHc4Opv1CDOHFdsVXOrhtKQwFMRlDH-5PyF7TN1X02OrRhXA-sunrKZK1xobpaB1EFqYv11aj56OeqjIiZS6GjvgSiirgFUz-xCeLKHxf9Ckym0Ic9evkDKZkgcvS_r6VbnZO-QfVnK2GrC6x8GfIdUU62n2MGM1nJxkCKJOZ7dvhnQyqtSbQwTBOWO4BHNwCQ" \t "_self"</w:instrText>
        </w:r>
        <w:r w:rsidRPr="008242AD">
          <w:fldChar w:fldCharType="separate"/>
        </w:r>
        <w:r w:rsidRPr="008242AD">
          <w:rPr>
            <w:rStyle w:val="Hyperlink"/>
          </w:rPr>
          <w:t>Giving Aid Effectively: The Politics of Environmental Performance and Selectivity at Multilateral Development Banks</w:t>
        </w:r>
        <w:r w:rsidRPr="008242AD">
          <w:fldChar w:fldCharType="end"/>
        </w:r>
      </w:ins>
    </w:p>
    <w:p w14:paraId="47672229" w14:textId="77777777" w:rsidR="008242AD" w:rsidRPr="008242AD" w:rsidRDefault="008242AD" w:rsidP="008242AD">
      <w:pPr>
        <w:rPr>
          <w:ins w:id="12" w:author="Unknown"/>
        </w:rPr>
      </w:pPr>
      <w:ins w:id="13" w:author="Unknown">
        <w:r w:rsidRPr="008242AD">
          <w:t>Mark T Buntaine, Oxford Academic Books, 2016</w:t>
        </w:r>
      </w:ins>
    </w:p>
    <w:p w14:paraId="5A965762" w14:textId="77777777" w:rsidR="008242AD" w:rsidRPr="008242AD" w:rsidRDefault="008242AD" w:rsidP="008242AD">
      <w:pPr>
        <w:numPr>
          <w:ilvl w:val="0"/>
          <w:numId w:val="49"/>
        </w:numPr>
        <w:rPr>
          <w:ins w:id="14" w:author="Unknown"/>
        </w:rPr>
      </w:pPr>
      <w:ins w:id="15" w:author="Unknown">
        <w:r w:rsidRPr="008242AD">
          <w:fldChar w:fldCharType="begin"/>
        </w:r>
        <w:r w:rsidRPr="008242AD">
          <w:instrText>HYPERLINK "https://rev.trendmd.com/open/SfHX1dcmeQ2CJ0C8qYjllRlIWgpL7Vb-qrB5V7EUOndWXPM8ExRvN9VYqQZyWZjl-hOuw-893hcbNxRbmdHY9KHmogbSuhhegwLy8BDeNyiCTni6VOCrUy6F_NdFN6RyZRxWsEu6TgFPo-xpyKc0t3c0KmGmjjwpVqabTjofP-NSe2Gfh0ImQlYqXAhraDkDDYampe3YRHdyqZKGaGCJWvV2mIHpNCw2_dN2LfMc30CCEbglWQ1c5J38Z8G8R6OM3AAteLQ4mn8j8S3rOvcIg8nlwx5jLz-edsI1mvL4GgFum5HiwZSoEE4n2aq5EgGNyK4Q9IjW3gDsGBPEfmzd95DBdLZApcUGkmh9spG1GEEdZ0CWPlpdZCnxwTVbJcoRqMtyW8vXMAeIQz-eTc2K5-1Fu9sFSypvyqzNgV2LUWB4jiSTktOiJ0IzrE7_Uniq4HO1esKvtIWCMw5lrAkr80dzW_bM_Vshj_NAGjSutG-aNHzSeAjhxiSiJbhCD4iW8vwq5FkiNwdaR9WtY6Ui56gB6nSucCxTcZkGomcyays4LvSLZ-q0qO3TRX6LYcIjtR2hw2Fw1I38RW9EDClGndJkdyETlh9ypoeejQ3fIqr3fUdorByAVRrarwpQMdISM02pnOiXUL7dqXGniIDTrt0-TMC-5gV0e7LoimWlxJzXuFK-2NDOUPO9chfBNXfJ8hyhCGZz8tCo25pWKWdvvH5H0kdnzGxZLu_RS0F8_DiBKFuaV54L-gukBsBIov2EL4nqjA1XHSSwqZqbSuOgN6qvjxZFrHgvwp2FDlE36SCwIt9L_jmuJpAdqPXQJfpvaF9FLGpCvtDFpV7rGYWM4aNrsK_p0bcA2jrC2YXut3FiFBj0tcAp6vHMjGTZJ_78yAXt6G81MSPPsMjyGKNpqkXOfImp6a-64qciyCJhKsLegTOSUArFEyz7T9Qfb28_-oqGaTmM2vTBj3kGLo0D5ECEGFUnReGF86cgoiQlC8gIUZo_4pXFZHCTVl_bJJbEqZXuz1WLpE7xLeDhS8mkZdhZXww9xfMFbneYoFZTJg8mM08y-dLMpsc7u8QJRzdf6Ynr-YdfuduPVG1cQiS676J5xusSW6xcOSLW2CO_3tzr1Ulg_NUdd8nPSGuPludyE0nYF59PYf1VtIGLFl5ys5MoyzqB7wUq4GzwWKTtjxtR8ttPzJndOPc00WAWloo2e2ZKwy47DKM2WwlfBofhzliOcZCNH-gKmKgheQJIeUscNC4HVZ-KQyZaTh5E9_wfyOKDhE0HqfkyYwwVNTiWHsmWQu_HGLfPWdn71oj8Ew8GRp-xNh29a954HuW7OTTIYioTaog1Rdb_4r0N_5OdhoBbavKpwG73j8M6Pd_ez1sEH_a8WyXrZgCmjgszYqv3IwiqzuswbSAlJIcroYAgGH_AeLfgUWC0i0-tZ7uzTZbQJPNDzOIuP31qZwemtNlM_aU0IUzmUad3PZQFoulKgEiN2_8a0CAyRMMKb38pu2vAiAPy0bpULQ" \t "_blank"</w:instrText>
        </w:r>
        <w:r w:rsidRPr="008242AD">
          <w:fldChar w:fldCharType="separate"/>
        </w:r>
        <w:r w:rsidRPr="008242AD">
          <w:rPr>
            <w:rStyle w:val="Hyperlink"/>
          </w:rPr>
          <w:t>Taking the Measure of Global Aid</w:t>
        </w:r>
        <w:r w:rsidRPr="008242AD">
          <w:fldChar w:fldCharType="end"/>
        </w:r>
      </w:ins>
    </w:p>
    <w:p w14:paraId="54A3384C" w14:textId="77777777" w:rsidR="008242AD" w:rsidRPr="008242AD" w:rsidRDefault="008242AD" w:rsidP="008242AD">
      <w:pPr>
        <w:rPr>
          <w:ins w:id="16" w:author="Unknown"/>
        </w:rPr>
      </w:pPr>
      <w:ins w:id="17" w:author="Unknown">
        <w:r w:rsidRPr="008242AD">
          <w:t>Severino, Current History, 2010</w:t>
        </w:r>
      </w:ins>
    </w:p>
    <w:p w14:paraId="14B39274" w14:textId="77777777" w:rsidR="008242AD" w:rsidRPr="008242AD" w:rsidRDefault="008242AD" w:rsidP="008242AD">
      <w:pPr>
        <w:numPr>
          <w:ilvl w:val="0"/>
          <w:numId w:val="49"/>
        </w:numPr>
        <w:rPr>
          <w:ins w:id="18" w:author="Unknown"/>
        </w:rPr>
      </w:pPr>
      <w:ins w:id="19" w:author="Unknown">
        <w:r w:rsidRPr="008242AD">
          <w:fldChar w:fldCharType="begin"/>
        </w:r>
        <w:r w:rsidRPr="008242AD">
          <w:instrText>HYPERLINK "https://rev.trendmd.com/open/QHiZ10TecbSjnQBOnhW42Flofm8SNtHbL8x7OSPagO0oGfiOcWQZzztgsuIm0JS9msecP_xmyIVKFfPwl8Zazxb6070xTT9-DrFNyylxm_KNvOvHQxWn9qW8t8KoGtzJGTWX5QloFLCZXjKsZP37IeNvppJVjXLxaT2oKJA5A4XSGhhWobr2jpvg9xOGw4qAygxBGrmzljedhCSoVoBRoGre6WdMZLjGhsnNzxzh2IE0rHiJBzG2V8u94cx0cyeeimkyseOUrMAZSpQkJ_lUbS91t6P6uHLUEYdQhy-rnn5gafoRTRrNm2MlIqPvNnvxqga0-fgABpENwT3oAaESkohjj_lKANVP1ELhP38ld3xogHlYIb6eV5RSs2JIKUBDPRz54drRwBVdtRmUPo0FWjIizmWgV7eJlie-Rv6VciIwY-C3kjO1U7wqAyZJVEFDc71LgIHYd6AuLcW8i9pjCAtpoyI4AWGxqdlhMFpCTtitk967cSPyYv4xkiJWOrcToYtmOPd2CtNpG51zNCj-kc9r7uzjmLzUjaJs8vpjaHKBhZCTi3rzmoVLswYuf9Fx5BAZkHCa_cHEE88ab5KhsK-znOHso6lauq2PsS_Vm2oaCTZLKRq8F3jM5FFEOPFUtfVWQDm909GPgLXi5U_ErBqIYwEZV5Bte0gwFP4mn0wYFwVMPsZvnFw9MVWHVpRTl3-RZhQI_I4aeerBeo3KMmkrgBoLr3kM0a6LBE_-d3ftTOxAqN8eIQGUUkO6I_ZwmU3UZf-tv6K0QZFbNFqMVdbfZBWKRPaeFhkGnMLaYJmar9vVBds7gIc_SswNsp1sffmBkgYA5oSRUxS7oTET0EdReiDwm2sZ8Rfdnu8dSKNHX3nRl7jIu8dHjytkD3k29OLtOs14kBGDxXHcjdC2MHLWz01weqGS2FXmbDi7q6RvhqGESXA8bbRcZ577005ejb2dRMcpz-QiXAcL23AcE9aUud6HpdWeLProG4YZr5oJqDGxVyI-4StnTRafSX5Rv1a0DwKc3CAfr1IZnz77Uzsbh7ZxD4x30oewVOzo-kLx1h79Oa2fEmJrABatgI9cJ-ubX-vkA1ztfhwoiGs_IZbxDDj-GSJskOz6r7I3oDj1w6xX9QVC-YdHJ8g47SZSakGynug_zXMBf2ODV-5Z2Bsg9laJzoqsh-PKzzdsw5R_Q8RjHOy-lkSEsZNuNnlIXtltoCfXGQz3uQuVsT0OCIBv9y3eTVhXkTNDWkS-uLIXm22EqbC6lmzSES9DzRznHsZhYKaQ94YanLqOhiBGBZ1-K8H2DOVCxx0Mql_SYYtoMdBRMl7w61AHvYXjsqiWOeYVexX4G_cjzo3tDK-Oz0xlvJvbYbcwik3viluz_n6du4I7uZ7I3y4R7vKd4ao_-KwxHjcZ_Z1JVIK5ZtS2fGaiEZ_-7WZAvuk2C1t0jaOzNWb4UCqaWnX2n0vQzHIkeqkg_M9udD2xvqFzJqbQ2yMtzK_7ut4AFUJslVBE74CSy1GIw_DStPoe14c0oq7xg46Li9ytvkqtSCuIF5UuxqaNkGvW_35-geq2_6Ic" \t "_blank"</w:instrText>
        </w:r>
        <w:r w:rsidRPr="008242AD">
          <w:fldChar w:fldCharType="separate"/>
        </w:r>
        <w:r w:rsidRPr="008242AD">
          <w:rPr>
            <w:rStyle w:val="Hyperlink"/>
          </w:rPr>
          <w:t>International Agencies for Development</w:t>
        </w:r>
        <w:r w:rsidRPr="008242AD">
          <w:fldChar w:fldCharType="end"/>
        </w:r>
      </w:ins>
    </w:p>
    <w:p w14:paraId="4806339F" w14:textId="77777777" w:rsidR="008242AD" w:rsidRPr="008242AD" w:rsidRDefault="008242AD" w:rsidP="008242AD">
      <w:pPr>
        <w:rPr>
          <w:ins w:id="20" w:author="Unknown"/>
        </w:rPr>
      </w:pPr>
      <w:ins w:id="21" w:author="Unknown">
        <w:r w:rsidRPr="008242AD">
          <w:t>Arnold Rivkin, Current History, 1966</w:t>
        </w:r>
      </w:ins>
    </w:p>
    <w:p w14:paraId="30F73F8B" w14:textId="77777777" w:rsidR="008242AD" w:rsidRPr="008242AD" w:rsidRDefault="008242AD" w:rsidP="008242AD">
      <w:pPr>
        <w:numPr>
          <w:ilvl w:val="0"/>
          <w:numId w:val="49"/>
        </w:numPr>
        <w:rPr>
          <w:ins w:id="22" w:author="Unknown"/>
        </w:rPr>
      </w:pPr>
      <w:ins w:id="23" w:author="Unknown">
        <w:r w:rsidRPr="008242AD">
          <w:fldChar w:fldCharType="begin"/>
        </w:r>
        <w:r w:rsidRPr="008242AD">
          <w:instrText>HYPERLINK "https://rev.trendmd.com/open/1WIsrfp-zG0AEPwpZnuKpT26WHsJ6hvN3LlR_-TSwHZDqqumPEF6EsBO74kkigvPZ-7_4NDKFrOgDW7JNmH22w6PPkBfKG_p7POvUaC9xDSouBIMuCi4zu5W0-kb5sN1VkqjPAxrXbUWY3QHAj2KvHklMzq4wtoTEpuMYeKetddsKxBton8c5CL-O3yFm6tpBLhUyBdGv9LJ83CBPIFb2t2YHhDcWlaBR6NSHEmjPCPZJzU2ENbxpUt3G291b83LvBuU_REAWxpUEWI4zL8NkQIKkoVli3hq8JHKCTcijSjZXeaSw2OzYMuaf0UNr_2rsHlvtcG_SKPyjvMbVjPGgHQDfRYSmrxs4oNfdgDuQo-rbrC24XHZ_KJDE9lTjcAbQV5z7FjoK5wPHTU99vfNVKHif-JDaNu77QcNKnNQxXJpxluSvo5gdtBhXwCx2CK85ziuvV-HC4dLDgwDM-jgRKbjhJFy3_Gv3OBUkZ6NWB6OJfqEqe1elPmo4i789Kxgwo-xBX2O0aci6069Rj2vKAQ6zPn_El2J8Oe_kizr4IrtBAxnSTksFxdqC3dSwenXVzQZtuRBbKg9dKhm7UwC4f6WMcECyDuiiwgUKgtRPoR4BXt5-ni_xX354wMvAzai2q2pqcQIXmWXTm3JBy53WphyEroxP8hjnHABYM8Ww7Qk9mhxmkY-lpybdt6uWGL7_YBjCYJJCGcILXMMTqc_cJT6ascIwitEfwRQ8LCJLs1EPndBXPmgl8f-WilOhbyXI9yY_8Mh82ufb_tAEalwF255DgaZW8y_axuOKE2EnRYtucrO22TZ6g_4xiDwMvcOJM4ZNSQPovJF43cpHtl9BTAM-r-rXxtDmGVwIJbqhcLTDpYXMi1BBB3KWhf3LCBeb1ZaIxLLSu9Qxm308ys8Tbhjiuo1PLrHCGfKptO2zr2Ivcv2fZx9siyLmZlJC0KfzKwPcaO018ImEq9pAR2mkOCe7nFmHgwOFpVjSBcnZ7M6utLF3ckyRB9ZbWS3m7LCxqqrfKKSXCnYzTTFsrXMGVPebRUikY1b2LNTPPL01U38iAriuR6JaTKW_J47IcH2a-cMGrcuKefffqyzoRWtqJeIVFoGcqEEqDqXH2tv4_OKsUKj4Pav7vHevdklgojxkz3NsevFnSa8gyBY752uXNkmDpMbcbQn9_6x4oh_dsXqrRsJG00Wtyd192tZSIXCeZrt7pCXTpotttRQh7JhO1-bZ3-DvBP0CuOq6Rg2GdTVbOavyKRTHs41gesve9ldSVeqZy3MegxiErNJRUE7rx-J4iybUhCSQhD9y52IBxpiX5PYUQGQ2q5cTB7rmyGkdgsORQCzNoK1J_QT-ARuYZ3zEhTdGgZ8mQrInUi5UddV3WPATcv2IjCqdxxFsaV8qgXTfL8wWEvK3E_39B1b3a-TQnfaaIEcQiN0pFbHoajHZRVHJz4lI4Q1sjCmwnMiayMmB374Shgl3vLZ5Rc-cTCFtoM5wMbKMYPaxjH6FUR9QaZr9sPN" \t "_blank"</w:instrText>
        </w:r>
        <w:r w:rsidRPr="008242AD">
          <w:fldChar w:fldCharType="separate"/>
        </w:r>
        <w:r w:rsidRPr="008242AD">
          <w:rPr>
            <w:rStyle w:val="Hyperlink"/>
          </w:rPr>
          <w:t>Lack of foreign aid effectiveness in developing countries between a hammer and an anvil</w:t>
        </w:r>
        <w:r w:rsidRPr="008242AD">
          <w:fldChar w:fldCharType="end"/>
        </w:r>
      </w:ins>
    </w:p>
    <w:p w14:paraId="184D76BD" w14:textId="77777777" w:rsidR="008242AD" w:rsidRPr="008242AD" w:rsidRDefault="008242AD" w:rsidP="008242AD">
      <w:pPr>
        <w:rPr>
          <w:ins w:id="24" w:author="Unknown"/>
        </w:rPr>
      </w:pPr>
      <w:ins w:id="25" w:author="Unknown">
        <w:r w:rsidRPr="008242AD">
          <w:t>Elayah, Contemporary Arab Affairs, 2016</w:t>
        </w:r>
      </w:ins>
    </w:p>
    <w:p w14:paraId="6ED0EFD2" w14:textId="77777777" w:rsidR="008242AD" w:rsidRPr="008242AD" w:rsidRDefault="008242AD" w:rsidP="008242AD">
      <w:pPr>
        <w:rPr>
          <w:ins w:id="26" w:author="Unknown"/>
        </w:rPr>
      </w:pPr>
      <w:ins w:id="27" w:author="Unknown">
        <w:r w:rsidRPr="008242AD">
          <w:fldChar w:fldCharType="begin"/>
        </w:r>
        <w:r w:rsidRPr="008242AD">
          <w:instrText>HYPERLINK "https://www.trendmd.com/how-it-works-readers" \t "_blank"</w:instrText>
        </w:r>
        <w:r w:rsidRPr="008242AD">
          <w:fldChar w:fldCharType="separate"/>
        </w:r>
        <w:r w:rsidRPr="008242AD">
          <w:rPr>
            <w:rStyle w:val="Hyperlink"/>
          </w:rPr>
          <w:t>Powered by</w:t>
        </w:r>
        <w:r w:rsidRPr="008242AD">
          <w:fldChar w:fldCharType="end"/>
        </w:r>
      </w:ins>
    </w:p>
    <w:p w14:paraId="608D5036" w14:textId="77777777" w:rsidR="008242AD" w:rsidRPr="008242AD" w:rsidRDefault="008242AD" w:rsidP="008242AD">
      <w:pPr>
        <w:rPr>
          <w:b/>
          <w:bCs/>
        </w:rPr>
      </w:pPr>
      <w:r w:rsidRPr="008242AD">
        <w:rPr>
          <w:b/>
          <w:bCs/>
        </w:rPr>
        <w:t>Citing articles via</w:t>
      </w:r>
    </w:p>
    <w:p w14:paraId="284B0A73" w14:textId="77777777" w:rsidR="008242AD" w:rsidRPr="008242AD" w:rsidRDefault="008242AD" w:rsidP="008242AD">
      <w:hyperlink r:id="rId458" w:history="1">
        <w:r w:rsidRPr="008242AD">
          <w:rPr>
            <w:rStyle w:val="Hyperlink"/>
          </w:rPr>
          <w:t>Web of Science (5)</w:t>
        </w:r>
      </w:hyperlink>
    </w:p>
    <w:p w14:paraId="61DCA7A8" w14:textId="77777777" w:rsidR="008242AD" w:rsidRPr="008242AD" w:rsidRDefault="008242AD" w:rsidP="008242AD">
      <w:hyperlink r:id="rId459" w:history="1">
        <w:r w:rsidRPr="008242AD">
          <w:rPr>
            <w:rStyle w:val="Hyperlink"/>
          </w:rPr>
          <w:t>Google Scholar</w:t>
        </w:r>
      </w:hyperlink>
    </w:p>
    <w:p w14:paraId="6918B59D" w14:textId="77777777" w:rsidR="008242AD" w:rsidRPr="008242AD" w:rsidRDefault="008242AD" w:rsidP="008242AD">
      <w:pPr>
        <w:numPr>
          <w:ilvl w:val="0"/>
          <w:numId w:val="50"/>
        </w:numPr>
        <w:rPr>
          <w:b/>
          <w:bCs/>
        </w:rPr>
      </w:pPr>
      <w:hyperlink r:id="rId460" w:history="1">
        <w:r w:rsidRPr="008242AD">
          <w:rPr>
            <w:rStyle w:val="Hyperlink"/>
            <w:b/>
            <w:bCs/>
          </w:rPr>
          <w:t>Latest</w:t>
        </w:r>
      </w:hyperlink>
    </w:p>
    <w:p w14:paraId="73FC4337" w14:textId="77777777" w:rsidR="008242AD" w:rsidRPr="008242AD" w:rsidRDefault="008242AD" w:rsidP="008242AD">
      <w:r w:rsidRPr="008242AD">
        <w:t> </w:t>
      </w:r>
    </w:p>
    <w:p w14:paraId="2FAB8680" w14:textId="77777777" w:rsidR="008242AD" w:rsidRPr="008242AD" w:rsidRDefault="008242AD" w:rsidP="008242AD">
      <w:pPr>
        <w:numPr>
          <w:ilvl w:val="0"/>
          <w:numId w:val="50"/>
        </w:numPr>
        <w:rPr>
          <w:b/>
          <w:bCs/>
        </w:rPr>
      </w:pPr>
      <w:hyperlink r:id="rId461" w:history="1">
        <w:r w:rsidRPr="008242AD">
          <w:rPr>
            <w:rStyle w:val="Hyperlink"/>
            <w:b/>
            <w:bCs/>
          </w:rPr>
          <w:t>Most Read</w:t>
        </w:r>
      </w:hyperlink>
    </w:p>
    <w:p w14:paraId="6253972B" w14:textId="77777777" w:rsidR="008242AD" w:rsidRPr="008242AD" w:rsidRDefault="008242AD" w:rsidP="008242AD">
      <w:r w:rsidRPr="008242AD">
        <w:t> </w:t>
      </w:r>
    </w:p>
    <w:p w14:paraId="3BDB2F14" w14:textId="77777777" w:rsidR="008242AD" w:rsidRPr="008242AD" w:rsidRDefault="008242AD" w:rsidP="008242AD">
      <w:pPr>
        <w:numPr>
          <w:ilvl w:val="0"/>
          <w:numId w:val="50"/>
        </w:numPr>
        <w:rPr>
          <w:b/>
          <w:bCs/>
        </w:rPr>
      </w:pPr>
      <w:hyperlink r:id="rId462" w:history="1">
        <w:r w:rsidRPr="008242AD">
          <w:rPr>
            <w:rStyle w:val="Hyperlink"/>
            <w:b/>
            <w:bCs/>
          </w:rPr>
          <w:t>Most Cited</w:t>
        </w:r>
      </w:hyperlink>
    </w:p>
    <w:p w14:paraId="62A9DFAA" w14:textId="77777777" w:rsidR="008242AD" w:rsidRPr="008242AD" w:rsidRDefault="008242AD" w:rsidP="008242AD">
      <w:pPr>
        <w:rPr>
          <w:rStyle w:val="Hyperlink"/>
        </w:rPr>
      </w:pPr>
      <w:r w:rsidRPr="008242AD">
        <w:fldChar w:fldCharType="begin"/>
      </w:r>
      <w:r w:rsidRPr="008242AD">
        <w:instrText>HYPERLINK "https://academic.oup.com/wbro/advance-article/doi/10.1093/wbro/lkaf004/8373857?searchresult=1"</w:instrText>
      </w:r>
      <w:r w:rsidRPr="008242AD">
        <w:fldChar w:fldCharType="separate"/>
      </w:r>
    </w:p>
    <w:p w14:paraId="29F66EF3" w14:textId="77777777" w:rsidR="008242AD" w:rsidRPr="008242AD" w:rsidRDefault="008242AD" w:rsidP="008242AD">
      <w:pPr>
        <w:rPr>
          <w:rStyle w:val="Hyperlink"/>
        </w:rPr>
      </w:pPr>
      <w:r w:rsidRPr="008242AD">
        <w:rPr>
          <w:rStyle w:val="Hyperlink"/>
        </w:rPr>
        <w:t>Participation in Pension Programs in Low- and Middle-Income Countries</w:t>
      </w:r>
    </w:p>
    <w:p w14:paraId="6E0B3338" w14:textId="77777777" w:rsidR="008242AD" w:rsidRPr="008242AD" w:rsidRDefault="008242AD" w:rsidP="008242AD">
      <w:r w:rsidRPr="008242AD">
        <w:fldChar w:fldCharType="end"/>
      </w:r>
    </w:p>
    <w:p w14:paraId="3EB8EE78" w14:textId="77777777" w:rsidR="008242AD" w:rsidRPr="008242AD" w:rsidRDefault="008242AD" w:rsidP="008242AD">
      <w:pPr>
        <w:rPr>
          <w:rStyle w:val="Hyperlink"/>
        </w:rPr>
      </w:pPr>
      <w:r w:rsidRPr="008242AD">
        <w:fldChar w:fldCharType="begin"/>
      </w:r>
      <w:r w:rsidRPr="008242AD">
        <w:instrText>HYPERLINK "https://academic.oup.com/wbro/advance-article/doi/10.1093/wbro/lkaf003/8276826?searchresult=1"</w:instrText>
      </w:r>
      <w:r w:rsidRPr="008242AD">
        <w:fldChar w:fldCharType="separate"/>
      </w:r>
    </w:p>
    <w:p w14:paraId="57A146A3" w14:textId="77777777" w:rsidR="008242AD" w:rsidRPr="008242AD" w:rsidRDefault="008242AD" w:rsidP="008242AD">
      <w:pPr>
        <w:rPr>
          <w:rStyle w:val="Hyperlink"/>
        </w:rPr>
      </w:pPr>
      <w:r w:rsidRPr="008242AD">
        <w:rPr>
          <w:rStyle w:val="Hyperlink"/>
        </w:rPr>
        <w:t>The Impact of Infrastructure on Development Outcomes: A Meta-Analysis</w:t>
      </w:r>
    </w:p>
    <w:p w14:paraId="611FBB45" w14:textId="77777777" w:rsidR="008242AD" w:rsidRPr="008242AD" w:rsidRDefault="008242AD" w:rsidP="008242AD">
      <w:r w:rsidRPr="008242AD">
        <w:fldChar w:fldCharType="end"/>
      </w:r>
    </w:p>
    <w:p w14:paraId="19604107" w14:textId="77777777" w:rsidR="008242AD" w:rsidRPr="008242AD" w:rsidRDefault="008242AD" w:rsidP="008242AD">
      <w:pPr>
        <w:rPr>
          <w:rStyle w:val="Hyperlink"/>
        </w:rPr>
      </w:pPr>
      <w:r w:rsidRPr="008242AD">
        <w:fldChar w:fldCharType="begin"/>
      </w:r>
      <w:r w:rsidRPr="008242AD">
        <w:instrText>HYPERLINK "https://academic.oup.com/wbro/article/41/1/78/8109925?searchresult=1"</w:instrText>
      </w:r>
      <w:r w:rsidRPr="008242AD">
        <w:fldChar w:fldCharType="separate"/>
      </w:r>
    </w:p>
    <w:p w14:paraId="1CAB5FCB" w14:textId="77777777" w:rsidR="008242AD" w:rsidRPr="008242AD" w:rsidRDefault="008242AD" w:rsidP="008242AD">
      <w:pPr>
        <w:rPr>
          <w:rStyle w:val="Hyperlink"/>
        </w:rPr>
      </w:pPr>
      <w:r w:rsidRPr="008242AD">
        <w:rPr>
          <w:rStyle w:val="Hyperlink"/>
        </w:rPr>
        <w:t>Edutainment to Prevent Violence Against Women and Children</w:t>
      </w:r>
    </w:p>
    <w:p w14:paraId="7586B5B3" w14:textId="77777777" w:rsidR="008242AD" w:rsidRPr="008242AD" w:rsidRDefault="008242AD" w:rsidP="008242AD">
      <w:r w:rsidRPr="008242AD">
        <w:fldChar w:fldCharType="end"/>
      </w:r>
    </w:p>
    <w:p w14:paraId="4BF594C1" w14:textId="77777777" w:rsidR="008242AD" w:rsidRPr="008242AD" w:rsidRDefault="008242AD" w:rsidP="008242AD">
      <w:pPr>
        <w:rPr>
          <w:rStyle w:val="Hyperlink"/>
        </w:rPr>
      </w:pPr>
      <w:r w:rsidRPr="008242AD">
        <w:fldChar w:fldCharType="begin"/>
      </w:r>
      <w:r w:rsidRPr="008242AD">
        <w:instrText>HYPERLINK "https://academic.oup.com/wbro/article/41/1/157/8026074?searchresult=1"</w:instrText>
      </w:r>
      <w:r w:rsidRPr="008242AD">
        <w:fldChar w:fldCharType="separate"/>
      </w:r>
    </w:p>
    <w:p w14:paraId="27588C5A" w14:textId="77777777" w:rsidR="008242AD" w:rsidRPr="008242AD" w:rsidRDefault="008242AD" w:rsidP="008242AD">
      <w:pPr>
        <w:rPr>
          <w:rStyle w:val="Hyperlink"/>
        </w:rPr>
      </w:pPr>
      <w:r w:rsidRPr="008242AD">
        <w:rPr>
          <w:rStyle w:val="Hyperlink"/>
        </w:rPr>
        <w:t>Firm-Level Adaptation to Climate Change in Low- and Middle-Income Countries</w:t>
      </w:r>
    </w:p>
    <w:p w14:paraId="0B0D232D" w14:textId="77777777" w:rsidR="008242AD" w:rsidRPr="008242AD" w:rsidRDefault="008242AD" w:rsidP="008242AD">
      <w:r w:rsidRPr="008242AD">
        <w:fldChar w:fldCharType="end"/>
      </w:r>
    </w:p>
    <w:p w14:paraId="120B3DF5" w14:textId="77777777" w:rsidR="008242AD" w:rsidRPr="008242AD" w:rsidRDefault="008242AD" w:rsidP="008242AD">
      <w:pPr>
        <w:rPr>
          <w:rStyle w:val="Hyperlink"/>
        </w:rPr>
      </w:pPr>
      <w:r w:rsidRPr="008242AD">
        <w:fldChar w:fldCharType="begin"/>
      </w:r>
      <w:r w:rsidRPr="008242AD">
        <w:instrText>HYPERLINK "https://academic.oup.com/wbro/article/41/1/39/7927481?searchresult=1"</w:instrText>
      </w:r>
      <w:r w:rsidRPr="008242AD">
        <w:fldChar w:fldCharType="separate"/>
      </w:r>
    </w:p>
    <w:p w14:paraId="545493DA" w14:textId="77777777" w:rsidR="008242AD" w:rsidRPr="008242AD" w:rsidRDefault="008242AD" w:rsidP="008242AD">
      <w:pPr>
        <w:rPr>
          <w:rStyle w:val="Hyperlink"/>
        </w:rPr>
      </w:pPr>
      <w:r w:rsidRPr="008242AD">
        <w:rPr>
          <w:rStyle w:val="Hyperlink"/>
        </w:rPr>
        <w:t>Migration, Growth, and Poverty Reduction in Rural China: Retrospect and Prospects</w:t>
      </w:r>
    </w:p>
    <w:p w14:paraId="4BB906B5" w14:textId="77777777" w:rsidR="008242AD" w:rsidRPr="008242AD" w:rsidRDefault="008242AD" w:rsidP="008242AD">
      <w:r w:rsidRPr="008242AD">
        <w:fldChar w:fldCharType="end"/>
      </w:r>
    </w:p>
    <w:p w14:paraId="144338E8" w14:textId="77777777" w:rsidR="008242AD" w:rsidRPr="008242AD" w:rsidRDefault="008242AD" w:rsidP="008242AD">
      <w:pPr>
        <w:rPr>
          <w:b/>
          <w:bCs/>
        </w:rPr>
      </w:pPr>
      <w:r w:rsidRPr="008242AD">
        <w:rPr>
          <w:b/>
          <w:bCs/>
        </w:rPr>
        <w:t>More from Oxford Academic</w:t>
      </w:r>
    </w:p>
    <w:p w14:paraId="71EAC603" w14:textId="77777777" w:rsidR="008242AD" w:rsidRPr="008242AD" w:rsidRDefault="008242AD" w:rsidP="008242AD">
      <w:hyperlink r:id="rId463" w:history="1">
        <w:r w:rsidRPr="008242AD">
          <w:rPr>
            <w:rStyle w:val="Hyperlink"/>
          </w:rPr>
          <w:t>Development Planning and Policy</w:t>
        </w:r>
      </w:hyperlink>
    </w:p>
    <w:p w14:paraId="56BB67F6" w14:textId="77777777" w:rsidR="008242AD" w:rsidRPr="008242AD" w:rsidRDefault="008242AD" w:rsidP="008242AD">
      <w:hyperlink r:id="rId464" w:history="1">
        <w:r w:rsidRPr="008242AD">
          <w:rPr>
            <w:rStyle w:val="Hyperlink"/>
          </w:rPr>
          <w:t>Economic Development and Growth</w:t>
        </w:r>
      </w:hyperlink>
    </w:p>
    <w:p w14:paraId="6E902068" w14:textId="77777777" w:rsidR="008242AD" w:rsidRPr="008242AD" w:rsidRDefault="008242AD" w:rsidP="008242AD">
      <w:hyperlink r:id="rId465" w:history="1">
        <w:r w:rsidRPr="008242AD">
          <w:rPr>
            <w:rStyle w:val="Hyperlink"/>
          </w:rPr>
          <w:t>Economics</w:t>
        </w:r>
      </w:hyperlink>
    </w:p>
    <w:p w14:paraId="2A382008" w14:textId="77777777" w:rsidR="008242AD" w:rsidRPr="008242AD" w:rsidRDefault="008242AD" w:rsidP="008242AD">
      <w:hyperlink r:id="rId466" w:history="1">
        <w:r w:rsidRPr="008242AD">
          <w:rPr>
            <w:rStyle w:val="Hyperlink"/>
          </w:rPr>
          <w:t>Social Sciences</w:t>
        </w:r>
      </w:hyperlink>
    </w:p>
    <w:p w14:paraId="46319C43" w14:textId="77777777" w:rsidR="008242AD" w:rsidRPr="008242AD" w:rsidRDefault="008242AD" w:rsidP="008242AD">
      <w:hyperlink r:id="rId467" w:history="1">
        <w:r w:rsidRPr="008242AD">
          <w:rPr>
            <w:rStyle w:val="Hyperlink"/>
          </w:rPr>
          <w:t>Books</w:t>
        </w:r>
      </w:hyperlink>
    </w:p>
    <w:p w14:paraId="78448982" w14:textId="77777777" w:rsidR="008242AD" w:rsidRPr="008242AD" w:rsidRDefault="008242AD" w:rsidP="008242AD">
      <w:hyperlink r:id="rId468" w:history="1">
        <w:r w:rsidRPr="008242AD">
          <w:rPr>
            <w:rStyle w:val="Hyperlink"/>
          </w:rPr>
          <w:t>Journals</w:t>
        </w:r>
      </w:hyperlink>
    </w:p>
    <w:p w14:paraId="62920EBF" w14:textId="77777777" w:rsidR="008242AD" w:rsidRPr="008242AD" w:rsidRDefault="008242AD" w:rsidP="008242AD">
      <w:r w:rsidRPr="008242AD">
        <w:t>Article Navigation</w:t>
      </w:r>
    </w:p>
    <w:p w14:paraId="184C936D" w14:textId="77777777" w:rsidR="008242AD" w:rsidRPr="008242AD" w:rsidRDefault="008242AD" w:rsidP="008242AD">
      <w:r w:rsidRPr="008242AD">
        <w:t>Article Navigation</w:t>
      </w:r>
    </w:p>
    <w:p w14:paraId="4CC06E80" w14:textId="77777777" w:rsidR="008242AD" w:rsidRPr="008242AD" w:rsidRDefault="008242AD" w:rsidP="008242AD">
      <w:r w:rsidRPr="008242AD">
        <w:t>Journal Article</w:t>
      </w:r>
    </w:p>
    <w:p w14:paraId="0D5BFD4B" w14:textId="77777777" w:rsidR="008242AD" w:rsidRPr="008242AD" w:rsidRDefault="008242AD" w:rsidP="008242AD">
      <w:pPr>
        <w:rPr>
          <w:b/>
          <w:bCs/>
        </w:rPr>
      </w:pPr>
      <w:r w:rsidRPr="008242AD">
        <w:rPr>
          <w:b/>
          <w:bCs/>
        </w:rPr>
        <w:t>International Bureaucrats and Organizational Performance. Country-Specific Knowledge and Sectoral Knowledge in World Bank Projects </w:t>
      </w:r>
    </w:p>
    <w:p w14:paraId="1D10E317" w14:textId="3F754A74" w:rsidR="008242AD" w:rsidRPr="008242AD" w:rsidRDefault="008242AD" w:rsidP="008242AD">
      <w:hyperlink r:id="rId469" w:anchor="no-access-message" w:history="1">
        <w:r w:rsidRPr="008242AD">
          <w:rPr>
            <w:rStyle w:val="Hyperlink"/>
          </w:rPr>
          <w:t>Get access </w:t>
        </w:r>
        <w:r w:rsidRPr="008242AD">
          <w:rPr>
            <w:rStyle w:val="Hyperlink"/>
          </w:rPr>
          <mc:AlternateContent>
            <mc:Choice Requires="wps">
              <w:drawing>
                <wp:inline distT="0" distB="0" distL="0" distR="0" wp14:anchorId="506A4737" wp14:editId="5F725009">
                  <wp:extent cx="304800" cy="304800"/>
                  <wp:effectExtent l="0" t="0" r="0" b="0"/>
                  <wp:docPr id="1313610229" name="Rectangle 74" descr="Arrow">
                    <a:hlinkClick xmlns:a="http://schemas.openxmlformats.org/drawingml/2006/main" r:id="rId47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9F468" id="Rectangle 74" o:spid="_x0000_s1026" alt="Arrow" href="https://academic.oup.com/isq/article-abstract/66/2/sqac013/6569151#no-access-mess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2BE4AFB7" w14:textId="77777777" w:rsidR="008242AD" w:rsidRPr="008242AD" w:rsidRDefault="008242AD" w:rsidP="008242AD">
      <w:hyperlink r:id="rId471" w:history="1">
        <w:r w:rsidRPr="008242AD">
          <w:rPr>
            <w:rStyle w:val="Hyperlink"/>
          </w:rPr>
          <w:t>Mirko Heinzel</w:t>
        </w:r>
      </w:hyperlink>
    </w:p>
    <w:p w14:paraId="7F35C875" w14:textId="77777777" w:rsidR="008242AD" w:rsidRPr="008242AD" w:rsidRDefault="008242AD" w:rsidP="008242AD">
      <w:r w:rsidRPr="008242AD">
        <w:rPr>
          <w:i/>
          <w:iCs/>
        </w:rPr>
        <w:t>International Studies Quarterly</w:t>
      </w:r>
      <w:r w:rsidRPr="008242AD">
        <w:t>, Volume 66, Issue 2, June 2022, sqac013, </w:t>
      </w:r>
      <w:hyperlink r:id="rId472" w:history="1">
        <w:r w:rsidRPr="008242AD">
          <w:rPr>
            <w:rStyle w:val="Hyperlink"/>
          </w:rPr>
          <w:t>https://doi.org/10.1093/isq/sqac013</w:t>
        </w:r>
      </w:hyperlink>
    </w:p>
    <w:p w14:paraId="4D582D8F" w14:textId="77777777" w:rsidR="008242AD" w:rsidRPr="008242AD" w:rsidRDefault="008242AD" w:rsidP="008242AD">
      <w:pPr>
        <w:rPr>
          <w:b/>
          <w:bCs/>
        </w:rPr>
      </w:pPr>
      <w:r w:rsidRPr="008242AD">
        <w:rPr>
          <w:b/>
          <w:bCs/>
        </w:rPr>
        <w:t>Published:</w:t>
      </w:r>
    </w:p>
    <w:p w14:paraId="4AD8A6EF" w14:textId="77777777" w:rsidR="008242AD" w:rsidRPr="008242AD" w:rsidRDefault="008242AD" w:rsidP="008242AD">
      <w:r w:rsidRPr="008242AD">
        <w:t> </w:t>
      </w:r>
    </w:p>
    <w:p w14:paraId="7488EC72" w14:textId="77777777" w:rsidR="008242AD" w:rsidRPr="008242AD" w:rsidRDefault="008242AD" w:rsidP="008242AD">
      <w:r w:rsidRPr="008242AD">
        <w:t>15 April 2022</w:t>
      </w:r>
    </w:p>
    <w:p w14:paraId="43E3D883" w14:textId="77777777" w:rsidR="008242AD" w:rsidRPr="008242AD" w:rsidRDefault="008242AD" w:rsidP="008242AD">
      <w:r w:rsidRPr="008242AD">
        <w:t> </w:t>
      </w:r>
      <w:hyperlink r:id="rId473" w:history="1">
        <w:r w:rsidRPr="008242AD">
          <w:rPr>
            <w:rStyle w:val="Hyperlink"/>
            <w:b/>
            <w:bCs/>
          </w:rPr>
          <w:t>Article history</w:t>
        </w:r>
      </w:hyperlink>
    </w:p>
    <w:p w14:paraId="16F5E040" w14:textId="77777777" w:rsidR="008242AD" w:rsidRPr="008242AD" w:rsidRDefault="008242AD" w:rsidP="008242AD">
      <w:pPr>
        <w:numPr>
          <w:ilvl w:val="0"/>
          <w:numId w:val="51"/>
        </w:numPr>
      </w:pPr>
      <w:hyperlink r:id="rId474" w:history="1">
        <w:r w:rsidRPr="008242AD">
          <w:rPr>
            <w:rStyle w:val="Hyperlink"/>
          </w:rPr>
          <w:t> Cite</w:t>
        </w:r>
      </w:hyperlink>
    </w:p>
    <w:p w14:paraId="71A8B5BD" w14:textId="77777777" w:rsidR="008242AD" w:rsidRPr="008242AD" w:rsidRDefault="008242AD" w:rsidP="008242AD">
      <w:pPr>
        <w:numPr>
          <w:ilvl w:val="0"/>
          <w:numId w:val="51"/>
        </w:numPr>
      </w:pPr>
      <w:hyperlink r:id="rId475" w:history="1">
        <w:r w:rsidRPr="008242AD">
          <w:rPr>
            <w:rStyle w:val="Hyperlink"/>
          </w:rPr>
          <w:t>Permissions Icon Permissions</w:t>
        </w:r>
      </w:hyperlink>
    </w:p>
    <w:p w14:paraId="7051003B" w14:textId="77777777" w:rsidR="008242AD" w:rsidRPr="008242AD" w:rsidRDefault="008242AD" w:rsidP="008242AD">
      <w:pPr>
        <w:numPr>
          <w:ilvl w:val="0"/>
          <w:numId w:val="51"/>
        </w:numPr>
      </w:pPr>
      <w:hyperlink r:id="rId476" w:history="1">
        <w:r w:rsidRPr="008242AD">
          <w:rPr>
            <w:rStyle w:val="Hyperlink"/>
          </w:rPr>
          <w:t>Share Icon Share </w:t>
        </w:r>
      </w:hyperlink>
    </w:p>
    <w:p w14:paraId="6E82B8EA" w14:textId="77777777" w:rsidR="008242AD" w:rsidRPr="008242AD" w:rsidRDefault="008242AD" w:rsidP="008242AD">
      <w:pPr>
        <w:rPr>
          <w:b/>
          <w:bCs/>
        </w:rPr>
      </w:pPr>
      <w:r w:rsidRPr="008242AD">
        <w:rPr>
          <w:b/>
          <w:bCs/>
        </w:rPr>
        <w:t>Abstract</w:t>
      </w:r>
    </w:p>
    <w:p w14:paraId="27FCCEFD" w14:textId="77777777" w:rsidR="008242AD" w:rsidRPr="008242AD" w:rsidRDefault="008242AD" w:rsidP="008242AD">
      <w:r w:rsidRPr="008242AD">
        <w:t xml:space="preserve">International organizations (IOs) try to incorporate policy-specific best practices and country-specific knowledge to increase well-informed decision-making. However, the relative contribution of the two kinds of knowledge to organizational performance is insufficiently understood. The article addresses this gap by focusing on the role of staff in World Bank performance. It posits that country-specific knowledge, sectoral knowledge, and their combination positively contribute to World Bank projects. The argument is tested drawing on a novel database on the tenure, nationality, and educational background of World Bank Task Team Leaders. Three findings stand out. First, country-specific knowledge seems to matter on average, while sectoral knowledge does not. Second, there is some evidence that staff that combine both kinds of knowledge are empowered to make more positive contributions to performance. Third, the diversity and relevance of experience, not length of tenure, are associated with more success. The findings contribute to discussions on international bureaucracies by highlighting how differences between the knowledge of individual staff </w:t>
      </w:r>
      <w:r w:rsidRPr="008242AD">
        <w:lastRenderedPageBreak/>
        <w:t>shape their decision-making and performance. IOs could better tap into the existing resources in their bureaucracies to enhance their performance by rotating staff less frequently between duty stations.</w:t>
      </w:r>
    </w:p>
    <w:p w14:paraId="289D7BA1" w14:textId="77777777" w:rsidR="008242AD" w:rsidRPr="008242AD" w:rsidRDefault="008242AD" w:rsidP="008242AD">
      <w:r w:rsidRPr="008242AD">
        <w:t xml:space="preserve">Las organizaciones internacionales (OOII) intentan incorporar las mejores prácticas específicas de las políticas y los conocimientos específicos de cada país para incrementar la toma de decisiones bien informada. Sin embargo, no se conoce bien la contribución relativa de estos dos tipos de conocimiento para el rendimiento de las organizaciones. En este artículo se aborda esta laguna al centrarse en el papel del personal en el rendimiento del Banco Mundial. En el artículo se afirma que los conocimientos específicos de cada país, los conocimientos de la industria y su combinación contribuyen a los proyectos del Banco Mundial de forma positiva. El argumento se pone a prueba mediante el uso de una novedosa base de datos sobre el cargo, la nacionalidad y la formación de los líderes de los equipos de trabajo del Banco Mundial. Se destacan tres hallazgos. Primero, los conocimientos específicos de cada país parecen ser relevantes en promedio, mientras que los conocimientos de la industria no lo son. Segundo, existen algunas pruebas de que el personal que combina ambos tipos de conocimiento está capacitado para realizar contribuciones más positivas al rendimiento. Tercero, la diversidad y la relevancia de la experiencia y </w:t>
      </w:r>
      <w:proofErr w:type="gramStart"/>
      <w:r w:rsidRPr="008242AD">
        <w:t>no</w:t>
      </w:r>
      <w:proofErr w:type="gramEnd"/>
      <w:r w:rsidRPr="008242AD">
        <w:t xml:space="preserve"> la duración del cargo parecen contribuir al éxito. Estos hallazgos contribuyen a debates sobre las burocracias internacionales al señalar cómo las diferencias entre los conocimientos de los distintos miembros del personal condicionan su toma de decisiones y rendimiento. Las OOII podrían aprovechar mejor los recursos existentes en sus burocracias para mejorar su productividad mediante una rotación menos frecuente de personal entre las estaciones de trabajo.</w:t>
      </w:r>
    </w:p>
    <w:p w14:paraId="3C9CA069" w14:textId="77777777" w:rsidR="008242AD" w:rsidRPr="008242AD" w:rsidRDefault="008242AD" w:rsidP="008242AD">
      <w:r w:rsidRPr="008242AD">
        <w:t xml:space="preserve">Les organisations internationales (OI) essaient d'intégrer des meilleures pratiques propres à chaque politique et des connaissances spécifiques à chaque pays afin de prendre des décisions mieux éclairées. Cependant, la contribution relative des deux types de connaissances aux performances organisationnelles est insuffisamment comprise. Cet article aborde cette lacune en se concentrant sur le rôle du personnel dans les performances de la Banque mondiale. Il postule que les connaissances spécifiques à chaque pays, les connaissances sectorielles et leur combinaison contribuent positivement aux projets de la Banque mondiale. Cet argument est mis à l’épreuve à l'aide d'une nouvelle base de données sur le mandat, la nationalité et la formation scolaire des chefs des groupes de travail de la Banque mondiale. Trois constatations se démarquent. D'abord, les connaissances spécifiques à chaque pays semblent en moyenne avoir de l'importance alors que les connaissances sectorielles n'en ont pas. Ensuite, nous avons décelé certaines preuves indiquant que le personnel combinant les deux types de connaissances avait ainsi la capacité d'apporter des contributions plus positives aux performances. Enfin, la diversité et la pertinence de l'expérience, et non la durée du mandat, semblent contribuer à la réussite. Ces </w:t>
      </w:r>
      <w:r w:rsidRPr="008242AD">
        <w:lastRenderedPageBreak/>
        <w:t>constatations contribuent aux discussions sur les bureaucraties internationales en soulignant la manière dont les différences entre les connaissances de chaque membre du personnel façonnent leur prise de décisions et leurs performances. Les OI pourraient mieux puiser dans les ressources existantes de leurs bureaucraties pour améliorer leurs performances en faisant moins souvent tourner leur personnel entre les lieux d'affectation.</w:t>
      </w:r>
    </w:p>
    <w:p w14:paraId="5FC2BC93" w14:textId="77777777" w:rsidR="008242AD" w:rsidRPr="008242AD" w:rsidRDefault="008242AD" w:rsidP="008242AD">
      <w:pPr>
        <w:rPr>
          <w:b/>
          <w:bCs/>
        </w:rPr>
      </w:pPr>
      <w:r w:rsidRPr="008242AD">
        <w:rPr>
          <w:b/>
          <w:bCs/>
        </w:rPr>
        <w:t>Issue Section:</w:t>
      </w:r>
    </w:p>
    <w:p w14:paraId="4CC94AD6" w14:textId="77777777" w:rsidR="008242AD" w:rsidRPr="008242AD" w:rsidRDefault="008242AD" w:rsidP="008242AD">
      <w:r w:rsidRPr="008242AD">
        <w:t> </w:t>
      </w:r>
      <w:hyperlink r:id="rId477" w:history="1">
        <w:r w:rsidRPr="008242AD">
          <w:rPr>
            <w:rStyle w:val="Hyperlink"/>
          </w:rPr>
          <w:t>Original Article</w:t>
        </w:r>
      </w:hyperlink>
    </w:p>
    <w:p w14:paraId="6148E21C" w14:textId="77777777" w:rsidR="008242AD" w:rsidRPr="008242AD" w:rsidRDefault="008242AD" w:rsidP="008242AD">
      <w:r w:rsidRPr="008242AD">
        <w:rPr>
          <w:b/>
          <w:bCs/>
        </w:rPr>
        <w:t>Collection:</w:t>
      </w:r>
      <w:r w:rsidRPr="008242AD">
        <w:t> </w:t>
      </w:r>
      <w:hyperlink r:id="rId478" w:history="1">
        <w:r w:rsidRPr="008242AD">
          <w:rPr>
            <w:rStyle w:val="Hyperlink"/>
          </w:rPr>
          <w:t>ISA Journals</w:t>
        </w:r>
      </w:hyperlink>
    </w:p>
    <w:p w14:paraId="44173B5E" w14:textId="77777777" w:rsidR="008242AD" w:rsidRPr="008242AD" w:rsidRDefault="008242AD" w:rsidP="008242AD">
      <w:r w:rsidRPr="008242AD">
        <w:t>© The Author(s) (2022). Published by Oxford University Press on behalf of the International Studies Association.</w:t>
      </w:r>
    </w:p>
    <w:p w14:paraId="4A4D4DE7" w14:textId="77777777" w:rsidR="008242AD" w:rsidRPr="008242AD" w:rsidRDefault="008242AD" w:rsidP="008242AD">
      <w:r w:rsidRPr="008242AD">
        <w:t>This article is published and distributed under the terms of the Oxford University Press, Standard Journals Publication Model (</w:t>
      </w:r>
      <w:hyperlink r:id="rId479" w:tgtFrame="_blank" w:history="1">
        <w:r w:rsidRPr="008242AD">
          <w:rPr>
            <w:rStyle w:val="Hyperlink"/>
          </w:rPr>
          <w:t>https://academic.oup.com/journals/pages/open_access/funder_policies/chorus/standard_publication_model</w:t>
        </w:r>
      </w:hyperlink>
      <w:r w:rsidRPr="008242AD">
        <w:t>)</w:t>
      </w:r>
    </w:p>
    <w:p w14:paraId="12B27F12" w14:textId="77777777" w:rsidR="008242AD" w:rsidRPr="008242AD" w:rsidRDefault="008242AD" w:rsidP="008242AD">
      <w:r w:rsidRPr="008242AD">
        <w:t>You do not currently have access to this article.</w:t>
      </w:r>
    </w:p>
    <w:p w14:paraId="64C19B72" w14:textId="77777777" w:rsidR="008242AD" w:rsidRPr="008242AD" w:rsidRDefault="008242AD" w:rsidP="008242AD">
      <w:pPr>
        <w:rPr>
          <w:b/>
          <w:bCs/>
        </w:rPr>
      </w:pPr>
      <w:r w:rsidRPr="008242AD">
        <w:rPr>
          <w:b/>
          <w:bCs/>
        </w:rPr>
        <w:t>Sign in</w:t>
      </w:r>
    </w:p>
    <w:p w14:paraId="7275504F" w14:textId="00936A01" w:rsidR="008242AD" w:rsidRPr="008242AD" w:rsidRDefault="008242AD" w:rsidP="008242AD">
      <w:hyperlink r:id="rId480" w:history="1">
        <w:r w:rsidRPr="008242AD">
          <w:rPr>
            <w:rStyle w:val="Hyperlink"/>
          </w:rPr>
          <mc:AlternateContent>
            <mc:Choice Requires="wps">
              <w:drawing>
                <wp:inline distT="0" distB="0" distL="0" distR="0" wp14:anchorId="183AD7BC" wp14:editId="61471F94">
                  <wp:extent cx="304800" cy="304800"/>
                  <wp:effectExtent l="0" t="0" r="0" b="0"/>
                  <wp:docPr id="616841885" name="Rectangle 73" descr="Information">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1788B" id="Rectangle 73" o:spid="_x0000_s1026" alt="Information"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8242AD">
          <w:rPr>
            <w:rStyle w:val="Hyperlink"/>
          </w:rPr>
          <w:t>Get help with access</w:t>
        </w:r>
      </w:hyperlink>
    </w:p>
    <w:p w14:paraId="1996D61F" w14:textId="156615D9" w:rsidR="008242AD" w:rsidRPr="008242AD" w:rsidRDefault="008242AD" w:rsidP="008242AD">
      <w:pPr>
        <w:numPr>
          <w:ilvl w:val="0"/>
          <w:numId w:val="52"/>
        </w:numPr>
      </w:pPr>
      <w:r w:rsidRPr="008242AD">
        <mc:AlternateContent>
          <mc:Choice Requires="wps">
            <w:drawing>
              <wp:inline distT="0" distB="0" distL="0" distR="0" wp14:anchorId="2472F71A" wp14:editId="47940A90">
                <wp:extent cx="304800" cy="304800"/>
                <wp:effectExtent l="0" t="0" r="0" b="0"/>
                <wp:docPr id="2080502025" name="Rectangle 72" descr="International Studies Association">
                  <a:hlinkClick xmlns:a="http://schemas.openxmlformats.org/drawingml/2006/main" r:id="rId48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67DCB" id="Rectangle 72" o:spid="_x0000_s1026" alt="International Studies Association" href="https://www.isanet.org/Login?returnurl=https%3A%2F%2Facademic.oup.com%2Fisq%2Farticle-abstract%2F66%2F2%2Fsqac013%2F656915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AA11AA2" w14:textId="77777777" w:rsidR="008242AD" w:rsidRPr="008242AD" w:rsidRDefault="008242AD" w:rsidP="008242AD">
      <w:pPr>
        <w:rPr>
          <w:b/>
          <w:bCs/>
        </w:rPr>
      </w:pPr>
      <w:r w:rsidRPr="008242AD">
        <w:rPr>
          <w:b/>
          <w:bCs/>
        </w:rPr>
        <w:t>International Studies Association members</w:t>
      </w:r>
    </w:p>
    <w:p w14:paraId="21879B9C" w14:textId="5D3F1330" w:rsidR="008242AD" w:rsidRPr="008242AD" w:rsidRDefault="008242AD" w:rsidP="008242AD">
      <w:hyperlink r:id="rId482" w:history="1">
        <w:r w:rsidRPr="008242AD">
          <w:rPr>
            <w:rStyle w:val="Hyperlink"/>
          </w:rPr>
          <w:t>Sign in through society site</w:t>
        </w:r>
        <w:r w:rsidRPr="008242AD">
          <w:rPr>
            <w:rStyle w:val="Hyperlink"/>
          </w:rPr>
          <mc:AlternateContent>
            <mc:Choice Requires="wps">
              <w:drawing>
                <wp:inline distT="0" distB="0" distL="0" distR="0" wp14:anchorId="697E75F0" wp14:editId="1EEF4BE3">
                  <wp:extent cx="304800" cy="304800"/>
                  <wp:effectExtent l="0" t="0" r="0" b="0"/>
                  <wp:docPr id="1923980787" name="Rectangle 71" descr="Arrow">
                    <a:hlinkClick xmlns:a="http://schemas.openxmlformats.org/drawingml/2006/main" r:id="rId48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DFE71" id="Rectangle 71" o:spid="_x0000_s1026" alt="Arrow" href="https://www.isanet.org/Login?returnurl=https%3A%2F%2Facademic.oup.com%2Fisq%2Farticle-abstract%2F66%2F2%2Fsqac013%2F656915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6A697295" w14:textId="77777777" w:rsidR="008242AD" w:rsidRPr="008242AD" w:rsidRDefault="008242AD" w:rsidP="008242AD">
      <w:pPr>
        <w:rPr>
          <w:b/>
          <w:bCs/>
        </w:rPr>
      </w:pPr>
      <w:r w:rsidRPr="008242AD">
        <w:rPr>
          <w:b/>
          <w:bCs/>
        </w:rPr>
        <w:t>Personal account</w:t>
      </w:r>
    </w:p>
    <w:p w14:paraId="6A5D9FD5" w14:textId="77777777" w:rsidR="008242AD" w:rsidRPr="008242AD" w:rsidRDefault="008242AD" w:rsidP="008242AD">
      <w:pPr>
        <w:numPr>
          <w:ilvl w:val="0"/>
          <w:numId w:val="53"/>
        </w:numPr>
      </w:pPr>
      <w:r w:rsidRPr="008242AD">
        <w:t>Sign in with email/username &amp; password</w:t>
      </w:r>
    </w:p>
    <w:p w14:paraId="24C9A930" w14:textId="77777777" w:rsidR="008242AD" w:rsidRPr="008242AD" w:rsidRDefault="008242AD" w:rsidP="008242AD">
      <w:pPr>
        <w:numPr>
          <w:ilvl w:val="0"/>
          <w:numId w:val="53"/>
        </w:numPr>
      </w:pPr>
      <w:r w:rsidRPr="008242AD">
        <w:t>Get email alerts</w:t>
      </w:r>
    </w:p>
    <w:p w14:paraId="676C651C" w14:textId="77777777" w:rsidR="008242AD" w:rsidRPr="008242AD" w:rsidRDefault="008242AD" w:rsidP="008242AD">
      <w:pPr>
        <w:numPr>
          <w:ilvl w:val="0"/>
          <w:numId w:val="53"/>
        </w:numPr>
      </w:pPr>
      <w:r w:rsidRPr="008242AD">
        <w:t>Save searches</w:t>
      </w:r>
    </w:p>
    <w:p w14:paraId="446FD8BC" w14:textId="77777777" w:rsidR="008242AD" w:rsidRPr="008242AD" w:rsidRDefault="008242AD" w:rsidP="008242AD">
      <w:pPr>
        <w:numPr>
          <w:ilvl w:val="0"/>
          <w:numId w:val="53"/>
        </w:numPr>
      </w:pPr>
      <w:r w:rsidRPr="008242AD">
        <w:t>Purchase content</w:t>
      </w:r>
    </w:p>
    <w:p w14:paraId="11DA7DEA" w14:textId="77777777" w:rsidR="008242AD" w:rsidRPr="008242AD" w:rsidRDefault="008242AD" w:rsidP="008242AD">
      <w:pPr>
        <w:numPr>
          <w:ilvl w:val="0"/>
          <w:numId w:val="53"/>
        </w:numPr>
      </w:pPr>
      <w:r w:rsidRPr="008242AD">
        <w:t>Activate your purchase/trial code</w:t>
      </w:r>
    </w:p>
    <w:p w14:paraId="061D36C7" w14:textId="77777777" w:rsidR="008242AD" w:rsidRPr="008242AD" w:rsidRDefault="008242AD" w:rsidP="008242AD">
      <w:pPr>
        <w:numPr>
          <w:ilvl w:val="0"/>
          <w:numId w:val="53"/>
        </w:numPr>
      </w:pPr>
      <w:r w:rsidRPr="008242AD">
        <w:t>Add your ORCID iD</w:t>
      </w:r>
    </w:p>
    <w:p w14:paraId="29CB2FAF" w14:textId="1E6FF91E" w:rsidR="008242AD" w:rsidRPr="008242AD" w:rsidRDefault="008242AD" w:rsidP="008242AD">
      <w:hyperlink r:id="rId483" w:history="1">
        <w:r w:rsidRPr="008242AD">
          <w:rPr>
            <w:rStyle w:val="Hyperlink"/>
          </w:rPr>
          <w:t>Sign in</w:t>
        </w:r>
        <w:r w:rsidRPr="008242AD">
          <w:rPr>
            <w:rStyle w:val="Hyperlink"/>
          </w:rPr>
          <mc:AlternateContent>
            <mc:Choice Requires="wps">
              <w:drawing>
                <wp:inline distT="0" distB="0" distL="0" distR="0" wp14:anchorId="337F5BB2" wp14:editId="363EB344">
                  <wp:extent cx="304800" cy="304800"/>
                  <wp:effectExtent l="0" t="0" r="0" b="0"/>
                  <wp:docPr id="63491205" name="Rectangle 70" descr="Arrow">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97FE3" id="Rectangle 70" o:spid="_x0000_s1026" alt="Arrow"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r w:rsidRPr="008242AD">
        <w:t> </w:t>
      </w:r>
      <w:hyperlink r:id="rId484" w:history="1">
        <w:r w:rsidRPr="008242AD">
          <w:rPr>
            <w:rStyle w:val="Hyperlink"/>
          </w:rPr>
          <w:t>Register</w:t>
        </w:r>
      </w:hyperlink>
    </w:p>
    <w:p w14:paraId="72F119AC" w14:textId="77777777" w:rsidR="008242AD" w:rsidRPr="008242AD" w:rsidRDefault="008242AD" w:rsidP="008242AD">
      <w:pPr>
        <w:rPr>
          <w:b/>
          <w:bCs/>
        </w:rPr>
      </w:pPr>
      <w:r w:rsidRPr="008242AD">
        <w:rPr>
          <w:b/>
          <w:bCs/>
        </w:rPr>
        <w:lastRenderedPageBreak/>
        <w:t>Institutional access</w:t>
      </w:r>
    </w:p>
    <w:p w14:paraId="2672D82B" w14:textId="579AB6E5" w:rsidR="008242AD" w:rsidRPr="008242AD" w:rsidRDefault="008242AD" w:rsidP="008242AD">
      <w:hyperlink r:id="rId485" w:history="1">
        <w:r w:rsidRPr="008242AD">
          <w:rPr>
            <w:rStyle w:val="Hyperlink"/>
          </w:rPr>
          <w:t>Sign in through your institution</w:t>
        </w:r>
        <w:r w:rsidRPr="008242AD">
          <w:rPr>
            <w:rStyle w:val="Hyperlink"/>
          </w:rPr>
          <mc:AlternateContent>
            <mc:Choice Requires="wps">
              <w:drawing>
                <wp:inline distT="0" distB="0" distL="0" distR="0" wp14:anchorId="37ED7788" wp14:editId="28657733">
                  <wp:extent cx="304800" cy="304800"/>
                  <wp:effectExtent l="0" t="0" r="0" b="0"/>
                  <wp:docPr id="705188079" name="Rectangle 69" descr="Arrow">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6CF2E" id="Rectangle 69" o:spid="_x0000_s1026" alt="Arrow"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1EDBA6B1" w14:textId="77777777" w:rsidR="008242AD" w:rsidRPr="008242AD" w:rsidRDefault="008242AD" w:rsidP="008242AD">
      <w:pPr>
        <w:numPr>
          <w:ilvl w:val="0"/>
          <w:numId w:val="54"/>
        </w:numPr>
      </w:pPr>
      <w:hyperlink r:id="rId486" w:history="1">
        <w:r w:rsidRPr="008242AD">
          <w:rPr>
            <w:rStyle w:val="Hyperlink"/>
          </w:rPr>
          <w:t>Sign in with a library card</w:t>
        </w:r>
      </w:hyperlink>
    </w:p>
    <w:p w14:paraId="6B968933" w14:textId="77777777" w:rsidR="008242AD" w:rsidRPr="008242AD" w:rsidRDefault="008242AD" w:rsidP="008242AD">
      <w:pPr>
        <w:numPr>
          <w:ilvl w:val="0"/>
          <w:numId w:val="54"/>
        </w:numPr>
      </w:pPr>
      <w:hyperlink r:id="rId487" w:history="1">
        <w:r w:rsidRPr="008242AD">
          <w:rPr>
            <w:rStyle w:val="Hyperlink"/>
          </w:rPr>
          <w:t>Sign in with username/password</w:t>
        </w:r>
      </w:hyperlink>
    </w:p>
    <w:p w14:paraId="091A4C83" w14:textId="77777777" w:rsidR="008242AD" w:rsidRPr="008242AD" w:rsidRDefault="008242AD" w:rsidP="008242AD">
      <w:pPr>
        <w:numPr>
          <w:ilvl w:val="0"/>
          <w:numId w:val="54"/>
        </w:numPr>
      </w:pPr>
      <w:hyperlink r:id="rId488" w:history="1">
        <w:r w:rsidRPr="008242AD">
          <w:rPr>
            <w:rStyle w:val="Hyperlink"/>
          </w:rPr>
          <w:t>Recommend to your librarian</w:t>
        </w:r>
      </w:hyperlink>
    </w:p>
    <w:p w14:paraId="50F5EF1E" w14:textId="77777777" w:rsidR="008242AD" w:rsidRPr="008242AD" w:rsidRDefault="008242AD" w:rsidP="008242AD">
      <w:pPr>
        <w:rPr>
          <w:b/>
          <w:bCs/>
        </w:rPr>
      </w:pPr>
      <w:r w:rsidRPr="008242AD">
        <w:rPr>
          <w:b/>
          <w:bCs/>
        </w:rPr>
        <w:t>Institutional account management</w:t>
      </w:r>
    </w:p>
    <w:p w14:paraId="05E32E37" w14:textId="77777777" w:rsidR="008242AD" w:rsidRPr="008242AD" w:rsidRDefault="008242AD" w:rsidP="008242AD">
      <w:hyperlink r:id="rId489" w:history="1">
        <w:r w:rsidRPr="008242AD">
          <w:rPr>
            <w:rStyle w:val="Hyperlink"/>
          </w:rPr>
          <w:t>Sign in as administrator</w:t>
        </w:r>
      </w:hyperlink>
    </w:p>
    <w:p w14:paraId="77709F10" w14:textId="77777777" w:rsidR="008242AD" w:rsidRPr="008242AD" w:rsidRDefault="008242AD" w:rsidP="008242AD">
      <w:pPr>
        <w:rPr>
          <w:b/>
          <w:bCs/>
        </w:rPr>
      </w:pPr>
      <w:r w:rsidRPr="008242AD">
        <w:rPr>
          <w:b/>
          <w:bCs/>
        </w:rPr>
        <w:t>Purchase</w:t>
      </w:r>
    </w:p>
    <w:p w14:paraId="369313A9" w14:textId="77777777" w:rsidR="008242AD" w:rsidRPr="008242AD" w:rsidRDefault="008242AD" w:rsidP="008242AD">
      <w:hyperlink r:id="rId490" w:history="1">
        <w:r w:rsidRPr="008242AD">
          <w:rPr>
            <w:rStyle w:val="Hyperlink"/>
          </w:rPr>
          <w:t>Subscription prices and ordering for this journal</w:t>
        </w:r>
      </w:hyperlink>
    </w:p>
    <w:p w14:paraId="43661522" w14:textId="77777777" w:rsidR="008242AD" w:rsidRPr="008242AD" w:rsidRDefault="008242AD" w:rsidP="008242AD">
      <w:hyperlink r:id="rId491" w:history="1">
        <w:r w:rsidRPr="008242AD">
          <w:rPr>
            <w:rStyle w:val="Hyperlink"/>
          </w:rPr>
          <w:t>Purchasing options for books and journals across Oxford Academic</w:t>
        </w:r>
      </w:hyperlink>
    </w:p>
    <w:p w14:paraId="3E4591EB" w14:textId="77777777" w:rsidR="008242AD" w:rsidRPr="008242AD" w:rsidRDefault="008242AD" w:rsidP="008242AD">
      <w:pPr>
        <w:rPr>
          <w:b/>
          <w:bCs/>
        </w:rPr>
      </w:pPr>
      <w:r w:rsidRPr="008242AD">
        <w:rPr>
          <w:b/>
          <w:bCs/>
        </w:rPr>
        <w:t>Short-term Access</w:t>
      </w:r>
    </w:p>
    <w:p w14:paraId="0DFBB2AD" w14:textId="77777777" w:rsidR="008242AD" w:rsidRPr="008242AD" w:rsidRDefault="008242AD" w:rsidP="008242AD">
      <w:r w:rsidRPr="008242AD">
        <w:t>To purchase short-term access, please sign in to your personal account above.</w:t>
      </w:r>
    </w:p>
    <w:p w14:paraId="0C024335" w14:textId="77777777" w:rsidR="008242AD" w:rsidRPr="008242AD" w:rsidRDefault="008242AD" w:rsidP="008242AD">
      <w:r w:rsidRPr="008242AD">
        <w:t>Don't already have a personal account? </w:t>
      </w:r>
      <w:hyperlink r:id="rId492" w:history="1">
        <w:r w:rsidRPr="008242AD">
          <w:rPr>
            <w:rStyle w:val="Hyperlink"/>
          </w:rPr>
          <w:t>Register</w:t>
        </w:r>
      </w:hyperlink>
    </w:p>
    <w:p w14:paraId="4DD9101C" w14:textId="77777777" w:rsidR="008242AD" w:rsidRPr="008242AD" w:rsidRDefault="008242AD" w:rsidP="008242AD">
      <w:r w:rsidRPr="008242AD">
        <w:t>International Bureaucrats and Organizational Performance. Country-Specific Knowledge and Sectoral Knowledge in World Bank Projects - 24 Hours access</w:t>
      </w:r>
    </w:p>
    <w:p w14:paraId="1B4BE36E" w14:textId="77777777" w:rsidR="008242AD" w:rsidRPr="008242AD" w:rsidRDefault="008242AD" w:rsidP="008242AD">
      <w:r w:rsidRPr="008242AD">
        <w:t>EUR €40.00 </w:t>
      </w:r>
    </w:p>
    <w:p w14:paraId="4960C3F5" w14:textId="77777777" w:rsidR="008242AD" w:rsidRPr="008242AD" w:rsidRDefault="008242AD" w:rsidP="008242AD">
      <w:r w:rsidRPr="008242AD">
        <w:t>GBP £34.00 </w:t>
      </w:r>
    </w:p>
    <w:p w14:paraId="204A7568" w14:textId="77777777" w:rsidR="008242AD" w:rsidRPr="008242AD" w:rsidRDefault="008242AD" w:rsidP="008242AD">
      <w:r w:rsidRPr="008242AD">
        <w:t>USD $44.00</w:t>
      </w:r>
    </w:p>
    <w:p w14:paraId="6386E3BB" w14:textId="77777777" w:rsidR="008242AD" w:rsidRPr="008242AD" w:rsidRDefault="008242AD" w:rsidP="008242AD">
      <w:pPr>
        <w:rPr>
          <w:b/>
          <w:bCs/>
        </w:rPr>
      </w:pPr>
      <w:r w:rsidRPr="008242AD">
        <w:rPr>
          <w:b/>
          <w:bCs/>
        </w:rPr>
        <w:t>Rental</w:t>
      </w:r>
    </w:p>
    <w:p w14:paraId="48DB6BAD" w14:textId="5EE63C9A" w:rsidR="008242AD" w:rsidRPr="008242AD" w:rsidRDefault="008242AD" w:rsidP="008242AD">
      <w:r w:rsidRPr="008242AD">
        <mc:AlternateContent>
          <mc:Choice Requires="wps">
            <w:drawing>
              <wp:inline distT="0" distB="0" distL="0" distR="0" wp14:anchorId="2C0F7B44" wp14:editId="15906102">
                <wp:extent cx="304800" cy="304800"/>
                <wp:effectExtent l="0" t="0" r="0" b="0"/>
                <wp:docPr id="224148598" name="Rectangle 68" descr="Read this now at DeepDyve">
                  <a:hlinkClick xmlns:a="http://schemas.openxmlformats.org/drawingml/2006/main" r:id="rId493" tgtFrame="&quo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B9377" id="Rectangle 68" o:spid="_x0000_s1026" alt="Read this now at DeepDyve" href="https://www.deepdyve.com/lp/ou-press/international-bureaucrats-and-organizational-performance-country-yqH1WXcqbz?key=OUP" target="&quo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4BEB786" w14:textId="77777777" w:rsidR="008242AD" w:rsidRPr="008242AD" w:rsidRDefault="008242AD" w:rsidP="008242AD">
      <w:r w:rsidRPr="008242AD">
        <w:t>This article is also available for rental through DeepDyve.</w:t>
      </w:r>
    </w:p>
    <w:p w14:paraId="439343D4" w14:textId="77777777" w:rsidR="008242AD" w:rsidRPr="008242AD" w:rsidRDefault="008242AD" w:rsidP="008242AD">
      <w:r w:rsidRPr="008242AD">
        <w:t>Advertisement</w:t>
      </w:r>
    </w:p>
    <w:p w14:paraId="039E060B" w14:textId="77777777" w:rsidR="008242AD" w:rsidRPr="008242AD" w:rsidRDefault="008242AD" w:rsidP="008242AD">
      <w:r w:rsidRPr="008242AD">
        <w:t>Citations</w:t>
      </w:r>
    </w:p>
    <w:p w14:paraId="605A884B" w14:textId="77777777" w:rsidR="008242AD" w:rsidRPr="008242AD" w:rsidRDefault="008242AD" w:rsidP="008242AD">
      <w:pPr>
        <w:rPr>
          <w:rStyle w:val="Hyperlink"/>
          <w:vanish/>
        </w:rPr>
      </w:pPr>
      <w:r w:rsidRPr="008242AD">
        <w:fldChar w:fldCharType="begin"/>
      </w:r>
      <w:r w:rsidRPr="008242AD">
        <w:instrText>HYPERLINK "https://badge.dimensions.ai/details/doi/10.1093/isq/sqac013?domain=https://academic.oup.com" \t ""</w:instrText>
      </w:r>
      <w:r w:rsidRPr="008242AD">
        <w:fldChar w:fldCharType="separate"/>
      </w:r>
    </w:p>
    <w:p w14:paraId="0C2B9D36" w14:textId="77777777" w:rsidR="008242AD" w:rsidRPr="008242AD" w:rsidRDefault="008242AD" w:rsidP="008242AD">
      <w:pPr>
        <w:rPr>
          <w:rStyle w:val="Hyperlink"/>
        </w:rPr>
      </w:pPr>
      <w:r w:rsidRPr="008242AD">
        <w:rPr>
          <w:rStyle w:val="Hyperlink"/>
          <w:vanish/>
        </w:rPr>
        <w:t>38</w:t>
      </w:r>
    </w:p>
    <w:p w14:paraId="003ACCAE" w14:textId="0F8D52D7" w:rsidR="008242AD" w:rsidRPr="008242AD" w:rsidRDefault="008242AD" w:rsidP="008242AD">
      <w:pPr>
        <w:rPr>
          <w:rStyle w:val="Hyperlink"/>
          <w:vanish/>
        </w:rPr>
      </w:pPr>
      <w:r w:rsidRPr="008242AD">
        <w:rPr>
          <w:rStyle w:val="Hyperlink"/>
          <w:vanish/>
        </w:rPr>
        <w:drawing>
          <wp:inline distT="0" distB="0" distL="0" distR="0" wp14:anchorId="68F8B7E4" wp14:editId="434D8252">
            <wp:extent cx="1143000" cy="1143000"/>
            <wp:effectExtent l="0" t="0" r="0" b="0"/>
            <wp:docPr id="760104787" name="Picture 67" descr="38 total citations on Dimensions.">
              <a:hlinkClick xmlns:a="http://schemas.openxmlformats.org/drawingml/2006/main" r:id="rId49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38 total citations on Dimensions.">
                      <a:hlinkClick r:id="rId494" tgtFrame="&quot;&quot;"/>
                    </pic:cNvPr>
                    <pic:cNvPicPr>
                      <a:picLocks noChangeAspect="1" noChangeArrowheads="1"/>
                    </pic:cNvPicPr>
                  </pic:nvPicPr>
                  <pic:blipFill>
                    <a:blip r:embed="rId495">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6ACADB31" w14:textId="77777777" w:rsidR="008242AD" w:rsidRPr="008242AD" w:rsidRDefault="008242AD" w:rsidP="008242AD">
      <w:r w:rsidRPr="008242AD">
        <w:fldChar w:fldCharType="end"/>
      </w:r>
    </w:p>
    <w:p w14:paraId="0347D88C" w14:textId="77777777" w:rsidR="008242AD" w:rsidRPr="008242AD" w:rsidRDefault="008242AD" w:rsidP="008242AD">
      <w:r w:rsidRPr="008242AD">
        <w:t>Views</w:t>
      </w:r>
    </w:p>
    <w:p w14:paraId="764B2A61" w14:textId="77777777" w:rsidR="008242AD" w:rsidRPr="008242AD" w:rsidRDefault="008242AD" w:rsidP="008242AD">
      <w:r w:rsidRPr="008242AD">
        <w:t>1,570</w:t>
      </w:r>
    </w:p>
    <w:p w14:paraId="3CA5BBEF" w14:textId="77777777" w:rsidR="008242AD" w:rsidRPr="008242AD" w:rsidRDefault="008242AD" w:rsidP="008242AD">
      <w:r w:rsidRPr="008242AD">
        <w:lastRenderedPageBreak/>
        <w:t>Altmetric</w:t>
      </w:r>
    </w:p>
    <w:p w14:paraId="3D279192" w14:textId="2579F470" w:rsidR="008242AD" w:rsidRPr="008242AD" w:rsidRDefault="008242AD" w:rsidP="008242AD">
      <w:r w:rsidRPr="008242AD">
        <w:drawing>
          <wp:inline distT="0" distB="0" distL="0" distR="0" wp14:anchorId="28B39E04" wp14:editId="2084E60B">
            <wp:extent cx="609600" cy="609600"/>
            <wp:effectExtent l="0" t="0" r="0" b="0"/>
            <wp:docPr id="1440884954" name="Picture 66" descr="Article has an altmetric score of 16">
              <a:hlinkClick xmlns:a="http://schemas.openxmlformats.org/drawingml/2006/main" r:id="rId496"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Article has an altmetric score of 16">
                      <a:hlinkClick r:id="rId496" tgtFrame="&quot;&quot;"/>
                    </pic:cNvPr>
                    <pic:cNvPicPr>
                      <a:picLocks noChangeAspect="1" noChangeArrowheads="1"/>
                    </pic:cNvPicPr>
                  </pic:nvPicPr>
                  <pic:blipFill>
                    <a:blip r:embed="rId49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32086E66" w14:textId="41E9D06C" w:rsidR="008242AD" w:rsidRPr="008242AD" w:rsidRDefault="008242AD" w:rsidP="008242AD">
      <w:r w:rsidRPr="008242AD">
        <mc:AlternateContent>
          <mc:Choice Requires="wps">
            <w:drawing>
              <wp:inline distT="0" distB="0" distL="0" distR="0" wp14:anchorId="0DC1C06B" wp14:editId="623FBAB0">
                <wp:extent cx="304800" cy="304800"/>
                <wp:effectExtent l="0" t="0" r="0" b="0"/>
                <wp:docPr id="1162163892" name="Rectangle 65" descr="Inform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29988" id="Rectangle 65" o:spid="_x0000_s1026" alt="Inform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242AD">
        <w:t> More metrics information</w:t>
      </w:r>
    </w:p>
    <w:p w14:paraId="0880092A" w14:textId="77777777" w:rsidR="008242AD" w:rsidRPr="008242AD" w:rsidRDefault="008242AD" w:rsidP="008242AD">
      <w:pPr>
        <w:rPr>
          <w:b/>
          <w:bCs/>
        </w:rPr>
      </w:pPr>
      <w:r w:rsidRPr="008242AD">
        <w:rPr>
          <w:b/>
          <w:bCs/>
        </w:rPr>
        <w:t>Email alerts</w:t>
      </w:r>
    </w:p>
    <w:p w14:paraId="32EC3606" w14:textId="77777777" w:rsidR="008242AD" w:rsidRPr="008242AD" w:rsidRDefault="008242AD" w:rsidP="008242AD">
      <w:hyperlink r:id="rId498" w:history="1">
        <w:r w:rsidRPr="008242AD">
          <w:rPr>
            <w:rStyle w:val="Hyperlink"/>
          </w:rPr>
          <w:t>New journal issues</w:t>
        </w:r>
      </w:hyperlink>
    </w:p>
    <w:p w14:paraId="2AE14CA3" w14:textId="77777777" w:rsidR="008242AD" w:rsidRPr="008242AD" w:rsidRDefault="008242AD" w:rsidP="008242AD">
      <w:hyperlink r:id="rId499" w:history="1">
        <w:r w:rsidRPr="008242AD">
          <w:rPr>
            <w:rStyle w:val="Hyperlink"/>
          </w:rPr>
          <w:t>New journal articles</w:t>
        </w:r>
      </w:hyperlink>
    </w:p>
    <w:p w14:paraId="2045D57E" w14:textId="77777777" w:rsidR="008242AD" w:rsidRPr="008242AD" w:rsidRDefault="008242AD" w:rsidP="008242AD">
      <w:r w:rsidRPr="008242AD">
        <w:t>Activity related to this article</w:t>
      </w:r>
    </w:p>
    <w:p w14:paraId="321C192B" w14:textId="77777777" w:rsidR="008242AD" w:rsidRPr="008242AD" w:rsidRDefault="008242AD" w:rsidP="008242AD">
      <w:hyperlink r:id="rId500" w:history="1">
        <w:r w:rsidRPr="008242AD">
          <w:rPr>
            <w:rStyle w:val="Hyperlink"/>
          </w:rPr>
          <w:t>Sign up for marketing</w:t>
        </w:r>
      </w:hyperlink>
    </w:p>
    <w:p w14:paraId="7AFE4AA7" w14:textId="77777777" w:rsidR="008242AD" w:rsidRPr="008242AD" w:rsidRDefault="008242AD" w:rsidP="008242AD">
      <w:pPr>
        <w:numPr>
          <w:ilvl w:val="0"/>
          <w:numId w:val="55"/>
        </w:numPr>
      </w:pPr>
    </w:p>
    <w:p w14:paraId="0882E62D" w14:textId="77777777" w:rsidR="008242AD" w:rsidRPr="008242AD" w:rsidRDefault="008242AD" w:rsidP="008242AD">
      <w:pPr>
        <w:numPr>
          <w:ilvl w:val="0"/>
          <w:numId w:val="55"/>
        </w:numPr>
      </w:pPr>
    </w:p>
    <w:p w14:paraId="20C5096B" w14:textId="77777777" w:rsidR="008242AD" w:rsidRPr="008242AD" w:rsidRDefault="008242AD" w:rsidP="008242AD">
      <w:pPr>
        <w:numPr>
          <w:ilvl w:val="0"/>
          <w:numId w:val="55"/>
        </w:numPr>
      </w:pPr>
    </w:p>
    <w:p w14:paraId="420702C5" w14:textId="77777777" w:rsidR="008242AD" w:rsidRPr="008242AD" w:rsidRDefault="008242AD" w:rsidP="008242AD">
      <w:pPr>
        <w:numPr>
          <w:ilvl w:val="0"/>
          <w:numId w:val="55"/>
        </w:numPr>
      </w:pPr>
    </w:p>
    <w:p w14:paraId="2202228D" w14:textId="77777777" w:rsidR="008242AD" w:rsidRPr="008242AD" w:rsidRDefault="008242AD" w:rsidP="008242AD">
      <w:pPr>
        <w:numPr>
          <w:ilvl w:val="0"/>
          <w:numId w:val="55"/>
        </w:numPr>
      </w:pPr>
    </w:p>
    <w:p w14:paraId="46F42CAD" w14:textId="77777777" w:rsidR="008242AD" w:rsidRPr="008242AD" w:rsidRDefault="008242AD" w:rsidP="008242AD">
      <w:pPr>
        <w:numPr>
          <w:ilvl w:val="0"/>
          <w:numId w:val="55"/>
        </w:numPr>
      </w:pPr>
    </w:p>
    <w:p w14:paraId="2062BE31" w14:textId="0C2ED219" w:rsidR="008242AD" w:rsidRPr="008242AD" w:rsidRDefault="008242AD" w:rsidP="008242AD">
      <w:r w:rsidRPr="008242AD">
        <mc:AlternateContent>
          <mc:Choice Requires="wps">
            <w:drawing>
              <wp:inline distT="0" distB="0" distL="0" distR="0" wp14:anchorId="5CFF8EDA" wp14:editId="7A6B948D">
                <wp:extent cx="304800" cy="304800"/>
                <wp:effectExtent l="0" t="0" r="0" b="0"/>
                <wp:docPr id="1448165719" name="Rectangle 64" descr="Arrow">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FDB5B" id="Rectangle 64" o:spid="_x0000_s1026" alt="Arrow"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727335F" w14:textId="77777777" w:rsidR="008242AD" w:rsidRPr="008242AD" w:rsidRDefault="008242AD" w:rsidP="008242AD">
      <w:pPr>
        <w:numPr>
          <w:ilvl w:val="0"/>
          <w:numId w:val="56"/>
        </w:numPr>
      </w:pPr>
    </w:p>
    <w:p w14:paraId="05EA87A0" w14:textId="77777777" w:rsidR="008242AD" w:rsidRPr="008242AD" w:rsidRDefault="008242AD" w:rsidP="008242AD">
      <w:pPr>
        <w:numPr>
          <w:ilvl w:val="0"/>
          <w:numId w:val="56"/>
        </w:numPr>
      </w:pPr>
    </w:p>
    <w:p w14:paraId="1161BCE0" w14:textId="77777777" w:rsidR="008242AD" w:rsidRPr="008242AD" w:rsidRDefault="008242AD" w:rsidP="008242AD">
      <w:pPr>
        <w:numPr>
          <w:ilvl w:val="0"/>
          <w:numId w:val="56"/>
        </w:numPr>
      </w:pPr>
    </w:p>
    <w:p w14:paraId="6D97963E" w14:textId="77777777" w:rsidR="008242AD" w:rsidRPr="008242AD" w:rsidRDefault="008242AD" w:rsidP="008242AD">
      <w:pPr>
        <w:numPr>
          <w:ilvl w:val="0"/>
          <w:numId w:val="56"/>
        </w:numPr>
      </w:pPr>
    </w:p>
    <w:p w14:paraId="6B6BC38E" w14:textId="77777777" w:rsidR="008242AD" w:rsidRPr="008242AD" w:rsidRDefault="008242AD" w:rsidP="008242AD">
      <w:pPr>
        <w:numPr>
          <w:ilvl w:val="0"/>
          <w:numId w:val="56"/>
        </w:numPr>
      </w:pPr>
    </w:p>
    <w:p w14:paraId="203A0251" w14:textId="77777777" w:rsidR="008242AD" w:rsidRPr="008242AD" w:rsidRDefault="008242AD" w:rsidP="008242AD">
      <w:pPr>
        <w:numPr>
          <w:ilvl w:val="0"/>
          <w:numId w:val="56"/>
        </w:numPr>
      </w:pPr>
    </w:p>
    <w:p w14:paraId="6C77AE45" w14:textId="577AB0D7" w:rsidR="008242AD" w:rsidRPr="008242AD" w:rsidRDefault="008242AD" w:rsidP="008242AD">
      <w:r w:rsidRPr="008242AD">
        <mc:AlternateContent>
          <mc:Choice Requires="wps">
            <w:drawing>
              <wp:inline distT="0" distB="0" distL="0" distR="0" wp14:anchorId="5318340F" wp14:editId="3ED04883">
                <wp:extent cx="304800" cy="304800"/>
                <wp:effectExtent l="0" t="0" r="0" b="0"/>
                <wp:docPr id="11140484" name="Rectangle 63" descr="Arrow">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ABF05" id="Rectangle 63" o:spid="_x0000_s1026" alt="Arrow" href="javascrip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6658CE5" w14:textId="77777777" w:rsidR="008242AD" w:rsidRPr="008242AD" w:rsidRDefault="008242AD" w:rsidP="008242AD">
      <w:pPr>
        <w:rPr>
          <w:ins w:id="28" w:author="Unknown"/>
          <w:b/>
          <w:bCs/>
        </w:rPr>
      </w:pPr>
      <w:ins w:id="29" w:author="Unknown">
        <w:r w:rsidRPr="008242AD">
          <w:rPr>
            <w:b/>
            <w:bCs/>
          </w:rPr>
          <w:t>Recommended</w:t>
        </w:r>
      </w:ins>
    </w:p>
    <w:p w14:paraId="40DB0289" w14:textId="77777777" w:rsidR="008242AD" w:rsidRPr="008242AD" w:rsidRDefault="008242AD" w:rsidP="008242AD">
      <w:pPr>
        <w:numPr>
          <w:ilvl w:val="0"/>
          <w:numId w:val="57"/>
        </w:numPr>
        <w:rPr>
          <w:ins w:id="30" w:author="Unknown"/>
        </w:rPr>
      </w:pPr>
      <w:ins w:id="31" w:author="Unknown">
        <w:r w:rsidRPr="008242AD">
          <w:fldChar w:fldCharType="begin"/>
        </w:r>
        <w:r w:rsidRPr="008242AD">
          <w:instrText>HYPERLINK "https://rev.trendmd.com/open/3qSROKgf2ykCmlsDJgA3uDjNe_K39mJ8TzAI_5M63enVZcy36grReHea8l6hd36-6EpgVHHUztOpPvRAcBJlcYyA3S1fXqpmyiTTBQH1P21mNrPUvLBxp-Wp6jL0rMDbA1cMgJEbipwq-5fCYGs_yieJgUb89rHKiVVRq8slYj41xr-ksG-y2KQ8IlqyAJczsi9jR_1fPnEto-M1TX6e9MRst_vUKNG66OlAtLrCMSRiPDUbyHNLSYwcu4Cz6tA6q5OVBSJgwZYGaHCjlwIs7tdSDHHRnrlxAoGG0yQhu39MbOfcEByV_ybRIz1k-RbxxDZrZ3Ny9OS4dz1CL_Nq3iP6aoYsK6_VeW2jOBFqaiRvF18-5tTAdJd5ra2CNP3xzfQdL95HZN1hwy-YnR6OAhdI_1Ao7K9GhwCjMOXz2sUKnkKMhrQI0p5J1tqVePNigs-EQtmuwzA70knM2ehunxNk3DwF2tmCp_z8oy3kFycs4rSkGeJI12Sbt5FSfkI6ymvCHLTb7EQRUZ2ZxGPbJAhdPeRnBMtjD51wgeTOF-7GHx3PWHUuSxwiwK0uyGIhsOrDS4Cxjmm42BsDjjFN1TIlNRYeqcrHb5km9FrhrdbK4FijFbgmSw2QMQ4_o9-_iQPSKU3Qom3z1_o-TRdLR2QzdC_oUUlIkFzGfyJdqCkpFwJRZ2Wd5l3khQtZC1uAxf39-I0kv1OiqVc68whL9YI-OzPripMruBumd4OSddX282JNyP7VMlVlib9ONvL3uT3EmImMxvRqeBnQ2dnlHJ19__RW_KLwulhmOcUiAm7wZ-ImcRebaFzDHg5GBEy5NBwAHTqcWRPn8Ey1060NmVw-gQJnf6caruzRjwYTd2ngKZULMLe60a-KLVZGHvTEzbmXZTIA2difn84FmyOrBvG3fu-tSeYElBaok3TW46mK8NsLbmWNPiiX8kERiiZyKlUIfIdYXMggrxlVz4L5j9vEkTzXvqnGHOeYOrXLTorsC2Bb-I34POuihtVUipNDhUywqjMhZQp9W76MHxwlOaBcZtPw3tZvlQxDzGlt0c8XqDD9ahFGttsHaLVGf2Uv_ylRqfRBZvZIh76c1tfXVQa033b_e8z01mInY3jrwWY7BWO8NSfHjDMf1GprZ1Ej7zgqxza9LgoyKx9-9BvS67KjfWu33e1lI5FFta3_cocdJODm9lK5ndAbVBRUGKYkARDgsHCL5CWk-dvXTOY_UzhmELkry_06RmnDawkl7r7jhsxVlS0nOJjRcQf885gonKg6gd8DwjuNysgs-XJirBIhHPwb1eexkzK1dDh23kWWw2Ztp8NZFZWRZxFPV4gjDRssndGY51ngw6cSzsHTYcvWYPr2IDlheSxe5RnsvQ9WMmDzzRjemCL8ENCghvqhS06eFXinW57P8q4PRkibmMbTFjAkZW1J4PqtCze9LYhR5ojSHXacqAhXZhg" \t "_self"</w:instrText>
        </w:r>
        <w:r w:rsidRPr="008242AD">
          <w:fldChar w:fldCharType="separate"/>
        </w:r>
        <w:r w:rsidRPr="008242AD">
          <w:rPr>
            <w:rStyle w:val="Hyperlink"/>
          </w:rPr>
          <w:t>Assessing the influence of knowledge translation platforms on health system policy processes to achieve the health millennium development goals in Cameroon and ...</w:t>
        </w:r>
        <w:r w:rsidRPr="008242AD">
          <w:fldChar w:fldCharType="end"/>
        </w:r>
      </w:ins>
    </w:p>
    <w:p w14:paraId="2CFD1757" w14:textId="77777777" w:rsidR="008242AD" w:rsidRPr="008242AD" w:rsidRDefault="008242AD" w:rsidP="008242AD">
      <w:pPr>
        <w:rPr>
          <w:ins w:id="32" w:author="Unknown"/>
        </w:rPr>
      </w:pPr>
      <w:ins w:id="33" w:author="Unknown">
        <w:r w:rsidRPr="008242AD">
          <w:lastRenderedPageBreak/>
          <w:t>Pierre Ongolo-Zogo, Health Policy and Planning, 2018</w:t>
        </w:r>
      </w:ins>
    </w:p>
    <w:p w14:paraId="047528B8" w14:textId="77777777" w:rsidR="008242AD" w:rsidRPr="008242AD" w:rsidRDefault="008242AD" w:rsidP="008242AD">
      <w:pPr>
        <w:numPr>
          <w:ilvl w:val="0"/>
          <w:numId w:val="57"/>
        </w:numPr>
        <w:rPr>
          <w:ins w:id="34" w:author="Unknown"/>
        </w:rPr>
      </w:pPr>
      <w:ins w:id="35" w:author="Unknown">
        <w:r w:rsidRPr="008242AD">
          <w:fldChar w:fldCharType="begin"/>
        </w:r>
        <w:r w:rsidRPr="008242AD">
          <w:instrText>HYPERLINK "https://rev.trendmd.com/open/CikZPzLdpBRU3y5kvrQB0gELC9nv1xmHR6wyPIEZ0G_-C5bFdMKj6jSiwvkPoU5Eg4_k2Ge8gbxDMzLOwk58f6SZg6iKFsPQlY3Cng59iho2ZQObWhNxu3942-SMeAvP-Vzy8DzSZm577P-PZR4p5ZmoG6VqKq-SOt_8Q39jh5VP3a8kD_lbeYcfX2hA0RzgG7TlpAIgblAlJS-WvmjPT1wVBgXBWI1XkqO_sXr3fps8-jRviC_gCJHNJCMwpePCW5KXv_7IcuQsJExjmAceKyQxBTq5_qiDoOx0O2lZ-8pkOytJiYxoMOzL1MRJwaz456LSmC1gucMkth3KgefpJxxc7PWB4SO5PLpA1p7GZadsqnwtS2VCe0q747PPkRRsPlDiZ2uEVjLlZ2tvsAlBwAH7lwm-SOlkHSjDGJU3SJGO6wvFN_XLKCSi-rCjQpQRk_0xsv9rg_WP7K-w8Pdgqip5_lW-ee1j_eS7mjnHm7V9zpZ-ry-m_lcAWcxBRPqsoqRV881ijWXDa11fVcAV9ZTzNHz6t91OuRfd77PMEq7GNFuu57wzaHDOaSjlJR8ndjLkLKfYvVO4MI2V6aqoXQ_BngCrf7riR0nGhIYXZp_rhcOyEu_2Pzcc9nYBTACJ2KaZW9Nttp8bVFjMGi0vsiMBjCylGcoaSFFIjQWVDUxx2tbW1KbVdfcptHtdZXZvwzz5bNV94EwWSKYwVtcBdLfGBv2sHjh5IH8KBAJDLq9wIaQeYPrUDKzee_dlaoznZ-4mqDlR47_3iafXRaRDboz_KU3mzLCBiaRe_8Q2LFv6Bw-ckWTyJa4Oyyrgyqk_nW9cTqYsPjt2MlvFIC0x3yhdOMxHZfQTE0E8DNuhBgDrwgXBJl1IoqrVhxDx5iHJIZ5WWsoz2EYFGmoyRq1xfexncr5O6qcSpAXJ0a1a17sbJyITDR206Vu5KVH6BoMszYR58wnlcyH7wMG5aiZWf3RNidL2a38cfIiGyrKlJCmFFSUZm3Qm2sQfcwxp1E22B77EIz9DG7yI7BYnEnfbPeDT0fmZ8LBzszENfx_809dnsYW5n7ND_eh4jTMG1cBaL0WK3DajeLdUz0kD0Cta63H-FB0ou9aLTzQd4x4I7mB349YIw-6R1HaGK4Kx7Q7deLoWREmRhKqwHQoBNC97ZBC1e3ru4SGazJs3N5sj5vOBH2LXNnAOm9BMriPeZ3rAD-XO8r_x-Vhjd2Ghh9IB_yIjeJKjWx4vS3cn18idqqzg8f8PzxvSnrg1teivBG3yzh8zDuGFtvQ-7ktrDls9e5ykEPcFU5YEkm1pB8RQlHSXpzTk8UhtxFnnwz_aEkBuMb4-WvtGXxg-r0ZsRbAwBA6oOZWXSabCykBo70hrr1AQd2Ay21JAZNliVrMCFNeWd2kOmNStTPhRU_SAiDsI9AE3ia7Qh9Z9yfi74kZM6QlEezRYFiypiwKMwurDSdiAI_YYTKTJ19jNxGcX9P0rRCQvV5nITRD252Y" \t "_self"</w:instrText>
        </w:r>
        <w:r w:rsidRPr="008242AD">
          <w:fldChar w:fldCharType="separate"/>
        </w:r>
        <w:r w:rsidRPr="008242AD">
          <w:rPr>
            <w:rStyle w:val="Hyperlink"/>
          </w:rPr>
          <w:t>Preface</w:t>
        </w:r>
        <w:r w:rsidRPr="008242AD">
          <w:fldChar w:fldCharType="end"/>
        </w:r>
      </w:ins>
    </w:p>
    <w:p w14:paraId="1DA7D298" w14:textId="77777777" w:rsidR="008242AD" w:rsidRPr="008242AD" w:rsidRDefault="008242AD" w:rsidP="008242AD">
      <w:pPr>
        <w:rPr>
          <w:ins w:id="36" w:author="Unknown"/>
        </w:rPr>
      </w:pPr>
      <w:ins w:id="37" w:author="Unknown">
        <w:r w:rsidRPr="008242AD">
          <w:t>Aradhna Aggarwal, Oxford Academic Books, 2012</w:t>
        </w:r>
      </w:ins>
    </w:p>
    <w:p w14:paraId="4A46CA17" w14:textId="77777777" w:rsidR="008242AD" w:rsidRPr="008242AD" w:rsidRDefault="008242AD" w:rsidP="008242AD">
      <w:pPr>
        <w:numPr>
          <w:ilvl w:val="0"/>
          <w:numId w:val="57"/>
        </w:numPr>
        <w:rPr>
          <w:ins w:id="38" w:author="Unknown"/>
        </w:rPr>
      </w:pPr>
      <w:ins w:id="39" w:author="Unknown">
        <w:r w:rsidRPr="008242AD">
          <w:fldChar w:fldCharType="begin"/>
        </w:r>
        <w:r w:rsidRPr="008242AD">
          <w:instrText>HYPERLINK "https://rev.trendmd.com/open/-lpJFwRS5ZVf_FTptiewAL1HfzHVEuhYQdFC7-Xs8Vyp15TAIGaw2DFyIVpBIoZQn3XqB4tDvvPP4j4UHVtXJ86HqaEOxH156dLVH1A8n6T_3i8ZIDGMEA49YBzTH_bkE5aly7EHJBvjcjrdg-VBYm4npMgS6UCSDngS9-qY1ciIkZHhHb_1QAByx4iUEpQDhwVdl2PASzIwXvlDh-5-lKD4cwJOPhDzEA7iPRk_VKeptQkWSbW9vJ1vWN0EM9aQZ6oQHyuH0cIP44zEReTVZJ-9-mimKlHXtfOOZrpx5o3vVu9-5yKv0dxLMp_PfxrC-EmABiesmNKuboFGz6-5UxruDrwQ6o-tmxAWsWuZCNPv_tzwqwo153JUF93LRiGWYS8FG1F2zti1UT_L1c2cKDvPz7PTT2rSJtBN2vuFsrI--TJufw_ht6BMjUbnPKXhEDqnhNuLLTs8Hs5_JdfcUDZbPEo6ACD_KaeWYsDRFMO_QIfBQixZ5wYiIj_6HfOfXtKHoes-cYSQMawqKEX4XepuQn4fBfXd9eiz5YiHu07Th8vKwDfrcuqZkVQcrz6RRgDXbuQcd9Roqaktxi1P2NPJC9dJ1wVXevJEJIhTEUv7Y3ytZC_rNPsMqKc5w1y4XdofEcTf1FEG0hgfrD9z2It76mxCCDd_qSuG5FKa67w_-qYh8Fn0rBNumnZ5DOaz09iTLMi5G5JB2WUF-qYK4RJ_vZPk-NWssBALKlJPaTx-gPO3KV_X1XAOjWWN_y5KMJmYqupY7yzgmr-8jWVLYlfQFsTiAHm8xGfjLKfmtmLlKcYu0289hBJstXPn58VLqhGhNq-uNCmTh3uU2jd_3s_fM8USglP0Sb9lUqqx93MsjgEE9GZOkpGaSP16Q4KbG8iTAy1v_TC-2maNhUJlU0WJ-CdNAEd915Kkw1_ZoiPLZzZzcWklacWYbLltmPuIBxPtk3PjTvLINqyhY5XHnek-6zjzHrYAjO1rt9m2AsxTy90DN7ZTkFnAM6MdPZbeGpeniLRKOYwX2x0QV6wYCHkhD4_COCwECQIFVA2hLWGkJMuS-8wm1r2-HyjMscHMIYYJ-M8_e05jxbkLaSCjRrceOM9wgXRW51EyeRS2T1EzbmBmeJaWSLmy7efrzPMdWok1jNlWVvmu9VljEOnkYBIpACdFlKyCFpDUsH39ndhEFqKH6MTZwr9TFxPDUSFa7p5zrlDTGfdn3-CkM1O9-xyNKDbltaBkmTeJipQzbGUAI_I3KcRtFmE2zndo0rXi_MGyXAe2ZbI79iOzafpnNwWgGA08xAw78P1J3gDlK1vqLQTlvrrOkr1MLy-EqF7ADMHRotiRkp0xe6TlHn26NFn4Fki_mPZ5sLP8K_pXtdfygiGEbiCN63K6jaL2dN2rbqriT6Uaqv4o_fjiAz1tBjzkEm4IpS_Tus_E25VHyS937WUr48vjM9BF67Pn9NU" \t "_self"</w:instrText>
        </w:r>
        <w:r w:rsidRPr="008242AD">
          <w:fldChar w:fldCharType="separate"/>
        </w:r>
        <w:r w:rsidRPr="008242AD">
          <w:rPr>
            <w:rStyle w:val="Hyperlink"/>
          </w:rPr>
          <w:t>Pathologies of a Different Kind: Dysfunctional Interactions between International Organizations</w:t>
        </w:r>
        <w:r w:rsidRPr="008242AD">
          <w:fldChar w:fldCharType="end"/>
        </w:r>
      </w:ins>
    </w:p>
    <w:p w14:paraId="18C3A907" w14:textId="77777777" w:rsidR="008242AD" w:rsidRPr="008242AD" w:rsidRDefault="008242AD" w:rsidP="008242AD">
      <w:pPr>
        <w:rPr>
          <w:ins w:id="40" w:author="Unknown"/>
        </w:rPr>
      </w:pPr>
      <w:ins w:id="41" w:author="Unknown">
        <w:r w:rsidRPr="008242AD">
          <w:t>Matthias Kranke, Global Studies Quarterly, 2022</w:t>
        </w:r>
      </w:ins>
    </w:p>
    <w:p w14:paraId="25382EC3" w14:textId="77777777" w:rsidR="008242AD" w:rsidRPr="008242AD" w:rsidRDefault="008242AD" w:rsidP="008242AD">
      <w:pPr>
        <w:numPr>
          <w:ilvl w:val="0"/>
          <w:numId w:val="58"/>
        </w:numPr>
        <w:rPr>
          <w:ins w:id="42" w:author="Unknown"/>
        </w:rPr>
      </w:pPr>
      <w:ins w:id="43" w:author="Unknown">
        <w:r w:rsidRPr="008242AD">
          <w:fldChar w:fldCharType="begin"/>
        </w:r>
        <w:r w:rsidRPr="008242AD">
          <w:instrText>HYPERLINK "https://rev.trendmd.com/open/D_fHHyICn7XMYJg2MxNqz0NmWwYhEfeEeT9j5E04f25aRXF_f2ogtWZI7ryMH2qA8K0HYEgZYXF5NaFryklrbRM_zuxphId_IfWX84HUZRwkqljkhDptkoBLR5u-iL1wq7A79p7Xw4TEJjl14MHrku0K8gDlor6zqfPi06Nna59rxfiP130uFZ81y4C2_angeahbWI8UVbD7iD4eOKyiPUiQhIxs0PH-DFKlrqkykODGyfE7DvW0urpdsdaSQj8FlAc1PdRs2Jo4Nxi1y7cK9yh7afTXcCg6-PejY8OpkDSFXMVRDZuc7KM4KYoKqx0WPsAMk4Cp3adhURDvS6ejL9hy9gvrWinBVReWgxvpim9tBGM091M1FBmQa0A634Dsbt3DGkFj8JGRJWvQvsVWg1FlEhkNKAAGsIlyOTN-fqFMM4cWhAs_f0qdc_PtiyiD9oMdLlio4hR5u2L4WmxV2Lgnsxw8J2C-lqaUKFRM9e9EzsXBAfFQXGnAa4VGagPDlPl8AhRReFLzAOVQSgTC2DYN63n7lXHRlexaMLRorrhwtovadIR68qxrQGYzdPI5r77ajktvI5JbJNyQbYu8tvS3n-LvNsAEExWtoEb_qzONr4nIJBxmk4jyyQT_u7nwULys7XXzKDtMJwmpjx4ggwEBymSKjOfKH3wPYKNpiohX0I3y2ofz0MaEviT_yY5PiIM_HDOC4ht_zg8t-B6L5v6MhG6vmuKcjKwFLwxYsD4fssAl1zC-YauAB5JUTmc7G4d6InoSNwfgsolVMWRtYSR6jh_jXByq06Z5cjFNg7t-7QhPKBU7JXgjS62ZRmykrvNqZecf-lqh-HCEmoLdg3lX4MQ33iLSwBi8XKhy3zGNvvPZrsfPWWbvBvx3nEdLAE1d-97zAVN1XZPxpeBi5dnJo2cHSgjjtpU30ephnS4zCT66Uucyt94sinV_Un4TvBDoZSE0JIGYmESMj1mYXvIkUgUYvBK66lrHkxa5YXXvJrSokLAALrrMaJx_GLosQt8u30I2GIaGSbzyVnBp5TWaRXN1_glEAeEkOjURt-Bs-1sFB7vm-AxKpjE7-TgSBte9BzyKl7-9TG-0TdVIJrFFQ5wEOyROQ8uj6OliCguX-RMfTsvd0APGkST3n8BK_RBDnjANIsI4HWd9W89UUgsavn0ALLijAAHMmREH0TEMnUdf93DZEuQjXF5Plzy3CaUyJmqkFaNrEJCBzxgjLkcqFPD4bjipcrFinRdLVvSFY2hmvuK68BFiBeV79i43nK_qrneXVKj_deqnIDOSC4DSuOUILfkpJ9DoGJnuYGPzxB37bPxxfdRkIGnec2gs4m35gi5g27uzDjM1SW9rVu6wECLATZqu2kkF3M7Hvn1nkSKJvjbjTf5FNNG6BcESOU5IEdxjsu69Jm-2aEAXb2hUewDUxYGdQqGQlJoAQTx8EQgnFy46iP4" \t "_blank"</w:instrText>
        </w:r>
        <w:r w:rsidRPr="008242AD">
          <w:fldChar w:fldCharType="separate"/>
        </w:r>
        <w:r w:rsidRPr="008242AD">
          <w:rPr>
            <w:rStyle w:val="Hyperlink"/>
          </w:rPr>
          <w:t xml:space="preserve">To mature or not to </w:t>
        </w:r>
        <w:proofErr w:type="gramStart"/>
        <w:r w:rsidRPr="008242AD">
          <w:rPr>
            <w:rStyle w:val="Hyperlink"/>
          </w:rPr>
          <w:t>mature :</w:t>
        </w:r>
        <w:proofErr w:type="gramEnd"/>
        <w:r w:rsidRPr="008242AD">
          <w:rPr>
            <w:rStyle w:val="Hyperlink"/>
          </w:rPr>
          <w:t xml:space="preserve"> the information systems conundrum</w:t>
        </w:r>
        <w:r w:rsidRPr="008242AD">
          <w:fldChar w:fldCharType="end"/>
        </w:r>
      </w:ins>
    </w:p>
    <w:p w14:paraId="7766B1AC" w14:textId="77777777" w:rsidR="008242AD" w:rsidRPr="008242AD" w:rsidRDefault="008242AD" w:rsidP="008242AD">
      <w:pPr>
        <w:rPr>
          <w:ins w:id="44" w:author="Unknown"/>
        </w:rPr>
      </w:pPr>
      <w:ins w:id="45" w:author="Unknown">
        <w:r w:rsidRPr="008242AD">
          <w:t>Carl Marnewick, South African Computer Journal, 2013</w:t>
        </w:r>
      </w:ins>
    </w:p>
    <w:p w14:paraId="39BB1496" w14:textId="77777777" w:rsidR="008242AD" w:rsidRPr="008242AD" w:rsidRDefault="008242AD" w:rsidP="008242AD">
      <w:pPr>
        <w:numPr>
          <w:ilvl w:val="0"/>
          <w:numId w:val="58"/>
        </w:numPr>
        <w:rPr>
          <w:ins w:id="46" w:author="Unknown"/>
        </w:rPr>
      </w:pPr>
      <w:ins w:id="47" w:author="Unknown">
        <w:r w:rsidRPr="008242AD">
          <w:fldChar w:fldCharType="begin"/>
        </w:r>
        <w:r w:rsidRPr="008242AD">
          <w:instrText>HYPERLINK "https://rev.trendmd.com/open/YUanK5vmAI5olDuZ5IKnT9w6UF7Hh2ax4IH66gybMRSG4YzIQmGvXqr9-KhUWHvwrOKMU7vMpC4cR4mexG7FTIK1_C4QuIJSRofvThhZJnSvAZg2f_U7lSlY-IIVs2BeT8TZFDVX4fpNOSXDL1Ld9GYoYVneAYcJxYXJQNnwtVfnMN-4Yypj05_8TV7fVycjICpYriKjaYQS5EcnWBBjRkpA_Fda0dOPTI0dU_rHbHcwuoBbY7g8lwBXWllg9Bkeij0VDUPBiJwdvxjuRgXpFZAqF1aBcpDqAkUsZZZfw33Z0Ocy2CeMzgFVC4bymR0whp5wDA-UciTS-heonXCGRUhEc4xm1Y6ogeE12C6Ahdz1QA4i6tkOOCTjYPYJhJRwdk3vs1iuOgs2hhC8P6quue_Ty2Y6LMVTfPAUTDvxtYB-D9HQIS8akYYK3upxCsesvqdVujuAxcQsAWpVI4VbbzyPVwsA_MQbSH3IMZRG1iVzhE-yyIBRvyzInnaPdfJUZoErV0dT9w40rPffDz90ZoNfIz027zD5Ljdc2bVJQNLBYHaH6BmWwzTZVP-VXEyLYLdyVM4cdFnrt5tXL6KI15HB2_3IAz-l26zZsF-BrbmCSsUoUPcX1MAauZtPNq7jquFrYlxI_2ubafXIs7rg-cBA1J_cOx_dkzb-0nqhIB0tOemXLm7XDhnPzAt9qyWDrGo93DzXmWw62sTtjJ7FbTrZ5aH1BOkJYp8KM0RJmSRNJXOS1WQ-12taPaXTxdtHD1K3ok2ev2ZkDaCeWyV4qBzTFDBnsX5SRVMNO_01Mjev5TEqlzVk2ie-qXK9a-STomiKdiDsz4-VUGc5pY-G7A6AhkPOWZxCl1I67JTizT5u2bSHe0qN2BXBkio2zMHKaY0mqgGkhCY4Vh3ErP0OGZasxAJ1_jbbWkGEPjxwYHb96q4mg_8dgnV-t6Z8moLw0VnxcmGh2KaZuZ-cQjp4smYIS2SXa5SrZvjWv_oFBgdCn2IgtE8a857OasLmla6VzOwgikb2etsnlmaUD9Mga-GqxiZE3U0nPM7cmrA_lO6kS_ZVMKHYon6UOVnjjC8MHjbDRreIlQzMdjC1IcheSKlnO94hTVhE3F7ZaizYll7yNpBxCuxwPIlx8LlhR8jdJWsygvN-7Wjm0Zc63DL522yCsbVrrsoQ9WmxLUeu0GVggm8Dwy4w0gQXbXg7AOtriYojotKzfvpohF6FWBjRDzYx8QNSVzcawriGlg31Cig3kY8OkbAboARTLsO0H-hunW020jbEhzLssE-ADiI2XIlTsGNaxA9iW5ABryJZ07YqQqGJPqx-jPdL29tuqfwc0ovH1x3IJ5WgbnRBL6TO7BnLP9WAo_ht1PwM1m2-F5DVOAQu8Mcl6uMNE7WM_LvGkO_bzV_p69iJjxm2qboFhD6RzuusmXZyboZVL4T8JsyGiLBOuQt8f9MCBgEOG5BR8HALouuXQFQXEFaMzL9OClTqDIYmubg-d780" \t "_blank"</w:instrText>
        </w:r>
        <w:r w:rsidRPr="008242AD">
          <w:fldChar w:fldCharType="separate"/>
        </w:r>
        <w:r w:rsidRPr="008242AD">
          <w:rPr>
            <w:rStyle w:val="Hyperlink"/>
          </w:rPr>
          <w:t>Needs of parenting interventions based on mobile health technology in parents of depressed adolescents: A qualitative study</w:t>
        </w:r>
        <w:r w:rsidRPr="008242AD">
          <w:fldChar w:fldCharType="end"/>
        </w:r>
      </w:ins>
    </w:p>
    <w:p w14:paraId="59119722" w14:textId="77777777" w:rsidR="008242AD" w:rsidRPr="008242AD" w:rsidRDefault="008242AD" w:rsidP="008242AD">
      <w:pPr>
        <w:rPr>
          <w:ins w:id="48" w:author="Unknown"/>
        </w:rPr>
      </w:pPr>
      <w:ins w:id="49" w:author="Unknown">
        <w:r w:rsidRPr="008242AD">
          <w:t xml:space="preserve">HU Yiwen TIAN Dan LIU Chun XIE Simin YANG Min, Journal of Central South </w:t>
        </w:r>
        <w:proofErr w:type="gramStart"/>
        <w:r w:rsidRPr="008242AD">
          <w:t>University(</w:t>
        </w:r>
        <w:proofErr w:type="gramEnd"/>
        <w:r w:rsidRPr="008242AD">
          <w:t>Medical Science), 2025</w:t>
        </w:r>
      </w:ins>
    </w:p>
    <w:p w14:paraId="12DFC89F" w14:textId="77777777" w:rsidR="008242AD" w:rsidRPr="008242AD" w:rsidRDefault="008242AD" w:rsidP="008242AD">
      <w:pPr>
        <w:numPr>
          <w:ilvl w:val="0"/>
          <w:numId w:val="58"/>
        </w:numPr>
        <w:rPr>
          <w:ins w:id="50" w:author="Unknown"/>
        </w:rPr>
      </w:pPr>
      <w:ins w:id="51" w:author="Unknown">
        <w:r w:rsidRPr="008242AD">
          <w:fldChar w:fldCharType="begin"/>
        </w:r>
        <w:r w:rsidRPr="008242AD">
          <w:instrText>HYPERLINK "https://rev.trendmd.com/open/lCLAppZxJiDgCUmOdsSTaKm_x0Bl8FqXpQ8k2lPh8J67hwPpI6g7JpGern3byBp-dWNt3NlSojhvrFlTI1J4RT2WDQQtcGQ2E7D2NzcvPgy1ZTiKNPoWIlR3cWQuCT_zlO73H6A9TPnomSJLG8vtrdVrkZo41_FE-nQc8Q0F-q2Cjk5TVbvUC2MRHWIr4_pNVLyd5GRFG0IGkRQgvlKHPKDjMsO8tuEM9rUvYDo81KB5t7feCw2uDi6WMvqFVJ1haMzAvT0WbtkC7aREMuDpMpeJC-qE14SCBG5ftJupADZfr9BhMTNd7ea8NAfF8uWzO-GY_HhGyXWQTuo6KU-2DzR_cm8rXGi9ocOmmWE4gnwaRMQaTo_cDin71k9nNbowGX4Spmf6Wz9KcV0vDLsPjEwZguZiYzFiXnhxMVnDyw7UspxNazj2_cqNkLnBhgDE5MRxt4mGc71vYW1vimgHo3qBLmBqmf0k8noF1vEmfIwL0pUFVGj4UfDbK-tH52GMnMQJ9XoTe-Rh-WMbTbb_gdzES6JD4729XMNSe27DfzibpC8te7uniXLJLWXKoTtav6Tu4pH7Px87YBd76h8oBa3TlB-nmfB7MF9imEJ7-UlOTqm6zVU8g34jcJKHTM2OSvndqMSzTGDc5eb_h0hvyFnjxJ7ovkHZzvP5xf3plGR0yxJylD6rhQfy1uDQ6OBVPR6x0m25nxPmT3ttq0L-ZYDEj2RfOiUKRXR6qa9m3OS_YYYUJRSx3AsKzJ8BG2iLt7XCh4CLYsMGXM0Kv4r9L_2uXzHmvLBCYqZ5W_ChGQ1MIUyIIrzpum_jXUw3pGfGRgmXnPb7zqPzmi9xWjVfWLqM-8jNoNkTKfAv3q5GUqWKjEmv5rMnwxJhL6tsR8Z0GpTNstQuU4HEmuTZ6R3eFq-u-ulLTYNU9zZytWD3bdonoMSecWL5B1CGz_DFUIEV8Iag5G33PRNiKf1yIevrRC1JotxEc48fyX7EdSZDVVA48TiBSxsl9m3vjYCrIWlJMhTMPNX9ljKvPA0GKm6oKr9vdd8vKQY9D98VFVSkmfXe0j2u9L76bVEiCK_qgn1tGwotO0MP2s55c0JSmcd5DcPHFC8R8iVbXUd--zpWMm-Gl7akS-a96sMaRGq2fEGQaiA4y7hcb4FZd7shwllK4QU14uccbZNjetfXXEMV6d9883ixgaWEzpD7fXvB376f9h7gBcLKCVTGrFld9f9QBr-IglqQEZ5iOFDGBoleCOA5Hri10qExzQM5Pt7uIEmQZspMUID4gRDOYhrkikqAXhMhMbVyHnkBBFzL8PLziqRdZF5QFWyLCQ45036do7ZsuBndQKDTlg3OE6aSLjr5O8U8AMk6tH22I05Tdni-9qF3IJfqkIgyfh12HT7J2gBRmNMQNkpEGFP5wSpzcAX_DfCfNEF724ITk1BkWu2v5XWxvOK4WAZt23TwA5ILuA" \t "_blank"</w:instrText>
        </w:r>
        <w:r w:rsidRPr="008242AD">
          <w:fldChar w:fldCharType="separate"/>
        </w:r>
        <w:r w:rsidRPr="008242AD">
          <w:rPr>
            <w:rStyle w:val="Hyperlink"/>
          </w:rPr>
          <w:t>Big Data Driven Decision Making Model: A case of the South African banking sector</w:t>
        </w:r>
        <w:r w:rsidRPr="008242AD">
          <w:fldChar w:fldCharType="end"/>
        </w:r>
      </w:ins>
    </w:p>
    <w:p w14:paraId="2E204A5D" w14:textId="77777777" w:rsidR="008242AD" w:rsidRPr="008242AD" w:rsidRDefault="008242AD" w:rsidP="008242AD">
      <w:pPr>
        <w:rPr>
          <w:ins w:id="52" w:author="Unknown"/>
        </w:rPr>
      </w:pPr>
      <w:ins w:id="53" w:author="Unknown">
        <w:r w:rsidRPr="008242AD">
          <w:t>Komla Pillay, South African Computer Journal, 2021</w:t>
        </w:r>
      </w:ins>
    </w:p>
    <w:p w14:paraId="27D19A05" w14:textId="77777777" w:rsidR="008242AD" w:rsidRPr="008242AD" w:rsidRDefault="008242AD" w:rsidP="008242AD">
      <w:pPr>
        <w:rPr>
          <w:ins w:id="54" w:author="Unknown"/>
        </w:rPr>
      </w:pPr>
      <w:ins w:id="55" w:author="Unknown">
        <w:r w:rsidRPr="008242AD">
          <w:fldChar w:fldCharType="begin"/>
        </w:r>
        <w:r w:rsidRPr="008242AD">
          <w:instrText>HYPERLINK "https://www.trendmd.com/how-it-works-readers" \t "_blank"</w:instrText>
        </w:r>
        <w:r w:rsidRPr="008242AD">
          <w:fldChar w:fldCharType="separate"/>
        </w:r>
        <w:r w:rsidRPr="008242AD">
          <w:rPr>
            <w:rStyle w:val="Hyperlink"/>
          </w:rPr>
          <w:t>Powered by</w:t>
        </w:r>
        <w:r w:rsidRPr="008242AD">
          <w:fldChar w:fldCharType="end"/>
        </w:r>
      </w:ins>
    </w:p>
    <w:p w14:paraId="2F0E6931" w14:textId="77777777" w:rsidR="008242AD" w:rsidRPr="008242AD" w:rsidRDefault="008242AD" w:rsidP="008242AD">
      <w:pPr>
        <w:rPr>
          <w:b/>
          <w:bCs/>
        </w:rPr>
      </w:pPr>
      <w:r w:rsidRPr="008242AD">
        <w:rPr>
          <w:b/>
          <w:bCs/>
        </w:rPr>
        <w:t>Citing articles via</w:t>
      </w:r>
    </w:p>
    <w:p w14:paraId="56E63931" w14:textId="77777777" w:rsidR="008242AD" w:rsidRPr="008242AD" w:rsidRDefault="008242AD" w:rsidP="008242AD">
      <w:hyperlink r:id="rId501" w:history="1">
        <w:r w:rsidRPr="008242AD">
          <w:rPr>
            <w:rStyle w:val="Hyperlink"/>
          </w:rPr>
          <w:t>Web of Science (27)</w:t>
        </w:r>
      </w:hyperlink>
    </w:p>
    <w:p w14:paraId="592CF613" w14:textId="77777777" w:rsidR="008242AD" w:rsidRPr="008242AD" w:rsidRDefault="008242AD" w:rsidP="008242AD">
      <w:hyperlink r:id="rId502" w:history="1">
        <w:r w:rsidRPr="008242AD">
          <w:rPr>
            <w:rStyle w:val="Hyperlink"/>
          </w:rPr>
          <w:t>Google Scholar</w:t>
        </w:r>
      </w:hyperlink>
    </w:p>
    <w:p w14:paraId="2CE9189C" w14:textId="77777777" w:rsidR="008242AD" w:rsidRPr="008242AD" w:rsidRDefault="008242AD" w:rsidP="008242AD">
      <w:pPr>
        <w:numPr>
          <w:ilvl w:val="0"/>
          <w:numId w:val="59"/>
        </w:numPr>
        <w:rPr>
          <w:b/>
          <w:bCs/>
        </w:rPr>
      </w:pPr>
      <w:hyperlink r:id="rId503" w:history="1">
        <w:r w:rsidRPr="008242AD">
          <w:rPr>
            <w:rStyle w:val="Hyperlink"/>
            <w:b/>
            <w:bCs/>
          </w:rPr>
          <w:t>Latest</w:t>
        </w:r>
      </w:hyperlink>
    </w:p>
    <w:p w14:paraId="0561ED1F" w14:textId="77777777" w:rsidR="008242AD" w:rsidRPr="008242AD" w:rsidRDefault="008242AD" w:rsidP="008242AD">
      <w:r w:rsidRPr="008242AD">
        <w:t> </w:t>
      </w:r>
    </w:p>
    <w:p w14:paraId="18D26693" w14:textId="77777777" w:rsidR="008242AD" w:rsidRPr="008242AD" w:rsidRDefault="008242AD" w:rsidP="008242AD">
      <w:pPr>
        <w:numPr>
          <w:ilvl w:val="0"/>
          <w:numId w:val="59"/>
        </w:numPr>
        <w:rPr>
          <w:b/>
          <w:bCs/>
        </w:rPr>
      </w:pPr>
      <w:hyperlink r:id="rId504" w:history="1">
        <w:r w:rsidRPr="008242AD">
          <w:rPr>
            <w:rStyle w:val="Hyperlink"/>
            <w:b/>
            <w:bCs/>
          </w:rPr>
          <w:t>Most Read</w:t>
        </w:r>
      </w:hyperlink>
    </w:p>
    <w:p w14:paraId="5AB5E49A" w14:textId="77777777" w:rsidR="008242AD" w:rsidRPr="008242AD" w:rsidRDefault="008242AD" w:rsidP="008242AD">
      <w:r w:rsidRPr="008242AD">
        <w:t> </w:t>
      </w:r>
    </w:p>
    <w:p w14:paraId="0F0FC190" w14:textId="77777777" w:rsidR="008242AD" w:rsidRPr="008242AD" w:rsidRDefault="008242AD" w:rsidP="008242AD">
      <w:pPr>
        <w:numPr>
          <w:ilvl w:val="0"/>
          <w:numId w:val="59"/>
        </w:numPr>
        <w:rPr>
          <w:b/>
          <w:bCs/>
        </w:rPr>
      </w:pPr>
      <w:hyperlink r:id="rId505" w:history="1">
        <w:r w:rsidRPr="008242AD">
          <w:rPr>
            <w:rStyle w:val="Hyperlink"/>
            <w:b/>
            <w:bCs/>
          </w:rPr>
          <w:t>Most Cited</w:t>
        </w:r>
      </w:hyperlink>
    </w:p>
    <w:p w14:paraId="6A816E14" w14:textId="77777777" w:rsidR="008242AD" w:rsidRPr="008242AD" w:rsidRDefault="008242AD" w:rsidP="008242AD">
      <w:pPr>
        <w:rPr>
          <w:rStyle w:val="Hyperlink"/>
        </w:rPr>
      </w:pPr>
      <w:r w:rsidRPr="008242AD">
        <w:fldChar w:fldCharType="begin"/>
      </w:r>
      <w:r w:rsidRPr="008242AD">
        <w:instrText>HYPERLINK "https://academic.oup.com/isq/article/70/1/sqag007/8487850?searchresult=1"</w:instrText>
      </w:r>
      <w:r w:rsidRPr="008242AD">
        <w:fldChar w:fldCharType="separate"/>
      </w:r>
    </w:p>
    <w:p w14:paraId="0268DB06" w14:textId="77777777" w:rsidR="008242AD" w:rsidRPr="008242AD" w:rsidRDefault="008242AD" w:rsidP="008242AD">
      <w:pPr>
        <w:rPr>
          <w:rStyle w:val="Hyperlink"/>
        </w:rPr>
      </w:pPr>
      <w:r w:rsidRPr="008242AD">
        <w:rPr>
          <w:rStyle w:val="Hyperlink"/>
        </w:rPr>
        <w:t>Today Ukraine, Tomorrow Taiwan? Assessing US Reputation and Deterrence across International Crises</w:t>
      </w:r>
    </w:p>
    <w:p w14:paraId="0BA71BEC" w14:textId="77777777" w:rsidR="008242AD" w:rsidRPr="008242AD" w:rsidRDefault="008242AD" w:rsidP="008242AD">
      <w:r w:rsidRPr="008242AD">
        <w:fldChar w:fldCharType="end"/>
      </w:r>
    </w:p>
    <w:p w14:paraId="24E6DCB1" w14:textId="77777777" w:rsidR="008242AD" w:rsidRPr="008242AD" w:rsidRDefault="008242AD" w:rsidP="008242AD">
      <w:pPr>
        <w:rPr>
          <w:rStyle w:val="Hyperlink"/>
        </w:rPr>
      </w:pPr>
      <w:r w:rsidRPr="008242AD">
        <w:fldChar w:fldCharType="begin"/>
      </w:r>
      <w:r w:rsidRPr="008242AD">
        <w:instrText>HYPERLINK "https://academic.oup.com/isq/article/70/1/sqag005/8487847?searchresult=1"</w:instrText>
      </w:r>
      <w:r w:rsidRPr="008242AD">
        <w:fldChar w:fldCharType="separate"/>
      </w:r>
    </w:p>
    <w:p w14:paraId="47AD465C" w14:textId="77777777" w:rsidR="008242AD" w:rsidRPr="008242AD" w:rsidRDefault="008242AD" w:rsidP="008242AD">
      <w:pPr>
        <w:rPr>
          <w:rStyle w:val="Hyperlink"/>
        </w:rPr>
      </w:pPr>
      <w:r w:rsidRPr="008242AD">
        <w:rPr>
          <w:rStyle w:val="Hyperlink"/>
        </w:rPr>
        <w:lastRenderedPageBreak/>
        <w:t>Preserve, Pressure, Protect, and Peel: The US–China Rivalry and the Politics of Vaccine Provision</w:t>
      </w:r>
    </w:p>
    <w:p w14:paraId="5D7120BB" w14:textId="77777777" w:rsidR="008242AD" w:rsidRPr="008242AD" w:rsidRDefault="008242AD" w:rsidP="008242AD">
      <w:r w:rsidRPr="008242AD">
        <w:fldChar w:fldCharType="end"/>
      </w:r>
    </w:p>
    <w:p w14:paraId="58019E44" w14:textId="77777777" w:rsidR="008242AD" w:rsidRPr="008242AD" w:rsidRDefault="008242AD" w:rsidP="008242AD">
      <w:pPr>
        <w:rPr>
          <w:rStyle w:val="Hyperlink"/>
        </w:rPr>
      </w:pPr>
      <w:r w:rsidRPr="008242AD">
        <w:fldChar w:fldCharType="begin"/>
      </w:r>
      <w:r w:rsidRPr="008242AD">
        <w:instrText>HYPERLINK "https://academic.oup.com/isq/article/70/1/sqag004/8472579?searchresult=1"</w:instrText>
      </w:r>
      <w:r w:rsidRPr="008242AD">
        <w:fldChar w:fldCharType="separate"/>
      </w:r>
    </w:p>
    <w:p w14:paraId="51218BF7" w14:textId="77777777" w:rsidR="008242AD" w:rsidRPr="008242AD" w:rsidRDefault="008242AD" w:rsidP="008242AD">
      <w:pPr>
        <w:rPr>
          <w:rStyle w:val="Hyperlink"/>
        </w:rPr>
      </w:pPr>
      <w:r w:rsidRPr="008242AD">
        <w:rPr>
          <w:rStyle w:val="Hyperlink"/>
        </w:rPr>
        <w:t>Global Governance by Manual: The Transitional Justice Toolkit and the Standardization of a Field</w:t>
      </w:r>
    </w:p>
    <w:p w14:paraId="0F0366D7" w14:textId="77777777" w:rsidR="008242AD" w:rsidRPr="008242AD" w:rsidRDefault="008242AD" w:rsidP="008242AD">
      <w:r w:rsidRPr="008242AD">
        <w:fldChar w:fldCharType="end"/>
      </w:r>
    </w:p>
    <w:p w14:paraId="108CECFF" w14:textId="77777777" w:rsidR="008242AD" w:rsidRPr="008242AD" w:rsidRDefault="008242AD" w:rsidP="008242AD">
      <w:pPr>
        <w:rPr>
          <w:rStyle w:val="Hyperlink"/>
        </w:rPr>
      </w:pPr>
      <w:r w:rsidRPr="008242AD">
        <w:fldChar w:fldCharType="begin"/>
      </w:r>
      <w:r w:rsidRPr="008242AD">
        <w:instrText>HYPERLINK "https://academic.oup.com/isq/article/70/1/sqaf093/8466088?searchresult=1"</w:instrText>
      </w:r>
      <w:r w:rsidRPr="008242AD">
        <w:fldChar w:fldCharType="separate"/>
      </w:r>
    </w:p>
    <w:p w14:paraId="096CB088" w14:textId="77777777" w:rsidR="008242AD" w:rsidRPr="008242AD" w:rsidRDefault="008242AD" w:rsidP="008242AD">
      <w:pPr>
        <w:rPr>
          <w:rStyle w:val="Hyperlink"/>
        </w:rPr>
      </w:pPr>
      <w:r w:rsidRPr="008242AD">
        <w:rPr>
          <w:rStyle w:val="Hyperlink"/>
        </w:rPr>
        <w:t>Populist Publics’ Affinity for Nuclear Weapons? Explaining Opposition to the Nuclear Sharing Weapons in European Populist Publics</w:t>
      </w:r>
    </w:p>
    <w:p w14:paraId="29BD063B" w14:textId="77777777" w:rsidR="008242AD" w:rsidRPr="008242AD" w:rsidRDefault="008242AD" w:rsidP="008242AD">
      <w:r w:rsidRPr="008242AD">
        <w:fldChar w:fldCharType="end"/>
      </w:r>
    </w:p>
    <w:p w14:paraId="53A4E172" w14:textId="77777777" w:rsidR="008242AD" w:rsidRPr="008242AD" w:rsidRDefault="008242AD" w:rsidP="008242AD">
      <w:pPr>
        <w:rPr>
          <w:rStyle w:val="Hyperlink"/>
        </w:rPr>
      </w:pPr>
      <w:r w:rsidRPr="008242AD">
        <w:fldChar w:fldCharType="begin"/>
      </w:r>
      <w:r w:rsidRPr="008242AD">
        <w:instrText>HYPERLINK "https://academic.oup.com/isq/article/70/1/sqag003/8461825?searchresult=1"</w:instrText>
      </w:r>
      <w:r w:rsidRPr="008242AD">
        <w:fldChar w:fldCharType="separate"/>
      </w:r>
    </w:p>
    <w:p w14:paraId="7769AE59" w14:textId="77777777" w:rsidR="008242AD" w:rsidRPr="008242AD" w:rsidRDefault="008242AD" w:rsidP="008242AD">
      <w:pPr>
        <w:rPr>
          <w:rStyle w:val="Hyperlink"/>
        </w:rPr>
      </w:pPr>
      <w:r w:rsidRPr="008242AD">
        <w:rPr>
          <w:rStyle w:val="Hyperlink"/>
        </w:rPr>
        <w:t>The Consequences of Violence for Women’s Candidacy in Legislative Elections: Insights from a Global Analysis</w:t>
      </w:r>
    </w:p>
    <w:p w14:paraId="2C5287AA" w14:textId="77777777" w:rsidR="008242AD" w:rsidRPr="008242AD" w:rsidRDefault="008242AD" w:rsidP="008242AD">
      <w:r w:rsidRPr="008242AD">
        <w:fldChar w:fldCharType="end"/>
      </w:r>
    </w:p>
    <w:p w14:paraId="6E300CDD" w14:textId="13F3E0AE" w:rsidR="00D25B3B" w:rsidRDefault="00D25B3B" w:rsidP="008242AD"/>
    <w:sectPr w:rsidR="00D25B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906"/>
    <w:multiLevelType w:val="multilevel"/>
    <w:tmpl w:val="7EC2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60126"/>
    <w:multiLevelType w:val="multilevel"/>
    <w:tmpl w:val="787EE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D2346"/>
    <w:multiLevelType w:val="multilevel"/>
    <w:tmpl w:val="BC94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E09BD"/>
    <w:multiLevelType w:val="multilevel"/>
    <w:tmpl w:val="8E74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12149"/>
    <w:multiLevelType w:val="multilevel"/>
    <w:tmpl w:val="6D10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82E60"/>
    <w:multiLevelType w:val="multilevel"/>
    <w:tmpl w:val="ADC0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D0CD6"/>
    <w:multiLevelType w:val="multilevel"/>
    <w:tmpl w:val="3D2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46104"/>
    <w:multiLevelType w:val="multilevel"/>
    <w:tmpl w:val="2F02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44308"/>
    <w:multiLevelType w:val="multilevel"/>
    <w:tmpl w:val="9F98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D03269"/>
    <w:multiLevelType w:val="multilevel"/>
    <w:tmpl w:val="51A4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63D75"/>
    <w:multiLevelType w:val="multilevel"/>
    <w:tmpl w:val="FB88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F313D"/>
    <w:multiLevelType w:val="multilevel"/>
    <w:tmpl w:val="6960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85AD1"/>
    <w:multiLevelType w:val="multilevel"/>
    <w:tmpl w:val="7F0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D6A93"/>
    <w:multiLevelType w:val="multilevel"/>
    <w:tmpl w:val="ACA6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67844"/>
    <w:multiLevelType w:val="multilevel"/>
    <w:tmpl w:val="3A60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6A3B40"/>
    <w:multiLevelType w:val="multilevel"/>
    <w:tmpl w:val="98E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33E10"/>
    <w:multiLevelType w:val="multilevel"/>
    <w:tmpl w:val="4BFA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10315B"/>
    <w:multiLevelType w:val="multilevel"/>
    <w:tmpl w:val="7AF0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3D5D26"/>
    <w:multiLevelType w:val="multilevel"/>
    <w:tmpl w:val="96B0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52058"/>
    <w:multiLevelType w:val="multilevel"/>
    <w:tmpl w:val="1B5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30C2A"/>
    <w:multiLevelType w:val="multilevel"/>
    <w:tmpl w:val="C6344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D75A04"/>
    <w:multiLevelType w:val="multilevel"/>
    <w:tmpl w:val="3D80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C79BE"/>
    <w:multiLevelType w:val="multilevel"/>
    <w:tmpl w:val="6CB8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903E5"/>
    <w:multiLevelType w:val="multilevel"/>
    <w:tmpl w:val="1D767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8B2F3E"/>
    <w:multiLevelType w:val="multilevel"/>
    <w:tmpl w:val="2050E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0F109A"/>
    <w:multiLevelType w:val="multilevel"/>
    <w:tmpl w:val="36E8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CD7924"/>
    <w:multiLevelType w:val="multilevel"/>
    <w:tmpl w:val="592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BA2813"/>
    <w:multiLevelType w:val="multilevel"/>
    <w:tmpl w:val="42A0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3F0A86"/>
    <w:multiLevelType w:val="multilevel"/>
    <w:tmpl w:val="D1682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901A71"/>
    <w:multiLevelType w:val="multilevel"/>
    <w:tmpl w:val="3436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F39D1"/>
    <w:multiLevelType w:val="multilevel"/>
    <w:tmpl w:val="84AC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FF6AAF"/>
    <w:multiLevelType w:val="multilevel"/>
    <w:tmpl w:val="10D2B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105B9A"/>
    <w:multiLevelType w:val="multilevel"/>
    <w:tmpl w:val="FD28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84435"/>
    <w:multiLevelType w:val="multilevel"/>
    <w:tmpl w:val="CC84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5B58D9"/>
    <w:multiLevelType w:val="multilevel"/>
    <w:tmpl w:val="A4E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7D6A54"/>
    <w:multiLevelType w:val="multilevel"/>
    <w:tmpl w:val="D054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370A37"/>
    <w:multiLevelType w:val="multilevel"/>
    <w:tmpl w:val="149E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F37B26"/>
    <w:multiLevelType w:val="multilevel"/>
    <w:tmpl w:val="573E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511B3C"/>
    <w:multiLevelType w:val="multilevel"/>
    <w:tmpl w:val="252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B16979"/>
    <w:multiLevelType w:val="multilevel"/>
    <w:tmpl w:val="05E4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17C5AC7"/>
    <w:multiLevelType w:val="multilevel"/>
    <w:tmpl w:val="A328B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8C3EB0"/>
    <w:multiLevelType w:val="multilevel"/>
    <w:tmpl w:val="35BE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4DD7C0B"/>
    <w:multiLevelType w:val="multilevel"/>
    <w:tmpl w:val="E7DC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8A298E"/>
    <w:multiLevelType w:val="multilevel"/>
    <w:tmpl w:val="DEA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DF5C23"/>
    <w:multiLevelType w:val="multilevel"/>
    <w:tmpl w:val="DF1C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DA5745"/>
    <w:multiLevelType w:val="multilevel"/>
    <w:tmpl w:val="69A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17EA7"/>
    <w:multiLevelType w:val="multilevel"/>
    <w:tmpl w:val="5C2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871699"/>
    <w:multiLevelType w:val="multilevel"/>
    <w:tmpl w:val="3C9C8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9424F4"/>
    <w:multiLevelType w:val="multilevel"/>
    <w:tmpl w:val="B364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A47EFB"/>
    <w:multiLevelType w:val="multilevel"/>
    <w:tmpl w:val="9032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C658E5"/>
    <w:multiLevelType w:val="multilevel"/>
    <w:tmpl w:val="34D2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EB546A"/>
    <w:multiLevelType w:val="multilevel"/>
    <w:tmpl w:val="43BA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DB383A"/>
    <w:multiLevelType w:val="multilevel"/>
    <w:tmpl w:val="96F8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1867CE"/>
    <w:multiLevelType w:val="multilevel"/>
    <w:tmpl w:val="5402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3C4502"/>
    <w:multiLevelType w:val="multilevel"/>
    <w:tmpl w:val="293AE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3F1605"/>
    <w:multiLevelType w:val="multilevel"/>
    <w:tmpl w:val="D406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453770"/>
    <w:multiLevelType w:val="multilevel"/>
    <w:tmpl w:val="1F7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504521"/>
    <w:multiLevelType w:val="multilevel"/>
    <w:tmpl w:val="671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1B3756"/>
    <w:multiLevelType w:val="multilevel"/>
    <w:tmpl w:val="4ED8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812734">
    <w:abstractNumId w:val="56"/>
  </w:num>
  <w:num w:numId="2" w16cid:durableId="1047951134">
    <w:abstractNumId w:val="44"/>
  </w:num>
  <w:num w:numId="3" w16cid:durableId="2085643031">
    <w:abstractNumId w:val="5"/>
  </w:num>
  <w:num w:numId="4" w16cid:durableId="1616012926">
    <w:abstractNumId w:val="18"/>
  </w:num>
  <w:num w:numId="5" w16cid:durableId="1376153415">
    <w:abstractNumId w:val="25"/>
  </w:num>
  <w:num w:numId="6" w16cid:durableId="1387335058">
    <w:abstractNumId w:val="30"/>
  </w:num>
  <w:num w:numId="7" w16cid:durableId="1220171573">
    <w:abstractNumId w:val="43"/>
  </w:num>
  <w:num w:numId="8" w16cid:durableId="1814254100">
    <w:abstractNumId w:val="38"/>
  </w:num>
  <w:num w:numId="9" w16cid:durableId="1931963166">
    <w:abstractNumId w:val="7"/>
  </w:num>
  <w:num w:numId="10" w16cid:durableId="361709882">
    <w:abstractNumId w:val="28"/>
  </w:num>
  <w:num w:numId="11" w16cid:durableId="247620046">
    <w:abstractNumId w:val="3"/>
  </w:num>
  <w:num w:numId="12" w16cid:durableId="2011830151">
    <w:abstractNumId w:val="54"/>
  </w:num>
  <w:num w:numId="13" w16cid:durableId="777600861">
    <w:abstractNumId w:val="46"/>
  </w:num>
  <w:num w:numId="14" w16cid:durableId="2144615080">
    <w:abstractNumId w:val="13"/>
  </w:num>
  <w:num w:numId="15" w16cid:durableId="166362969">
    <w:abstractNumId w:val="6"/>
  </w:num>
  <w:num w:numId="16" w16cid:durableId="1573420848">
    <w:abstractNumId w:val="34"/>
  </w:num>
  <w:num w:numId="17" w16cid:durableId="732431878">
    <w:abstractNumId w:val="9"/>
  </w:num>
  <w:num w:numId="18" w16cid:durableId="881090262">
    <w:abstractNumId w:val="26"/>
  </w:num>
  <w:num w:numId="19" w16cid:durableId="2083135783">
    <w:abstractNumId w:val="52"/>
  </w:num>
  <w:num w:numId="20" w16cid:durableId="306787274">
    <w:abstractNumId w:val="2"/>
  </w:num>
  <w:num w:numId="21" w16cid:durableId="233706176">
    <w:abstractNumId w:val="53"/>
  </w:num>
  <w:num w:numId="22" w16cid:durableId="505025675">
    <w:abstractNumId w:val="57"/>
  </w:num>
  <w:num w:numId="23" w16cid:durableId="2049446779">
    <w:abstractNumId w:val="40"/>
  </w:num>
  <w:num w:numId="24" w16cid:durableId="1725718013">
    <w:abstractNumId w:val="0"/>
  </w:num>
  <w:num w:numId="25" w16cid:durableId="314384907">
    <w:abstractNumId w:val="1"/>
  </w:num>
  <w:num w:numId="26" w16cid:durableId="1067413539">
    <w:abstractNumId w:val="20"/>
  </w:num>
  <w:num w:numId="27" w16cid:durableId="1916435867">
    <w:abstractNumId w:val="11"/>
  </w:num>
  <w:num w:numId="28" w16cid:durableId="400032221">
    <w:abstractNumId w:val="50"/>
  </w:num>
  <w:num w:numId="29" w16cid:durableId="765346514">
    <w:abstractNumId w:val="12"/>
  </w:num>
  <w:num w:numId="30" w16cid:durableId="371423821">
    <w:abstractNumId w:val="29"/>
  </w:num>
  <w:num w:numId="31" w16cid:durableId="1010837684">
    <w:abstractNumId w:val="19"/>
  </w:num>
  <w:num w:numId="32" w16cid:durableId="386152859">
    <w:abstractNumId w:val="21"/>
  </w:num>
  <w:num w:numId="33" w16cid:durableId="980420886">
    <w:abstractNumId w:val="16"/>
  </w:num>
  <w:num w:numId="34" w16cid:durableId="109934818">
    <w:abstractNumId w:val="32"/>
  </w:num>
  <w:num w:numId="35" w16cid:durableId="1983532870">
    <w:abstractNumId w:val="31"/>
  </w:num>
  <w:num w:numId="36" w16cid:durableId="339434440">
    <w:abstractNumId w:val="14"/>
  </w:num>
  <w:num w:numId="37" w16cid:durableId="207110184">
    <w:abstractNumId w:val="23"/>
  </w:num>
  <w:num w:numId="38" w16cid:durableId="1357193139">
    <w:abstractNumId w:val="24"/>
  </w:num>
  <w:num w:numId="39" w16cid:durableId="1218711939">
    <w:abstractNumId w:val="47"/>
  </w:num>
  <w:num w:numId="40" w16cid:durableId="1102609379">
    <w:abstractNumId w:val="35"/>
  </w:num>
  <w:num w:numId="41" w16cid:durableId="822087605">
    <w:abstractNumId w:val="55"/>
  </w:num>
  <w:num w:numId="42" w16cid:durableId="562446354">
    <w:abstractNumId w:val="33"/>
  </w:num>
  <w:num w:numId="43" w16cid:durableId="535121014">
    <w:abstractNumId w:val="4"/>
  </w:num>
  <w:num w:numId="44" w16cid:durableId="1081366567">
    <w:abstractNumId w:val="8"/>
  </w:num>
  <w:num w:numId="45" w16cid:durableId="229391470">
    <w:abstractNumId w:val="17"/>
  </w:num>
  <w:num w:numId="46" w16cid:durableId="1883789800">
    <w:abstractNumId w:val="58"/>
  </w:num>
  <w:num w:numId="47" w16cid:durableId="1095789563">
    <w:abstractNumId w:val="41"/>
  </w:num>
  <w:num w:numId="48" w16cid:durableId="610939846">
    <w:abstractNumId w:val="42"/>
  </w:num>
  <w:num w:numId="49" w16cid:durableId="678195703">
    <w:abstractNumId w:val="51"/>
  </w:num>
  <w:num w:numId="50" w16cid:durableId="95487038">
    <w:abstractNumId w:val="45"/>
  </w:num>
  <w:num w:numId="51" w16cid:durableId="588975288">
    <w:abstractNumId w:val="15"/>
  </w:num>
  <w:num w:numId="52" w16cid:durableId="515850456">
    <w:abstractNumId w:val="22"/>
  </w:num>
  <w:num w:numId="53" w16cid:durableId="2076463448">
    <w:abstractNumId w:val="39"/>
  </w:num>
  <w:num w:numId="54" w16cid:durableId="437721899">
    <w:abstractNumId w:val="49"/>
  </w:num>
  <w:num w:numId="55" w16cid:durableId="2106877043">
    <w:abstractNumId w:val="37"/>
  </w:num>
  <w:num w:numId="56" w16cid:durableId="287321345">
    <w:abstractNumId w:val="36"/>
  </w:num>
  <w:num w:numId="57" w16cid:durableId="44566837">
    <w:abstractNumId w:val="27"/>
  </w:num>
  <w:num w:numId="58" w16cid:durableId="483857869">
    <w:abstractNumId w:val="48"/>
  </w:num>
  <w:num w:numId="59" w16cid:durableId="17992529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FE5"/>
    <w:rsid w:val="00093EDA"/>
    <w:rsid w:val="00203FFF"/>
    <w:rsid w:val="00564FE5"/>
    <w:rsid w:val="005D6895"/>
    <w:rsid w:val="008242AD"/>
    <w:rsid w:val="00D25B3B"/>
    <w:rsid w:val="00DF0EFA"/>
    <w:rsid w:val="00E2665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B5F8A"/>
  <w15:chartTrackingRefBased/>
  <w15:docId w15:val="{C8449532-7521-4AEC-81B0-B76FCE5D0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F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4F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4F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F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F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F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4F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4F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F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F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FE5"/>
    <w:rPr>
      <w:rFonts w:eastAsiaTheme="majorEastAsia" w:cstheme="majorBidi"/>
      <w:color w:val="272727" w:themeColor="text1" w:themeTint="D8"/>
    </w:rPr>
  </w:style>
  <w:style w:type="paragraph" w:styleId="Title">
    <w:name w:val="Title"/>
    <w:basedOn w:val="Normal"/>
    <w:next w:val="Normal"/>
    <w:link w:val="TitleChar"/>
    <w:uiPriority w:val="10"/>
    <w:qFormat/>
    <w:rsid w:val="00564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FE5"/>
    <w:pPr>
      <w:spacing w:before="160"/>
      <w:jc w:val="center"/>
    </w:pPr>
    <w:rPr>
      <w:i/>
      <w:iCs/>
      <w:color w:val="404040" w:themeColor="text1" w:themeTint="BF"/>
    </w:rPr>
  </w:style>
  <w:style w:type="character" w:customStyle="1" w:styleId="QuoteChar">
    <w:name w:val="Quote Char"/>
    <w:basedOn w:val="DefaultParagraphFont"/>
    <w:link w:val="Quote"/>
    <w:uiPriority w:val="29"/>
    <w:rsid w:val="00564FE5"/>
    <w:rPr>
      <w:i/>
      <w:iCs/>
      <w:color w:val="404040" w:themeColor="text1" w:themeTint="BF"/>
    </w:rPr>
  </w:style>
  <w:style w:type="paragraph" w:styleId="ListParagraph">
    <w:name w:val="List Paragraph"/>
    <w:basedOn w:val="Normal"/>
    <w:uiPriority w:val="34"/>
    <w:qFormat/>
    <w:rsid w:val="00564FE5"/>
    <w:pPr>
      <w:ind w:left="720"/>
      <w:contextualSpacing/>
    </w:pPr>
  </w:style>
  <w:style w:type="character" w:styleId="IntenseEmphasis">
    <w:name w:val="Intense Emphasis"/>
    <w:basedOn w:val="DefaultParagraphFont"/>
    <w:uiPriority w:val="21"/>
    <w:qFormat/>
    <w:rsid w:val="00564FE5"/>
    <w:rPr>
      <w:i/>
      <w:iCs/>
      <w:color w:val="0F4761" w:themeColor="accent1" w:themeShade="BF"/>
    </w:rPr>
  </w:style>
  <w:style w:type="paragraph" w:styleId="IntenseQuote">
    <w:name w:val="Intense Quote"/>
    <w:basedOn w:val="Normal"/>
    <w:next w:val="Normal"/>
    <w:link w:val="IntenseQuoteChar"/>
    <w:uiPriority w:val="30"/>
    <w:qFormat/>
    <w:rsid w:val="00564F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FE5"/>
    <w:rPr>
      <w:i/>
      <w:iCs/>
      <w:color w:val="0F4761" w:themeColor="accent1" w:themeShade="BF"/>
    </w:rPr>
  </w:style>
  <w:style w:type="character" w:styleId="IntenseReference">
    <w:name w:val="Intense Reference"/>
    <w:basedOn w:val="DefaultParagraphFont"/>
    <w:uiPriority w:val="32"/>
    <w:qFormat/>
    <w:rsid w:val="00564FE5"/>
    <w:rPr>
      <w:b/>
      <w:bCs/>
      <w:smallCaps/>
      <w:color w:val="0F4761" w:themeColor="accent1" w:themeShade="BF"/>
      <w:spacing w:val="5"/>
    </w:rPr>
  </w:style>
  <w:style w:type="character" w:styleId="Hyperlink">
    <w:name w:val="Hyperlink"/>
    <w:basedOn w:val="DefaultParagraphFont"/>
    <w:uiPriority w:val="99"/>
    <w:unhideWhenUsed/>
    <w:rsid w:val="00D25B3B"/>
    <w:rPr>
      <w:color w:val="467886" w:themeColor="hyperlink"/>
      <w:u w:val="single"/>
    </w:rPr>
  </w:style>
  <w:style w:type="character" w:styleId="UnresolvedMention">
    <w:name w:val="Unresolved Mention"/>
    <w:basedOn w:val="DefaultParagraphFont"/>
    <w:uiPriority w:val="99"/>
    <w:semiHidden/>
    <w:unhideWhenUsed/>
    <w:rsid w:val="00D25B3B"/>
    <w:rPr>
      <w:color w:val="605E5C"/>
      <w:shd w:val="clear" w:color="auto" w:fill="E1DFDD"/>
    </w:rPr>
  </w:style>
  <w:style w:type="paragraph" w:customStyle="1" w:styleId="msonormal0">
    <w:name w:val="msonormal"/>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identifiersitem">
    <w:name w:val="c-article-identifiers__item"/>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8242AD"/>
    <w:rPr>
      <w:color w:val="800080"/>
      <w:u w:val="single"/>
    </w:rPr>
  </w:style>
  <w:style w:type="paragraph" w:styleId="z-TopofForm">
    <w:name w:val="HTML Top of Form"/>
    <w:basedOn w:val="Normal"/>
    <w:next w:val="Normal"/>
    <w:link w:val="z-TopofFormChar"/>
    <w:hidden/>
    <w:uiPriority w:val="99"/>
    <w:semiHidden/>
    <w:unhideWhenUsed/>
    <w:rsid w:val="008242A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242A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8242A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8242AD"/>
    <w:rPr>
      <w:rFonts w:ascii="Arial" w:eastAsia="Times New Roman" w:hAnsi="Arial" w:cs="Arial"/>
      <w:vanish/>
      <w:kern w:val="0"/>
      <w:sz w:val="16"/>
      <w:szCs w:val="16"/>
      <w14:ligatures w14:val="none"/>
    </w:rPr>
  </w:style>
  <w:style w:type="character" w:customStyle="1" w:styleId="app-article-mastheadjournal-title">
    <w:name w:val="app-article-masthead__journal-title"/>
    <w:basedOn w:val="DefaultParagraphFont"/>
    <w:rsid w:val="008242AD"/>
  </w:style>
  <w:style w:type="paragraph" w:customStyle="1" w:styleId="c-article-author-listitem">
    <w:name w:val="c-article-author-list__item"/>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pp-article-metrics-baritem">
    <w:name w:val="app-article-metrics-bar__item"/>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pp-article-metrics-barcount">
    <w:name w:val="app-article-metrics-bar__count"/>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article-metrics-barlabel">
    <w:name w:val="app-article-metrics-bar__label"/>
    <w:basedOn w:val="DefaultParagraphFont"/>
    <w:rsid w:val="008242AD"/>
  </w:style>
  <w:style w:type="paragraph" w:customStyle="1" w:styleId="app-article-metrics-bardetails">
    <w:name w:val="app-article-metrics-bar__details"/>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otestext">
    <w:name w:val="c-notes__text"/>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rticle-meta-recommendationsitem-type">
    <w:name w:val="c-article-meta-recommendations__item-type"/>
    <w:basedOn w:val="DefaultParagraphFont"/>
    <w:rsid w:val="008242AD"/>
  </w:style>
  <w:style w:type="character" w:customStyle="1" w:styleId="c-article-meta-recommendationsdate">
    <w:name w:val="c-article-meta-recommendations__date"/>
    <w:basedOn w:val="DefaultParagraphFont"/>
    <w:rsid w:val="008242AD"/>
  </w:style>
  <w:style w:type="character" w:customStyle="1" w:styleId="u-sans-serif">
    <w:name w:val="u-sans-serif"/>
    <w:basedOn w:val="DefaultParagraphFont"/>
    <w:rsid w:val="008242AD"/>
  </w:style>
  <w:style w:type="paragraph" w:customStyle="1" w:styleId="app-explore-related-subjectsitems">
    <w:name w:val="app-explore-related-subjects__items"/>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footnote--listeditem">
    <w:name w:val="c-article-footnote--listed__item"/>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jax-tex">
    <w:name w:val="mathjax-tex"/>
    <w:basedOn w:val="DefaultParagraphFont"/>
    <w:rsid w:val="008242AD"/>
  </w:style>
  <w:style w:type="character" w:customStyle="1" w:styleId="mathjaxpreview">
    <w:name w:val="mathjax_preview"/>
    <w:basedOn w:val="DefaultParagraphFont"/>
    <w:rsid w:val="008242AD"/>
  </w:style>
  <w:style w:type="character" w:customStyle="1" w:styleId="mathjaxsvg">
    <w:name w:val="mathjax_svg"/>
    <w:basedOn w:val="DefaultParagraphFont"/>
    <w:rsid w:val="008242AD"/>
  </w:style>
  <w:style w:type="paragraph" w:customStyle="1" w:styleId="c-article-referencesitem">
    <w:name w:val="c-article-references__item"/>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referencestext">
    <w:name w:val="c-article-references__text"/>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referenceslinks">
    <w:name w:val="c-article-references__links"/>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referencesdownload">
    <w:name w:val="c-article-references__download"/>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author-affiliationaddress">
    <w:name w:val="c-article-author-affiliation__address"/>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rticle-author-affiliationauthors-list">
    <w:name w:val="c-article-author-affiliation__authors-list"/>
    <w:basedOn w:val="Normal"/>
    <w:rsid w:val="008242A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nk.springer.com/chapter/10.1007/978-3-030-22121-8_6" TargetMode="External"/><Relationship Id="rId299" Type="http://schemas.openxmlformats.org/officeDocument/2006/relationships/hyperlink" Target="http://scholar.google.com/scholar_lookup?&amp;title=The%20politics%20of%20ambiguity&amp;journal=The%20Quarterly%20Journal%20of%20Economics&amp;doi=10.2307%2F2937875&amp;volume=105&amp;issue=4&amp;pages=829-850&amp;publication_year=1990&amp;author=Alesina%2CA&amp;author=Cukierman%2CA" TargetMode="External"/><Relationship Id="rId21" Type="http://schemas.openxmlformats.org/officeDocument/2006/relationships/hyperlink" Target="https://doi.org/10.1080/00220388.2018.1554210" TargetMode="External"/><Relationship Id="rId63" Type="http://schemas.openxmlformats.org/officeDocument/2006/relationships/hyperlink" Target="http://scholar.google.com/scholar_lookup?&amp;title=World%20Development%20Report%201991%3A%20The%20Challenge%20of%20Development.&amp;doi=10.1596%2F978-0-1952-0868-9&amp;publication_year=1991" TargetMode="External"/><Relationship Id="rId159" Type="http://schemas.openxmlformats.org/officeDocument/2006/relationships/hyperlink" Target="https://scholar.google.com/scholar?&amp;q=Geli%2C%20Patricia%2C%20Aart%20Kraay%2C%20and%20Hoveida%20Nobakht.%202014.%20Predicting%20World%20Bank%20project%20outcome%20ratings.%20World%20Bank%20Policy%20Research%20Working%20Paper%207001." TargetMode="External"/><Relationship Id="rId324" Type="http://schemas.openxmlformats.org/officeDocument/2006/relationships/hyperlink" Target="https://doi.org/10.1023%2FA%3A1004907414530" TargetMode="External"/><Relationship Id="rId366" Type="http://schemas.openxmlformats.org/officeDocument/2006/relationships/hyperlink" Target="http://scholar.google.com/scholar_lookup?&amp;title=Political%20economy%20of%20policy%20reform%20in%20developing%20countries&amp;publication_year=1993&amp;author=Krueger%2CAO" TargetMode="External"/><Relationship Id="rId170" Type="http://schemas.openxmlformats.org/officeDocument/2006/relationships/hyperlink" Target="https://scholar.google.com/scholar_lookup?&amp;title=Civil%20liberties%2C%20democracy%2C%20and%20the%20performance%20of%20government%20projects&amp;journal=World%20Bank%20Economic%20Review&amp;volume=11&amp;issue=2&amp;pages=219-242&amp;publication_year=1997&amp;author=Isham%2CJ&amp;author=Kaufmann%2CD&amp;author=Pritchett%2CL" TargetMode="External"/><Relationship Id="rId226" Type="http://schemas.openxmlformats.org/officeDocument/2006/relationships/hyperlink" Target="https://link.springer.com/chapter/10.1007/978-3-030-22121-8_6/tables/8" TargetMode="External"/><Relationship Id="rId433" Type="http://schemas.openxmlformats.org/officeDocument/2006/relationships/hyperlink" Target="https://s100.copyright.com/AppDispatchServlet?publisherName=OUP&amp;publication=1564-6971&amp;title=A%20Puzzle%20with%20Missing%20Pieces%3A%20Explaining%20the%20Effectiveness%20of%20World%20Bank%20Development%20Projects&amp;publicationDate=2022-07-12&amp;volumeNum=38&amp;issueNum=1&amp;author=Ashton%2C%20Louise%3B%20Friedman%2C%20Jed&amp;startPage=115&amp;endPage=146&amp;contentId=10.1093%2Fwbro%2Flkac005&amp;oa=&amp;copyright=%C2%A9%202022%20International%20Bank%20for%20Reconstruction%20and%20Development%20%2F%20The%20World%20Bank.%20Published%20by%20Oxford%20University%20Press&amp;orderBeanReset=True" TargetMode="External"/><Relationship Id="rId268" Type="http://schemas.openxmlformats.org/officeDocument/2006/relationships/hyperlink" Target="https://link.springer.com/article/10.1007/s11558-013-9164-2" TargetMode="External"/><Relationship Id="rId475" Type="http://schemas.openxmlformats.org/officeDocument/2006/relationships/hyperlink" Target="https://s100.copyright.com/AppDispatchServlet?publisherName=OUP&amp;publication=1468-2478&amp;title=International%20Bureaucrats%20and%20Organizational%20Performance.%20Country-Specific%20Knowledge%20and%20Sectoral%20Knowledge%20in%20World%20Bank%20Projects&amp;publicationDate=2022-04-15&amp;volumeNum=66&amp;issueNum=2&amp;author=Heinzel%2C%20Mirko&amp;startPage=1&amp;endPage=13&amp;contentId=10.1093%2Fisq%2Fsqac013&amp;oa=&amp;copyright=%C2%A9%20The%20Author%28s%29%20%282022%29.%20Published%20by%20Oxford%20University%20Press%20on%20behalf%20of%20the%20International%20Studies%20Association.&amp;orderBeanReset=True" TargetMode="External"/><Relationship Id="rId32" Type="http://schemas.openxmlformats.org/officeDocument/2006/relationships/hyperlink" Target="https://wayf.springernature.com/?redirect_uri=https%3A%2F%2Flink.springer.com%2Farticle%2F10.1007%2Fs11558-016-9256-x" TargetMode="External"/><Relationship Id="rId74" Type="http://schemas.openxmlformats.org/officeDocument/2006/relationships/hyperlink" Target="https://link.springer.com/chapter/10.1007/978-3-030-22121-8_6" TargetMode="External"/><Relationship Id="rId128" Type="http://schemas.openxmlformats.org/officeDocument/2006/relationships/hyperlink" Target="https://link.springer.com/chapter/10.1007/978-3-030-22121-8_6" TargetMode="External"/><Relationship Id="rId335" Type="http://schemas.openxmlformats.org/officeDocument/2006/relationships/hyperlink" Target="http://scholar.google.com/scholar_lookup?&amp;title=Do%20the%20IMF%20and%20the%20World%20Bank%20influence%20voting%20in%20the%20UN%20General%20Assembly&amp;journal=Public%20Choice&amp;doi=10.1007%2Fs11127-010-9750-2&amp;volume=151&amp;issue=1&amp;pages=363-397&amp;publication_year=2012&amp;author=Dreher%2CA&amp;author=Sturm%2CJ-E" TargetMode="External"/><Relationship Id="rId377" Type="http://schemas.openxmlformats.org/officeDocument/2006/relationships/hyperlink" Target="http://scholar.google.com/scholar_lookup?&amp;title=Political%20economics%2C%20explaining%20economic%20policy&amp;publication_year=2000&amp;author=Persson%2CT&amp;author=Tabellini%2CG" TargetMode="External"/><Relationship Id="rId500" Type="http://schemas.openxmlformats.org/officeDocument/2006/relationships/hyperlink" Target="https://academic.oup.com/my-account/communication-preferences" TargetMode="External"/><Relationship Id="rId5" Type="http://schemas.openxmlformats.org/officeDocument/2006/relationships/hyperlink" Target="https://www.tandfonline.com/author/Corral%2C+Leonardo+R" TargetMode="External"/><Relationship Id="rId181" Type="http://schemas.openxmlformats.org/officeDocument/2006/relationships/hyperlink" Target="https://doi.org/10.1016%2Fj.jdeveco.2008.06.014" TargetMode="External"/><Relationship Id="rId237" Type="http://schemas.openxmlformats.org/officeDocument/2006/relationships/hyperlink" Target="https://link.springer.com/article/10.1007/s11558-013-9164-2" TargetMode="External"/><Relationship Id="rId402" Type="http://schemas.openxmlformats.org/officeDocument/2006/relationships/hyperlink" Target="https://citation-needed.springer.com/v2/references/10.1007/s11558-013-9164-2?format=refman&amp;flavour=references" TargetMode="External"/><Relationship Id="rId279" Type="http://schemas.openxmlformats.org/officeDocument/2006/relationships/hyperlink" Target="https://link.springer.com/article/10.1007/s11558-013-9164-2" TargetMode="External"/><Relationship Id="rId444" Type="http://schemas.openxmlformats.org/officeDocument/2006/relationships/hyperlink" Target="javascript:;" TargetMode="External"/><Relationship Id="rId486" Type="http://schemas.openxmlformats.org/officeDocument/2006/relationships/hyperlink" Target="javascript:;" TargetMode="External"/><Relationship Id="rId43" Type="http://schemas.openxmlformats.org/officeDocument/2006/relationships/hyperlink" Target="https://link.springer.com/subjects/development-finance" TargetMode="External"/><Relationship Id="rId139" Type="http://schemas.openxmlformats.org/officeDocument/2006/relationships/hyperlink" Target="https://scholar.google.com/scholar?&amp;q=Blum%2C%20J%C3%BCrgen%20Ren%C3%A9.%202014.%20What%20factors%20predict%20how%20public%20sector%20projects%20perform%3F%20A%20review%20of%20the%20World%20Bank%E2%80%99s%20public%20sector%20management%20portfolio.%20World%20Bank%20Policy%20Research%20Working%20Paper%206798." TargetMode="External"/><Relationship Id="rId290" Type="http://schemas.openxmlformats.org/officeDocument/2006/relationships/hyperlink" Target="https://link.springer.com/article/10.1007/s11558-013-9164-2" TargetMode="External"/><Relationship Id="rId304" Type="http://schemas.openxmlformats.org/officeDocument/2006/relationships/hyperlink" Target="http://go.worldbank.org/2EAGGLRZ40" TargetMode="External"/><Relationship Id="rId346" Type="http://schemas.openxmlformats.org/officeDocument/2006/relationships/hyperlink" Target="https://link.springer.com/doi/10.1007/BF00116761" TargetMode="External"/><Relationship Id="rId388" Type="http://schemas.openxmlformats.org/officeDocument/2006/relationships/hyperlink" Target="http://scholar.google.com/scholar_lookup?&amp;title=The%20democratic%20political%20economy%20of%20progressive%20income%20taxation&amp;journal=Econometrica&amp;doi=10.1111%2F1468-0262.00001&amp;volume=67&amp;issue=1&amp;pages=1-19&amp;publication_year=1999&amp;author=Roemer%2CJE" TargetMode="External"/><Relationship Id="rId85" Type="http://schemas.openxmlformats.org/officeDocument/2006/relationships/hyperlink" Target="https://link.springer.com/subjects/political-psychology" TargetMode="External"/><Relationship Id="rId150" Type="http://schemas.openxmlformats.org/officeDocument/2006/relationships/hyperlink" Target="https://scholar.google.com/scholar_lookup?&amp;title=Good%20countries%20or%20good%20projects%3F%20Macro%20and%20micro%20correlates%20of%20World%20Bank%20project%20performance&amp;journal=Journal%20of%20Development%20Economics&amp;volume=105&amp;pages=288-302&amp;publication_year=2013&amp;author=Denizer%2CC&amp;author=Kaufmann%2CD&amp;author=Kraay%2CA" TargetMode="External"/><Relationship Id="rId192" Type="http://schemas.openxmlformats.org/officeDocument/2006/relationships/hyperlink" Target="https://scholar.google.com/scholar_lookup?&amp;title=Corporate%20influence%20in%20World%20Bank%20lending&amp;journal=Journal%20of%20Politics&amp;volume=80&amp;issue=1&amp;pages=103-1118&amp;publication_year=2018&amp;author=Malik%2CR&amp;author=Stone%2CRW" TargetMode="External"/><Relationship Id="rId206" Type="http://schemas.openxmlformats.org/officeDocument/2006/relationships/hyperlink" Target="https://dataverse.harvard.edu/dataset.xhtml?persistentId=hdl:1902.1/12379" TargetMode="External"/><Relationship Id="rId413" Type="http://schemas.openxmlformats.org/officeDocument/2006/relationships/hyperlink" Target="https://link.springer.com/search?query=World%20Bank&amp;facet-discipline=%22Social%20Sciences%22" TargetMode="External"/><Relationship Id="rId248" Type="http://schemas.openxmlformats.org/officeDocument/2006/relationships/hyperlink" Target="https://link.springer.com/10.1007/s12232-025-00513-x?fromPaywallRec=true" TargetMode="External"/><Relationship Id="rId455" Type="http://schemas.openxmlformats.org/officeDocument/2006/relationships/hyperlink" Target="https://academic.oup.com/wbro/new-journals-alert" TargetMode="External"/><Relationship Id="rId497" Type="http://schemas.openxmlformats.org/officeDocument/2006/relationships/image" Target="media/image9.png"/><Relationship Id="rId12" Type="http://schemas.openxmlformats.org/officeDocument/2006/relationships/hyperlink" Target="https://www.tandfonline.com/doi/figure/10.1080/00220388.2018.1554210?scroll=top&amp;needAccess=true" TargetMode="External"/><Relationship Id="rId108" Type="http://schemas.openxmlformats.org/officeDocument/2006/relationships/hyperlink" Target="https://link.springer.com/chapter/10.1007/978-3-030-22121-8_6" TargetMode="External"/><Relationship Id="rId315" Type="http://schemas.openxmlformats.org/officeDocument/2006/relationships/hyperlink" Target="https://doi.org/10.1016%2Fj.jdeveco.2007.04.002" TargetMode="External"/><Relationship Id="rId357" Type="http://schemas.openxmlformats.org/officeDocument/2006/relationships/hyperlink" Target="http://scholar.google.com/scholar_lookup?&amp;title=Attitude%20change%20revisited%3A%20cognitive%20dissonance%20theory%20and%20development%20policy&amp;journal=World%20Development&amp;doi=10.1016%2F0305-750X%2885%2990032-4&amp;volume=13&amp;issue=10%E2%80%9311&amp;pages=1139-1149&amp;publication_year=1985&amp;author=James%2CJ&amp;author=Gutkind%2CE" TargetMode="External"/><Relationship Id="rId54" Type="http://schemas.openxmlformats.org/officeDocument/2006/relationships/hyperlink" Target="https://doi.org/10.1111%2F1468-0297.00569" TargetMode="External"/><Relationship Id="rId96" Type="http://schemas.openxmlformats.org/officeDocument/2006/relationships/hyperlink" Target="https://link.springer.com/chapter/10.1007/978-3-030-22121-8_6" TargetMode="External"/><Relationship Id="rId161" Type="http://schemas.openxmlformats.org/officeDocument/2006/relationships/hyperlink" Target="https://scholar.google.com/scholar_lookup?&amp;title=Take%20the%20money%20and%20run%3A%20The%20determinants%20of%20compliance%20with%20aid%20agreements&amp;journal=International%20Organization&amp;volume=70&amp;issue=1&amp;pages=209-239&amp;publication_year=2016&amp;author=Girod%2CDM&amp;author=Tobin%2CJ" TargetMode="External"/><Relationship Id="rId217" Type="http://schemas.openxmlformats.org/officeDocument/2006/relationships/hyperlink" Target="https://link.springer.com/chapter/10.1007/978-3-030-22121-8_6" TargetMode="External"/><Relationship Id="rId399" Type="http://schemas.openxmlformats.org/officeDocument/2006/relationships/hyperlink" Target="http://scholar.google.com/scholar_lookup?&amp;title=Mexico%20country%20economic%20memorandum%3A%20Challenges%20and%20prospects%20for%20tax%20reform&amp;publication_year=2002" TargetMode="External"/><Relationship Id="rId259" Type="http://schemas.openxmlformats.org/officeDocument/2006/relationships/hyperlink" Target="https://link.springer.com/article/10.1007/s11558-013-9164-2" TargetMode="External"/><Relationship Id="rId424" Type="http://schemas.openxmlformats.org/officeDocument/2006/relationships/hyperlink" Target="javascript:;" TargetMode="External"/><Relationship Id="rId466" Type="http://schemas.openxmlformats.org/officeDocument/2006/relationships/hyperlink" Target="https://academic.oup.com/search-results?tax=AcademicSubjects/SOC00010" TargetMode="External"/><Relationship Id="rId23" Type="http://schemas.openxmlformats.org/officeDocument/2006/relationships/hyperlink" Target="https://link.springer.com/saved-research" TargetMode="External"/><Relationship Id="rId119" Type="http://schemas.openxmlformats.org/officeDocument/2006/relationships/hyperlink" Target="https://link.springer.com/chapter/10.1007/978-3-030-22121-8_6" TargetMode="External"/><Relationship Id="rId270" Type="http://schemas.openxmlformats.org/officeDocument/2006/relationships/hyperlink" Target="https://link.springer.com/article/10.1007/s11558-013-9164-2" TargetMode="External"/><Relationship Id="rId326" Type="http://schemas.openxmlformats.org/officeDocument/2006/relationships/hyperlink" Target="http://scholar.google.com/scholar_lookup?&amp;title=When%20does%20it%20take%20a%20Nixon%20to%20go%20to%20China&amp;journal=American%20Economic%20Review&amp;volume=88&amp;pages=180-197&amp;publication_year=1998&amp;author=Cukierman%2CA&amp;author=Tommasi%2CM" TargetMode="External"/><Relationship Id="rId65" Type="http://schemas.openxmlformats.org/officeDocument/2006/relationships/hyperlink" Target="mailto:akraay@worldbank.org" TargetMode="External"/><Relationship Id="rId130" Type="http://schemas.openxmlformats.org/officeDocument/2006/relationships/hyperlink" Target="https://link.springer.com/chapter/10.1007/978-3-030-22121-8_6" TargetMode="External"/><Relationship Id="rId368" Type="http://schemas.openxmlformats.org/officeDocument/2006/relationships/hyperlink" Target="http://scholar.google.com/scholar_lookup?&amp;title=On%20the%20estimation%20of%20triangular%20structural%20systems&amp;journal=Econometrica&amp;doi=10.2307%2F1911446&amp;volume=46&amp;issue=5&amp;pages=1217-21&amp;publication_year=1978&amp;author=Lahiri%2CK&amp;author=Schmidt%2CP" TargetMode="External"/><Relationship Id="rId172" Type="http://schemas.openxmlformats.org/officeDocument/2006/relationships/hyperlink" Target="https://scholar.google.com/scholar_lookup?&amp;title=The%20forgotten%20rationale%20for%20policy%20reform%3A%20The%20productivity%20of%20investment%20projects&amp;journal=Quarterly%20Journal%20of%20Economics&amp;volume=114&amp;issue=1&amp;pages=149-184&amp;publication_year=1999&amp;author=Isham%2CJ&amp;author=Kaufmann%2CD" TargetMode="External"/><Relationship Id="rId228" Type="http://schemas.openxmlformats.org/officeDocument/2006/relationships/hyperlink" Target="https://link.springer.com/chapter/10.1007/978-3-030-22121-8_6/tables/8" TargetMode="External"/><Relationship Id="rId435" Type="http://schemas.openxmlformats.org/officeDocument/2006/relationships/hyperlink" Target="https://academic.oup.com/wbro/search-results?page=1&amp;tax=JEL/H43" TargetMode="External"/><Relationship Id="rId477" Type="http://schemas.openxmlformats.org/officeDocument/2006/relationships/hyperlink" Target="https://academic.oup.com/isq/search-results?f_TocHeadingTitleList=Original+Article" TargetMode="External"/><Relationship Id="rId281" Type="http://schemas.openxmlformats.org/officeDocument/2006/relationships/hyperlink" Target="https://link.springer.com/article/10.1007/s11558-013-9164-2" TargetMode="External"/><Relationship Id="rId337" Type="http://schemas.openxmlformats.org/officeDocument/2006/relationships/hyperlink" Target="http://scholar.google.com/scholar_lookup?&amp;title=Development%20aid%20and%20international%20politics%3A%20does%20membership%20on%20the%20UN%20security%20council%20influence%20World%20Bank%20decisions&amp;journal=Journal%20of%20Development%20Economics&amp;doi=10.1016%2Fj.jdeveco.2008.02.003&amp;volume=88&amp;issue=1&amp;pages=1-18&amp;publication_year=2009b&amp;author=Dreher%2CA&amp;author=Sturm%2CJ-E&amp;author=Vreeland%2CJR" TargetMode="External"/><Relationship Id="rId502" Type="http://schemas.openxmlformats.org/officeDocument/2006/relationships/hyperlink" Target="http://scholar.google.com/scholar?q=link:https%3A%2F%2Facademic.oup.com%2Fisq%2Farticle%2F66%2F2%2Fsqac013%2F6569151" TargetMode="External"/><Relationship Id="rId34" Type="http://schemas.openxmlformats.org/officeDocument/2006/relationships/hyperlink" Target="https://www.springernature.com/gp/librarians/licensing/agc/journals" TargetMode="External"/><Relationship Id="rId76" Type="http://schemas.openxmlformats.org/officeDocument/2006/relationships/hyperlink" Target="https://wayf.springernature.com/?redirect_uri=https%3A%2F%2Flink.springer.com%2Fchapter%2F10.1007%2F978-3-030-22121-8_6" TargetMode="External"/><Relationship Id="rId141" Type="http://schemas.openxmlformats.org/officeDocument/2006/relationships/hyperlink" Target="https://scholar.google.com/scholar_lookup?&amp;title=Good%20countries%20or%20good%20projects%3F%20Comparing%20macro%20and%20micro%20correlates%20of%20World%20Bank%20and%20Asian%20Development%20Bank%20project%20performance&amp;journal=Review%20of%20International%20Organizations&amp;volume=12&amp;issue=3&amp;pages=335-363&amp;publication_year=2017&amp;author=Bulman%2CD&amp;author=Kolkma%2CW&amp;author=Kraay%2CA" TargetMode="External"/><Relationship Id="rId379" Type="http://schemas.openxmlformats.org/officeDocument/2006/relationships/hyperlink" Target="http://scholar.google.com/scholar_lookup?&amp;title=A%20race%20to%20liberalization%3F%20Diffusion%20of%20economic%20policy%20reform%20among%20OECD-economies&amp;journal=Public%20Choice&amp;doi=10.1007%2Fs11127-006-9140-y&amp;volume=132&amp;issue=1&amp;pages=159-178&amp;publication_year=2007&amp;author=Pitlik%2CH" TargetMode="External"/><Relationship Id="rId7" Type="http://schemas.openxmlformats.org/officeDocument/2006/relationships/hyperlink" Target="https://www.tandfonline.com/doi/full/10.1080/00220388.2018.1554210" TargetMode="External"/><Relationship Id="rId183" Type="http://schemas.openxmlformats.org/officeDocument/2006/relationships/hyperlink" Target="https://doi.org/10.1086%2F668278" TargetMode="External"/><Relationship Id="rId239" Type="http://schemas.openxmlformats.org/officeDocument/2006/relationships/hyperlink" Target="https://link.springer.com/article/10.1007/s11558-013-9164-2" TargetMode="External"/><Relationship Id="rId390" Type="http://schemas.openxmlformats.org/officeDocument/2006/relationships/hyperlink" Target="http://scholar.google.com/scholar_lookup?&amp;title=Natural%20disasters%2C%20economic%20development%2C%20and%20humanitarian%20aid&amp;journal=Journal%20of%20Economic%20Perspectives&amp;doi=10.1257%2Fjep.21.3.199&amp;volume=21&amp;issue=3&amp;pages=199-222&amp;publication_year=2007&amp;author=Stromberg%2CD" TargetMode="External"/><Relationship Id="rId404" Type="http://schemas.openxmlformats.org/officeDocument/2006/relationships/hyperlink" Target="https://static-content.springer.com/esm/art%3A10.1007%2Fs11558-013-9164-2/MediaObjects/11558_2013_9164_MOESM1_ESM.zip" TargetMode="External"/><Relationship Id="rId446" Type="http://schemas.openxmlformats.org/officeDocument/2006/relationships/hyperlink" Target="javascript:" TargetMode="External"/><Relationship Id="rId250" Type="http://schemas.openxmlformats.org/officeDocument/2006/relationships/hyperlink" Target="https://link.springer.com/10.1057/s41295-016-0007-4?fromPaywallRec=true" TargetMode="External"/><Relationship Id="rId292" Type="http://schemas.openxmlformats.org/officeDocument/2006/relationships/hyperlink" Target="https://link.springer.com/article/10.1007/s11558-013-9164-2" TargetMode="External"/><Relationship Id="rId306" Type="http://schemas.openxmlformats.org/officeDocument/2006/relationships/hyperlink" Target="http://scholar.google.com/scholar_lookup?&amp;title=New%20tools%20in%20comparative%20political%20economy%3A%20the%20database%20of%20political%20institutions&amp;journal=The%20World%20Bank%20Economic%20Review&amp;doi=10.1093%2Fwber%2F15.1.165&amp;volume=15&amp;issue=1&amp;pages=165-176&amp;publication_year=2001&amp;author=Beck%2CT&amp;author=Clarke%2CG&amp;author=Groff%2CA&amp;author=Keefer%2CP&amp;author=Walsh%2CP" TargetMode="External"/><Relationship Id="rId488" Type="http://schemas.openxmlformats.org/officeDocument/2006/relationships/hyperlink" Target="https://academic.oup.com/pages/get-help-with-access/recommend-to-your-librarian?journal=isq" TargetMode="External"/><Relationship Id="rId45" Type="http://schemas.openxmlformats.org/officeDocument/2006/relationships/hyperlink" Target="https://link.springer.com/subjects/development-studies" TargetMode="External"/><Relationship Id="rId87" Type="http://schemas.openxmlformats.org/officeDocument/2006/relationships/hyperlink" Target="https://link.springer.com/subjects/psychometrics" TargetMode="External"/><Relationship Id="rId110" Type="http://schemas.openxmlformats.org/officeDocument/2006/relationships/hyperlink" Target="https://link.springer.com/chapter/10.1007/978-3-030-22121-8_6" TargetMode="External"/><Relationship Id="rId348" Type="http://schemas.openxmlformats.org/officeDocument/2006/relationships/hyperlink" Target="http://scholar.google.com/scholar_lookup?&amp;title=Voting%20for%20reform%3A%20Democracy%2C%20political%20liberalisation%2C%20and%20economic%20adjustment&amp;publication_year=1994" TargetMode="External"/><Relationship Id="rId152" Type="http://schemas.openxmlformats.org/officeDocument/2006/relationships/hyperlink" Target="https://doi.org/10.1111%2F1468-0297.00569" TargetMode="External"/><Relationship Id="rId194" Type="http://schemas.openxmlformats.org/officeDocument/2006/relationships/hyperlink" Target="https://scholar.google.com/scholar_lookup?&amp;title=Evaluation%20bias%20and%20incentive%20structures%20in%20bi-%20and%20multilateral%20aid%20agencies&amp;journal=Review%20of%20Development%20Economics&amp;volume=10&amp;issue=2&amp;pages=313-329&amp;publication_year=2006&amp;author=Michaelowa%2CK&amp;author=Borrmann%2CA" TargetMode="External"/><Relationship Id="rId208" Type="http://schemas.openxmlformats.org/officeDocument/2006/relationships/hyperlink" Target="http://www.un.org/en/sc/members/elected.asp" TargetMode="External"/><Relationship Id="rId415" Type="http://schemas.openxmlformats.org/officeDocument/2006/relationships/hyperlink" Target="https://link.springer.com/search?query=Heckman%20selection%20model&amp;facet-discipline=%22Social%20Sciences%22" TargetMode="External"/><Relationship Id="rId457" Type="http://schemas.openxmlformats.org/officeDocument/2006/relationships/hyperlink" Target="https://academic.oup.com/my-account/communication-preferences" TargetMode="External"/><Relationship Id="rId261" Type="http://schemas.openxmlformats.org/officeDocument/2006/relationships/hyperlink" Target="https://link.springer.com/article/10.1007/s11558-013-9164-2" TargetMode="External"/><Relationship Id="rId499" Type="http://schemas.openxmlformats.org/officeDocument/2006/relationships/hyperlink" Target="https://academic.oup.com/isq/new-journal-articles-alert" TargetMode="External"/><Relationship Id="rId14" Type="http://schemas.openxmlformats.org/officeDocument/2006/relationships/hyperlink" Target="https://www.tandfonline.com/doi/suppl/10.1080/00220388.2018.1554210?scroll=top" TargetMode="External"/><Relationship Id="rId56" Type="http://schemas.openxmlformats.org/officeDocument/2006/relationships/hyperlink" Target="http://scholar.google.com/scholar_lookup?&amp;title=From%20Nobel%20Prize%20to%20Project%20Management%3A%20Getting%20Risks%20Right&amp;journal=Project%20Management%20Journal&amp;volume=37&amp;issue=3&amp;pages=5-15&amp;publication_year=2006&amp;author=Flyvbjerg%2CB" TargetMode="External"/><Relationship Id="rId317" Type="http://schemas.openxmlformats.org/officeDocument/2006/relationships/hyperlink" Target="https://link.springer.com/doi/10.1007/s11127-008-9299-5" TargetMode="External"/><Relationship Id="rId359" Type="http://schemas.openxmlformats.org/officeDocument/2006/relationships/hyperlink" Target="http://scholar.google.com/scholar_lookup?&amp;title=The%20World%20Bank%3A%20Its%20first%20half%20century.%20Volume%201.%20History&amp;publication_year=1997&amp;author=Kapur%2CD&amp;author=Lewis%2CJP&amp;author=Webb%2CR" TargetMode="External"/><Relationship Id="rId98" Type="http://schemas.openxmlformats.org/officeDocument/2006/relationships/hyperlink" Target="https://link.springer.com/chapter/10.1007/978-3-030-22121-8_6" TargetMode="External"/><Relationship Id="rId121" Type="http://schemas.openxmlformats.org/officeDocument/2006/relationships/hyperlink" Target="https://link.springer.com/chapter/10.1007/978-3-030-22121-8_6" TargetMode="External"/><Relationship Id="rId163" Type="http://schemas.openxmlformats.org/officeDocument/2006/relationships/hyperlink" Target="https://scholar.google.com/scholar?&amp;q=Guillaumont%2C%20Patrick%2C%20and%20Rachid%20Laajaj.%202006.%20When%20instability%20increases%20the%20effectiveness%20of%20aid%20projects.%20World%20Bank%20Policy%20Research%20Working%20Paper%20%23%204034." TargetMode="External"/><Relationship Id="rId219" Type="http://schemas.openxmlformats.org/officeDocument/2006/relationships/hyperlink" Target="https://link.springer.com/chapter/10.1007/978-3-030-22121-8_6/tables/8" TargetMode="External"/><Relationship Id="rId370" Type="http://schemas.openxmlformats.org/officeDocument/2006/relationships/hyperlink" Target="https://doi.org/10.1016%2Fj.ejpoleco.2005.06.002" TargetMode="External"/><Relationship Id="rId426" Type="http://schemas.openxmlformats.org/officeDocument/2006/relationships/hyperlink" Target="javascript:;" TargetMode="External"/><Relationship Id="rId230" Type="http://schemas.openxmlformats.org/officeDocument/2006/relationships/hyperlink" Target="https://link.springer.com/chapter/10.1007/978-3-030-22121-8_6" TargetMode="External"/><Relationship Id="rId468" Type="http://schemas.openxmlformats.org/officeDocument/2006/relationships/hyperlink" Target="https://academic.oup.com/journals" TargetMode="External"/><Relationship Id="rId25" Type="http://schemas.openxmlformats.org/officeDocument/2006/relationships/hyperlink" Target="https://link.springer.com/journal/11558/aims-and-scope" TargetMode="External"/><Relationship Id="rId67" Type="http://schemas.openxmlformats.org/officeDocument/2006/relationships/hyperlink" Target="https://link.springer.com/article/10.1007/s11558-016-9256-x/tables/6" TargetMode="External"/><Relationship Id="rId272" Type="http://schemas.openxmlformats.org/officeDocument/2006/relationships/hyperlink" Target="https://link.springer.com/article/10.1007/s11558-013-9164-2" TargetMode="External"/><Relationship Id="rId328" Type="http://schemas.openxmlformats.org/officeDocument/2006/relationships/hyperlink" Target="http://scholar.google.com/scholar_lookup?&amp;title=The%20effectiveness%20of%20policy%20conditionality%3A%20eight%20countries%20experiences&amp;journal=Development%20and%20Change&amp;doi=10.1111%2F1467-7660.00256&amp;volume=33&amp;issue=2&amp;pages=307-334&amp;publication_year=2002&amp;author=Dijkstra%2CGA" TargetMode="External"/><Relationship Id="rId132" Type="http://schemas.openxmlformats.org/officeDocument/2006/relationships/hyperlink" Target="https://link.springer.com/chapter/10.1007/978-3-030-22121-8_6" TargetMode="External"/><Relationship Id="rId174" Type="http://schemas.openxmlformats.org/officeDocument/2006/relationships/hyperlink" Target="https://scholar.google.com/scholar_lookup?&amp;title=Macroeconomic%20policies%20and%20project%20performance%20in%20the%20social%20sectors%3A%20A%20model%20of%20human%20capital%20production%20and%20evidence%20from%20LDCs&amp;journal=World%20Development&amp;volume=23&amp;issue=5&amp;pages=751-765&amp;publication_year=1995&amp;author=Kaufmann%2CD&amp;author=Wang%2CY" TargetMode="External"/><Relationship Id="rId381" Type="http://schemas.openxmlformats.org/officeDocument/2006/relationships/hyperlink" Target="http://scholar.google.com/scholar_lookup?&amp;title=Does%20government%20ideology%20influence%20deregulation%20of%20product%20markets%3F%20Empirical%20evidence%20from%20OECD%20countries&amp;journal=Public%20Choice&amp;doi=10.1007%2Fs11127-009-9494-z&amp;volume=143&amp;issue=1&amp;pages=135-155&amp;publication_year=2010&amp;author=Potrafke%2CN" TargetMode="External"/><Relationship Id="rId241" Type="http://schemas.openxmlformats.org/officeDocument/2006/relationships/hyperlink" Target="https://wayf.springernature.com/?redirect_uri=https%3A%2F%2Flink.springer.com%2Farticle%2F10.1007%2Fs11558-013-9164-2" TargetMode="External"/><Relationship Id="rId437" Type="http://schemas.openxmlformats.org/officeDocument/2006/relationships/hyperlink" Target="https://academic.oup.com/wbro/search-results?f_TocHeadingTitleList=Article" TargetMode="External"/><Relationship Id="rId479" Type="http://schemas.openxmlformats.org/officeDocument/2006/relationships/hyperlink" Target="https://academic.oup.com/journals/pages/open_access/funder_policies/chorus/standard_publication_model" TargetMode="External"/><Relationship Id="rId36" Type="http://schemas.openxmlformats.org/officeDocument/2006/relationships/hyperlink" Target="https://link.springer.com/10.1007/s11558-022-09478-w?fromPaywallRec=true" TargetMode="External"/><Relationship Id="rId283" Type="http://schemas.openxmlformats.org/officeDocument/2006/relationships/hyperlink" Target="https://link.springer.com/article/10.1007/s11558-013-9164-2" TargetMode="External"/><Relationship Id="rId339" Type="http://schemas.openxmlformats.org/officeDocument/2006/relationships/hyperlink" Target="http://scholar.google.com/scholar_lookup?&amp;title=Political%20ideology%20and%20endogenous%20trade%20policy%3A%20an%20empirical%20investigation&amp;journal=The%20Review%20of%20Economics%20and%20Statistics&amp;doi=10.1162%2F0034653053327621&amp;volume=87&amp;issue=1&amp;pages=59-72&amp;publication_year=2005&amp;author=Dutt%2CP&amp;author=Mitra%2CD" TargetMode="External"/><Relationship Id="rId490" Type="http://schemas.openxmlformats.org/officeDocument/2006/relationships/hyperlink" Target="https://academic.oup.com/isq/Subscribe/CurrentYear" TargetMode="External"/><Relationship Id="rId504" Type="http://schemas.openxmlformats.org/officeDocument/2006/relationships/hyperlink" Target="javascript:;" TargetMode="External"/><Relationship Id="rId78" Type="http://schemas.openxmlformats.org/officeDocument/2006/relationships/hyperlink" Target="https://support.springernature.com/en/support/solutions/articles/6000233448-coronavirus-disease-covid-19-delivery-information" TargetMode="External"/><Relationship Id="rId101" Type="http://schemas.openxmlformats.org/officeDocument/2006/relationships/hyperlink" Target="https://link.springer.com/chapter/10.1007/978-3-030-22121-8_6" TargetMode="External"/><Relationship Id="rId143" Type="http://schemas.openxmlformats.org/officeDocument/2006/relationships/hyperlink" Target="https://scholar.google.com/scholar_lookup?&amp;title=When%20do%20environmentally-focused%20assistance%20projects%20achieve%20their%20objectives%3F%20Evidence%20from%20World%20Bank%20post-project%20evaluations&amp;journal=Global%20Environmental%20Politics&amp;volume=13&amp;issue=2&amp;pages=67-90&amp;publication_year=2013&amp;author=Buntaine%2CM&amp;author=Parks%2CBC" TargetMode="External"/><Relationship Id="rId185" Type="http://schemas.openxmlformats.org/officeDocument/2006/relationships/hyperlink" Target="https://doi.org/10.1016%2Fj.jdeveco.2013.07.011" TargetMode="External"/><Relationship Id="rId350" Type="http://schemas.openxmlformats.org/officeDocument/2006/relationships/hyperlink" Target="http://scholar.google.com/scholar_lookup?&amp;title=Sample%20selection%20bias%20as%20a%20specification%20error&amp;journal=Econometrica&amp;doi=10.2307%2F1912352&amp;volume=47&amp;issue=1&amp;pages=153-161&amp;publication_year=1979&amp;author=Heckman%2CJJ" TargetMode="External"/><Relationship Id="rId406" Type="http://schemas.openxmlformats.org/officeDocument/2006/relationships/hyperlink" Target="https://link.springer.com/article/10.1007/s11558-013-9164-2" TargetMode="External"/><Relationship Id="rId9" Type="http://schemas.openxmlformats.org/officeDocument/2006/relationships/hyperlink" Target="https://www.tandfonline.com/doi/full/10.1080/00220388.2018.1554210" TargetMode="External"/><Relationship Id="rId210" Type="http://schemas.openxmlformats.org/officeDocument/2006/relationships/hyperlink" Target="https://scholar.google.com/scholar?&amp;q=U.S.%20State%20Department.%201984%E2%80%932013.%20Voting%20Practices%20in%20the%20United%20Nations.%20GPO%2C%20Washington." TargetMode="External"/><Relationship Id="rId392" Type="http://schemas.openxmlformats.org/officeDocument/2006/relationships/hyperlink" Target="http://scholar.google.com/scholar_lookup?&amp;title=When%20is%20foreign%20aid%20policy%20credible%3F%20Aid%20dependence%20and%20conditionality&amp;journal=Journal%20of%20Development%20Economics&amp;doi=10.1016%2FS0304-3878%2899%2900061-9&amp;volume=61&amp;issue=1&amp;pages=61-84&amp;publication_year=2000&amp;author=Svensson%2CJ" TargetMode="External"/><Relationship Id="rId448" Type="http://schemas.openxmlformats.org/officeDocument/2006/relationships/hyperlink" Target="https://academic.oup.com/pages/purchasing" TargetMode="External"/><Relationship Id="rId252" Type="http://schemas.openxmlformats.org/officeDocument/2006/relationships/hyperlink" Target="https://link.springer.com/subjects/economic-policy" TargetMode="External"/><Relationship Id="rId294" Type="http://schemas.openxmlformats.org/officeDocument/2006/relationships/hyperlink" Target="https://link.springer.com/article/10.1007/s11558-013-9164-2" TargetMode="External"/><Relationship Id="rId308" Type="http://schemas.openxmlformats.org/officeDocument/2006/relationships/hyperlink" Target="http://scholar.google.com/scholar_lookup?&amp;title=Political%20institutions%20and%20policy%20choices%3A%20evidence%20from%20the%20United%20States&amp;journal=Journal%20of%20Economic%20Literature&amp;doi=10.1257%2F002205103321544693&amp;volume=41&amp;issue=1&amp;pages=7-73&amp;publication_year=2003&amp;author=Besley%2CT&amp;author=Case%2CA" TargetMode="External"/><Relationship Id="rId47" Type="http://schemas.openxmlformats.org/officeDocument/2006/relationships/hyperlink" Target="https://link.springer.com/article/10.1007/s11558-016-9256-x" TargetMode="External"/><Relationship Id="rId89" Type="http://schemas.openxmlformats.org/officeDocument/2006/relationships/hyperlink" Target="https://link.springer.com/subjects/social-perception" TargetMode="External"/><Relationship Id="rId112" Type="http://schemas.openxmlformats.org/officeDocument/2006/relationships/hyperlink" Target="https://link.springer.com/chapter/10.1007/978-3-030-22121-8_6" TargetMode="External"/><Relationship Id="rId154" Type="http://schemas.openxmlformats.org/officeDocument/2006/relationships/hyperlink" Target="https://doi.org/10.1016%2Fj.jdeveco.2008.02.003" TargetMode="External"/><Relationship Id="rId361" Type="http://schemas.openxmlformats.org/officeDocument/2006/relationships/hyperlink" Target="http://scholar.google.com/scholar_lookup?&amp;title=Supervision%20and%20performance%3A%20the%20case%20of%20World%20Bank%20projects&amp;journal=Journal%20of%20Development%20Economics&amp;doi=10.1016%2FS0304-3878%2800%2900082-1&amp;volume=62&amp;issue=1&amp;pages=233-259&amp;publication_year=2000&amp;author=Kilby%2CC" TargetMode="External"/><Relationship Id="rId196" Type="http://schemas.openxmlformats.org/officeDocument/2006/relationships/hyperlink" Target="https://link.springer.com/doi/10.1007/s11558-012-9163-8" TargetMode="External"/><Relationship Id="rId417" Type="http://schemas.openxmlformats.org/officeDocument/2006/relationships/hyperlink" Target="https://link.springer.com/search?query=C24&amp;facet-discipline=%22Social%20Sciences%22" TargetMode="External"/><Relationship Id="rId459" Type="http://schemas.openxmlformats.org/officeDocument/2006/relationships/hyperlink" Target="http://scholar.google.com/scholar?q=link:https%3A%2F%2Facademic.oup.com%2Fwbro%2Farticle%2F38%2F1%2F115%2F6640478" TargetMode="External"/><Relationship Id="rId16" Type="http://schemas.openxmlformats.org/officeDocument/2006/relationships/hyperlink" Target="https://www.tandfonline.com/doi/metrics/10.1080/00220388.2018.1554210?scroll=top" TargetMode="External"/><Relationship Id="rId221" Type="http://schemas.openxmlformats.org/officeDocument/2006/relationships/hyperlink" Target="https://link.springer.com/chapter/10.1007/978-3-030-22121-8_6/tables/8" TargetMode="External"/><Relationship Id="rId263" Type="http://schemas.openxmlformats.org/officeDocument/2006/relationships/hyperlink" Target="https://link.springer.com/article/10.1007/s11558-013-9164-2" TargetMode="External"/><Relationship Id="rId319" Type="http://schemas.openxmlformats.org/officeDocument/2006/relationships/hyperlink" Target="https://doi.org/10.1017%2FS0007123402000236" TargetMode="External"/><Relationship Id="rId470" Type="http://schemas.openxmlformats.org/officeDocument/2006/relationships/hyperlink" Target="https://academic.oup.com/isq/article-abstract/66/2/sqac013/6569151#no-access-message" TargetMode="External"/><Relationship Id="rId58" Type="http://schemas.openxmlformats.org/officeDocument/2006/relationships/hyperlink" Target="http://scholar.google.com/scholar_lookup?&amp;title=The%20Forgotten%20Rationale%20For%20Policy%20Reform%3A%20The%20Productivity%20of%20Investment%20Projects&amp;journal=The%20Quarterly%20Journal%20of%20Economics&amp;doi=10.1162%2F003355399555972&amp;volume=114&amp;issue=1&amp;pages=149-184&amp;publication_year=1999&amp;author=Isham%2CJ&amp;author=Kaufmann%2CD" TargetMode="External"/><Relationship Id="rId123" Type="http://schemas.openxmlformats.org/officeDocument/2006/relationships/hyperlink" Target="https://link.springer.com/chapter/10.1007/978-3-030-22121-8_6" TargetMode="External"/><Relationship Id="rId330" Type="http://schemas.openxmlformats.org/officeDocument/2006/relationships/hyperlink" Target="http://scholar.google.com/scholar_lookup?&amp;title=What%20explains%20the%20success%20or%20failure%20of%20structural%20adjustment%20programmes&amp;journal=The%20Economic%20Journal&amp;doi=10.1111%2F1468-0297.00569&amp;volume=110&amp;pages=894-917&amp;publication_year=2000&amp;author=Dollar%2CD&amp;author=Svensson%2CJ" TargetMode="External"/><Relationship Id="rId165" Type="http://schemas.openxmlformats.org/officeDocument/2006/relationships/hyperlink" Target="https://scholar.google.com/scholar?&amp;q=IEG%20%28World%20Bank%20Independent%20Evaluation%20Group%29.%202011.%20IEG%20Work%20Program%20and%20Budget%20%28FY12%29%20and%20Indicative%20Plan%20%28FY13%E2%80%9314%29.%20Washington%2C%20DC%3A%20The%20World%20Bank." TargetMode="External"/><Relationship Id="rId372" Type="http://schemas.openxmlformats.org/officeDocument/2006/relationships/hyperlink" Target="http://scholar.google.com/scholar_lookup?&amp;title=Aid%20and%20power%3A%20The%20World%20Bank%20and%20policy-based%20lending%20Volume%201.%20Analysis%20and%20policy%20proposals&amp;publication_year=1991&amp;author=Mosley%2CP&amp;author=Harrigan%2CJ&amp;author=Toye%2CJ" TargetMode="External"/><Relationship Id="rId428" Type="http://schemas.openxmlformats.org/officeDocument/2006/relationships/hyperlink" Target="javascript:;" TargetMode="External"/><Relationship Id="rId232" Type="http://schemas.openxmlformats.org/officeDocument/2006/relationships/hyperlink" Target="https://link.springer.com/article/10.1007/s11558-013-9164-2" TargetMode="External"/><Relationship Id="rId274" Type="http://schemas.openxmlformats.org/officeDocument/2006/relationships/hyperlink" Target="https://link.springer.com/article/10.1007/s11558-013-9164-2" TargetMode="External"/><Relationship Id="rId481" Type="http://schemas.openxmlformats.org/officeDocument/2006/relationships/hyperlink" Target="https://www.isanet.org/Login?returnurl=https%3A%2F%2Facademic.oup.com%2Fisq%2Farticle-abstract%2F66%2F2%2Fsqac013%2F6569151" TargetMode="External"/><Relationship Id="rId27" Type="http://schemas.openxmlformats.org/officeDocument/2006/relationships/hyperlink" Target="https://link.springer.com/article/10.1007/s11558-016-9256-x" TargetMode="External"/><Relationship Id="rId69" Type="http://schemas.openxmlformats.org/officeDocument/2006/relationships/hyperlink" Target="https://crossmark.crossref.org/dialog/?doi=10.1007/s11558-016-9256-x" TargetMode="External"/><Relationship Id="rId134" Type="http://schemas.openxmlformats.org/officeDocument/2006/relationships/hyperlink" Target="https://link.springer.com/chapter/10.1007/978-3-030-22121-8_6" TargetMode="External"/><Relationship Id="rId80" Type="http://schemas.openxmlformats.org/officeDocument/2006/relationships/hyperlink" Target="https://www.springernature.com/gp/librarians/licensing/agc/ebooks" TargetMode="External"/><Relationship Id="rId176" Type="http://schemas.openxmlformats.org/officeDocument/2006/relationships/hyperlink" Target="https://scholar.google.com/scholar_lookup?&amp;title=Corporate%20governance%20at%20the%20World%20Bank%20and%20the%20dilemma%20of%20global%20governance&amp;journal=World%20Bank%20Economic%20Review&amp;volume=24&amp;issue=2&amp;pages=171-198&amp;publication_year=2010&amp;author=Kaja%2CA&amp;author=Werker%2CE" TargetMode="External"/><Relationship Id="rId341" Type="http://schemas.openxmlformats.org/officeDocument/2006/relationships/hyperlink" Target="http://scholar.google.com/scholar_lookup?&amp;title=Labor%20versus%20capital%20in%20trade-policy%3A%20the%20role%20of%20ideology%20and%20inequality&amp;journal=Journal%20of%20International%20Economics&amp;doi=10.1016%2Fj.jinteco.2005.05.011&amp;volume=69&amp;issue=2&amp;pages=310-320&amp;publication_year=2006&amp;author=Dutt%2CP&amp;author=Mitra%2CD" TargetMode="External"/><Relationship Id="rId383" Type="http://schemas.openxmlformats.org/officeDocument/2006/relationships/hyperlink" Target="https://doi.org/10.1257%2Fjel.44.4.973" TargetMode="External"/><Relationship Id="rId439" Type="http://schemas.openxmlformats.org/officeDocument/2006/relationships/hyperlink" Target="javascript:;" TargetMode="External"/><Relationship Id="rId201" Type="http://schemas.openxmlformats.org/officeDocument/2006/relationships/hyperlink" Target="https://scholar.google.com/scholar?&amp;q=Ralston%2C%20Laura.%202014.%20Success%20in%20difficult%20environments%3A%20A%20portfolio%20analysis%20of%20fragile%20and%20conflict-affected%20states.%20World%20Bank%20Policy%20Research%20Working%20Paper%207098." TargetMode="External"/><Relationship Id="rId243" Type="http://schemas.openxmlformats.org/officeDocument/2006/relationships/hyperlink" Target="https://link.springer.com/product/springer-plus" TargetMode="External"/><Relationship Id="rId285" Type="http://schemas.openxmlformats.org/officeDocument/2006/relationships/hyperlink" Target="https://link.springer.com/article/10.1007/s11558-013-9164-2" TargetMode="External"/><Relationship Id="rId450" Type="http://schemas.openxmlformats.org/officeDocument/2006/relationships/hyperlink" Target="https://www.deepdyve.com/lp/ou-press/a-puzzle-with-missing-pieces-explaining-the-effectiveness-of-world-QuxLUm77gh?key=OUP" TargetMode="External"/><Relationship Id="rId506" Type="http://schemas.openxmlformats.org/officeDocument/2006/relationships/fontTable" Target="fontTable.xml"/><Relationship Id="rId38" Type="http://schemas.openxmlformats.org/officeDocument/2006/relationships/hyperlink" Target="https://link.springer.com/10.1007/s11366-018-9580-5?fromPaywallRec=true" TargetMode="External"/><Relationship Id="rId103" Type="http://schemas.openxmlformats.org/officeDocument/2006/relationships/hyperlink" Target="https://link.springer.com/chapter/10.1007/978-3-030-22121-8_6" TargetMode="External"/><Relationship Id="rId310" Type="http://schemas.openxmlformats.org/officeDocument/2006/relationships/hyperlink" Target="http://scholar.google.com/scholar_lookup?&amp;title=Do%20educated%20leaders%20matter&amp;journal=Economic%20Journal&amp;doi=10.1111%2Fj.1468-0297.2011.02448.x&amp;volume=121&amp;issue=554&amp;pages=F205-F227&amp;publication_year=2011&amp;author=Besley%2CT&amp;author=Montalvo%2CJG&amp;author=Reynal-Querol%2CM" TargetMode="External"/><Relationship Id="rId492" Type="http://schemas.openxmlformats.org/officeDocument/2006/relationships/hyperlink" Target="https://academic.oup.com/my-account/register?siteId=5394&amp;returnUrl=https://academic.oup.com%2fisq%2farticle-abstract%2f66%2f2%2fsqac013%2f6569151" TargetMode="External"/><Relationship Id="rId91" Type="http://schemas.openxmlformats.org/officeDocument/2006/relationships/hyperlink" Target="https://link.springer.com/chapter/10.1007/978-3-030-22121-8_6" TargetMode="External"/><Relationship Id="rId145" Type="http://schemas.openxmlformats.org/officeDocument/2006/relationships/hyperlink" Target="https://scholar.google.com/scholar?&amp;q=Chauvet%2C%20Lisa%2C%20Paul%20Collier%2C%20and%20Andreas%20Fuster.%202017.%20Supervision%20and%20Project%20Performance%3A%20A%20Principal-Agent%20Approach.%E3%80%88hal-01516966%E3%80%89." TargetMode="External"/><Relationship Id="rId187" Type="http://schemas.openxmlformats.org/officeDocument/2006/relationships/hyperlink" Target="https://doi.org/10.1016%2Fj.jdeveco.2015.02.005" TargetMode="External"/><Relationship Id="rId352" Type="http://schemas.openxmlformats.org/officeDocument/2006/relationships/hyperlink" Target="http://scholar.google.com/scholar_lookup?&amp;title=Political%20parties%20and%20macroeconomic%20policy&amp;journal=The%20American%20Political%20Science%20Review&amp;doi=10.2307%2F1961490&amp;volume=71&amp;issue=4&amp;pages=1467-1487&amp;publication_year=1977&amp;author=Hibbs%2CDA" TargetMode="External"/><Relationship Id="rId394" Type="http://schemas.openxmlformats.org/officeDocument/2006/relationships/hyperlink" Target="http://scholar.google.com/scholar_lookup?&amp;title=Why%20conditional%20aid%20does%20not%20work%20and%20what%20can%20be%20done%20about%20it&amp;journal=Journal%20of%20Development%20Economics&amp;doi=10.1016%2FS0304-3878%2802%2900102-5&amp;volume=70&amp;issue=2&amp;pages=381-402&amp;publication_year=2003&amp;author=Svensson%2CJ" TargetMode="External"/><Relationship Id="rId408" Type="http://schemas.openxmlformats.org/officeDocument/2006/relationships/hyperlink" Target="https://link.springer.com/article/10.1007/s11558-013-9164-2" TargetMode="External"/><Relationship Id="rId212" Type="http://schemas.openxmlformats.org/officeDocument/2006/relationships/hyperlink" Target="https://scholar.google.com/scholar_lookup?&amp;title=Targeting%2C%20accountability%20and%20capture%20in%20development%20projects&amp;journal=International%20Studies%20Quarterly&amp;volume=58&amp;issue=2&amp;pages=393-404&amp;publication_year=2014&amp;author=Winters%2CMS" TargetMode="External"/><Relationship Id="rId254" Type="http://schemas.openxmlformats.org/officeDocument/2006/relationships/hyperlink" Target="https://link.springer.com/subjects/political-theory" TargetMode="External"/><Relationship Id="rId49" Type="http://schemas.openxmlformats.org/officeDocument/2006/relationships/hyperlink" Target="https://link.springer.com/article/10.1007/s11558-016-9256-x" TargetMode="External"/><Relationship Id="rId114" Type="http://schemas.openxmlformats.org/officeDocument/2006/relationships/hyperlink" Target="https://link.springer.com/chapter/10.1007/978-3-030-22121-8_6" TargetMode="External"/><Relationship Id="rId296" Type="http://schemas.openxmlformats.org/officeDocument/2006/relationships/hyperlink" Target="http://scholar.google.com/scholar_lookup?&amp;title=The%20economic%20consequences%20of%20cognitive%20dissonance&amp;journal=The%20American%20Economic%20Review&amp;volume=72&amp;issue=3&amp;pages=307-319&amp;publication_year=1982&amp;author=Akerlof%2CGA&amp;author=Dickens%2CWT" TargetMode="External"/><Relationship Id="rId461" Type="http://schemas.openxmlformats.org/officeDocument/2006/relationships/hyperlink" Target="javascript:;" TargetMode="External"/><Relationship Id="rId60" Type="http://schemas.openxmlformats.org/officeDocument/2006/relationships/hyperlink" Target="https://link.springer.com/doi/10.1007/s11558-013-9164-2" TargetMode="External"/><Relationship Id="rId156" Type="http://schemas.openxmlformats.org/officeDocument/2006/relationships/hyperlink" Target="https://doi.org/10.1086%2F671711" TargetMode="External"/><Relationship Id="rId198" Type="http://schemas.openxmlformats.org/officeDocument/2006/relationships/hyperlink" Target="https://doi.org/10.1787/data-00566-en" TargetMode="External"/><Relationship Id="rId321" Type="http://schemas.openxmlformats.org/officeDocument/2006/relationships/hyperlink" Target="https://doi.org/10.1086%2F452338" TargetMode="External"/><Relationship Id="rId363" Type="http://schemas.openxmlformats.org/officeDocument/2006/relationships/hyperlink" Target="http://scholar.google.com/scholar_lookup?&amp;title=The%20political%20economy%20of%20conditionality%3A%20an%20empirical%20analysis%20of%20World%20Bank%20loan%20disbursements&amp;journal=Journal%20of%20Development%20Economics&amp;doi=10.1016%2Fj.jdeveco.2008.06.014&amp;volume=89&amp;issue=1&amp;pages=51-61&amp;publication_year=2009&amp;author=Kilby%2CC" TargetMode="External"/><Relationship Id="rId419" Type="http://schemas.openxmlformats.org/officeDocument/2006/relationships/hyperlink" Target="https://link.springer.com/search?query=O16&amp;facet-discipline=%22Social%20Sciences%22" TargetMode="External"/><Relationship Id="rId223" Type="http://schemas.openxmlformats.org/officeDocument/2006/relationships/hyperlink" Target="https://link.springer.com/chapter/10.1007/978-3-030-22121-8_6/tables/8" TargetMode="External"/><Relationship Id="rId430" Type="http://schemas.openxmlformats.org/officeDocument/2006/relationships/hyperlink" Target="https://doi.org/10.1093/wbro/lkac005" TargetMode="External"/><Relationship Id="rId18" Type="http://schemas.openxmlformats.org/officeDocument/2006/relationships/hyperlink" Target="https://www.tandfonline.com/doi/full/10.1080/00220388.2018.1554210" TargetMode="External"/><Relationship Id="rId265" Type="http://schemas.openxmlformats.org/officeDocument/2006/relationships/hyperlink" Target="https://link.springer.com/article/10.1007/s11558-013-9164-2" TargetMode="External"/><Relationship Id="rId472" Type="http://schemas.openxmlformats.org/officeDocument/2006/relationships/hyperlink" Target="https://doi.org/10.1093/isq/sqac013" TargetMode="External"/><Relationship Id="rId125" Type="http://schemas.openxmlformats.org/officeDocument/2006/relationships/hyperlink" Target="https://link.springer.com/chapter/10.1007/978-3-030-22121-8_6" TargetMode="External"/><Relationship Id="rId167" Type="http://schemas.openxmlformats.org/officeDocument/2006/relationships/hyperlink" Target="https://scholar.google.com/scholar?&amp;q=IEG%20%28World%20Bank%20Independent%20Evaluation%20Group%29.%202015a.%20Project%20Performance%20Assessment%20Report.%20Brazil%3A%20First%20Programmatical%20Reform%20Loan%20for%20Environmental%20Sustainability.%20Report%20No.%3A%2092270-BR." TargetMode="External"/><Relationship Id="rId332" Type="http://schemas.openxmlformats.org/officeDocument/2006/relationships/hyperlink" Target="https://doi.org/10.1016%2Fj.jce.2008.08.005" TargetMode="External"/><Relationship Id="rId374" Type="http://schemas.openxmlformats.org/officeDocument/2006/relationships/hyperlink" Target="http://scholar.google.com/scholar_lookup?&amp;title=On%20the%20non-contractual%20nature%20of%20donor-recipient%20interaction%20in%20development%20assistance&amp;journal=Review%20of%20Development%20Economics&amp;doi=10.1111%2Fj.1467-9361.2009.00499.x&amp;volume=13&amp;issue=s1&amp;pages=416-428&amp;publication_year=2009&amp;author=Murshed%2CSM" TargetMode="External"/><Relationship Id="rId71" Type="http://schemas.openxmlformats.org/officeDocument/2006/relationships/hyperlink" Target="https://link.springer.com/chapter/10.1007/978-3-030-22121-8_6" TargetMode="External"/><Relationship Id="rId234" Type="http://schemas.openxmlformats.org/officeDocument/2006/relationships/hyperlink" Target="https://link.springer.com/journal/11558" TargetMode="External"/><Relationship Id="rId2" Type="http://schemas.openxmlformats.org/officeDocument/2006/relationships/styles" Target="styles.xml"/><Relationship Id="rId29" Type="http://schemas.openxmlformats.org/officeDocument/2006/relationships/hyperlink" Target="https://link.springer.com/article/10.1007/s11558-016-9256-x" TargetMode="External"/><Relationship Id="rId276" Type="http://schemas.openxmlformats.org/officeDocument/2006/relationships/hyperlink" Target="https://link.springer.com/article/10.1007/s11558-013-9164-2" TargetMode="External"/><Relationship Id="rId441" Type="http://schemas.openxmlformats.org/officeDocument/2006/relationships/hyperlink" Target="https://academic.oup.com/my-account/register?siteId=5523&amp;returnUrl=http%3a%2f%2facademic.oup.com%2fwbro%2farticle-abstract%2f38%2f1%2f115%2f6640478" TargetMode="External"/><Relationship Id="rId483" Type="http://schemas.openxmlformats.org/officeDocument/2006/relationships/hyperlink" Target="javascript:;" TargetMode="External"/><Relationship Id="rId40" Type="http://schemas.openxmlformats.org/officeDocument/2006/relationships/hyperlink" Target="https://link.springer.com/subjects/cohesion" TargetMode="External"/><Relationship Id="rId136" Type="http://schemas.openxmlformats.org/officeDocument/2006/relationships/hyperlink" Target="http://ideas.repec.org/c/boc/bocode/s457234.html" TargetMode="External"/><Relationship Id="rId178" Type="http://schemas.openxmlformats.org/officeDocument/2006/relationships/hyperlink" Target="https://scholar.google.com/scholar_lookup?&amp;title=With%20a%20little%20help%20from%20my%20friends%3A%20Global%20electioneering%20and%20World%20Bank%20lending&amp;journal=Journal%20of%20Development%20Economics&amp;volume=121&amp;pages=153-165&amp;publication_year=2016&amp;author=Kersting%2CE&amp;author=Kilby%2CC" TargetMode="External"/><Relationship Id="rId301" Type="http://schemas.openxmlformats.org/officeDocument/2006/relationships/hyperlink" Target="http://scholar.google.com/scholar_lookup?&amp;title=US%20politics%20and%20World%20Bank%20IDA-lending&amp;journal=The%20Journal%20of%20Development%20Studies&amp;doi=10.1080%2F00220380600741946&amp;volume=42&amp;issue=5&amp;pages=772-794&amp;publication_year=2006&amp;author=Andersen%2CTB&amp;author=Hansen%2CH&amp;author=Markussen%2CH" TargetMode="External"/><Relationship Id="rId343" Type="http://schemas.openxmlformats.org/officeDocument/2006/relationships/hyperlink" Target="http://scholar.google.com/scholar_lookup?&amp;title=An%20empirical%20study%20of%20politico-economic%20interaction%20in%20the%20United%20States&amp;journal=The%20Review%20of%20Economics%20and%20Statistics&amp;doi=10.2307%2F1924970&amp;volume=60&amp;issue=2&amp;pages=174-183&amp;publication_year=1978&amp;author=Frey%2CBS&amp;author=Schneider%2CF" TargetMode="External"/><Relationship Id="rId82" Type="http://schemas.openxmlformats.org/officeDocument/2006/relationships/hyperlink" Target="https://link.springer.com/10.1007/978-3-319-66215-2_4?fromPaywallRec=true" TargetMode="External"/><Relationship Id="rId203" Type="http://schemas.openxmlformats.org/officeDocument/2006/relationships/hyperlink" Target="https://scholar.google.com/scholar_lookup?&amp;title=Political%20ideology%2C%20quality%20at%20entry%20and%20the%20success%20of%20economic%20reform%20programs&amp;journal=Review%20of%20International%20Organizations&amp;volume=8&amp;issue=4&amp;pages=447-476&amp;publication_year=2013&amp;author=Smets%2CL&amp;author=Knack%2CS&amp;author=Molenaers%2CN" TargetMode="External"/><Relationship Id="rId385" Type="http://schemas.openxmlformats.org/officeDocument/2006/relationships/hyperlink" Target="https://link.springer.com/doi/10.1007/s003550050082" TargetMode="External"/><Relationship Id="rId245" Type="http://schemas.openxmlformats.org/officeDocument/2006/relationships/image" Target="media/image3.png"/><Relationship Id="rId287" Type="http://schemas.openxmlformats.org/officeDocument/2006/relationships/hyperlink" Target="https://link.springer.com/article/10.1007/s11558-013-9164-2" TargetMode="External"/><Relationship Id="rId410" Type="http://schemas.openxmlformats.org/officeDocument/2006/relationships/hyperlink" Target="https://link.springer.com/article/10.1007/s11558-013-9164-2" TargetMode="External"/><Relationship Id="rId452" Type="http://schemas.openxmlformats.org/officeDocument/2006/relationships/image" Target="media/image6.png"/><Relationship Id="rId494" Type="http://schemas.openxmlformats.org/officeDocument/2006/relationships/hyperlink" Target="https://badge.dimensions.ai/details/doi/10.1093/isq/sqac013?domain=https://academic.oup.com" TargetMode="External"/><Relationship Id="rId105" Type="http://schemas.openxmlformats.org/officeDocument/2006/relationships/hyperlink" Target="https://link.springer.com/chapter/10.1007/978-3-030-22121-8_6" TargetMode="External"/><Relationship Id="rId147" Type="http://schemas.openxmlformats.org/officeDocument/2006/relationships/hyperlink" Target="https://doi.org/10.1093%2Fwber%2F12.3.385" TargetMode="External"/><Relationship Id="rId312" Type="http://schemas.openxmlformats.org/officeDocument/2006/relationships/hyperlink" Target="http://scholar.google.com/scholar_lookup?&amp;title=Time%20and%20power%20in%20Africa&amp;journal=The%20American%20Political%20Science%20Review&amp;doi=10.2307%2F1956432&amp;volume=83&amp;issue=1&amp;pages=19-34&amp;publication_year=1989&amp;author=Bienen%2CH&amp;author=Van%20De%20Walle%2CN" TargetMode="External"/><Relationship Id="rId354" Type="http://schemas.openxmlformats.org/officeDocument/2006/relationships/hyperlink" Target="http://scholar.google.com/scholar_lookup?&amp;title=Obstacles%20to%20development%3A%20a%20classification%20and%20a%20quasi-vanishing%20act&amp;journal=Economic%20Development%20and%20Cultural%20Change&amp;doi=10.1086%2F450122&amp;volume=13&amp;issue=4&amp;publication_year=1965&amp;author=Hirschman%2CAO" TargetMode="External"/><Relationship Id="rId51" Type="http://schemas.openxmlformats.org/officeDocument/2006/relationships/hyperlink" Target="https://link.springer.com/article/10.1007/s11558-016-9256-x" TargetMode="External"/><Relationship Id="rId93" Type="http://schemas.openxmlformats.org/officeDocument/2006/relationships/hyperlink" Target="https://link.springer.com/chapter/10.1007/978-3-030-22121-8_6" TargetMode="External"/><Relationship Id="rId189" Type="http://schemas.openxmlformats.org/officeDocument/2006/relationships/hyperlink" Target="https://scholar.google.com/scholar?&amp;q=Limodio%2C%20Nicola.%202011.%20The%20success%20of%20infrastructure%20projects%20in%20low%20income%20countries%20and%20the%20role%20of%20selectivity.%20World%20Bank%20Policy%20Research%20Working%20Paper%20%23%205694." TargetMode="External"/><Relationship Id="rId396" Type="http://schemas.openxmlformats.org/officeDocument/2006/relationships/hyperlink" Target="http://scholar.google.com/scholar_lookup?&amp;title=Parties%20with%20policy%20preferences%20and%20uncertainty%20over%20voter%20behavior&amp;journal=Social%20Choice%20and%20Welfare&amp;doi=10.1007%2Fs00355-006-0120-4&amp;volume=27&amp;pages=155-172&amp;publication_year=2006&amp;author=Terai%2CK" TargetMode="External"/><Relationship Id="rId214" Type="http://schemas.openxmlformats.org/officeDocument/2006/relationships/hyperlink" Target="http://go.worldbank.org/KPMUDAVVT0" TargetMode="External"/><Relationship Id="rId256" Type="http://schemas.openxmlformats.org/officeDocument/2006/relationships/hyperlink" Target="https://link.springer.com/subjects/self-serving-bias" TargetMode="External"/><Relationship Id="rId298" Type="http://schemas.openxmlformats.org/officeDocument/2006/relationships/hyperlink" Target="https://doi.org/10.2307%2F2937875" TargetMode="External"/><Relationship Id="rId421" Type="http://schemas.openxmlformats.org/officeDocument/2006/relationships/hyperlink" Target="https://academic.oup.com/wbro/article-abstract/38/1/115/6640478" TargetMode="External"/><Relationship Id="rId463" Type="http://schemas.openxmlformats.org/officeDocument/2006/relationships/hyperlink" Target="https://academic.oup.com/search-results?tax=AcademicSubjects/SOC00800" TargetMode="External"/><Relationship Id="rId116" Type="http://schemas.openxmlformats.org/officeDocument/2006/relationships/hyperlink" Target="https://link.springer.com/chapter/10.1007/978-3-030-22121-8_6" TargetMode="External"/><Relationship Id="rId158" Type="http://schemas.openxmlformats.org/officeDocument/2006/relationships/hyperlink" Target="https://scholar.google.com/scholar?&amp;q=Freedom%20House.%202012.%20Freedom%20in%20the%20World." TargetMode="External"/><Relationship Id="rId323" Type="http://schemas.openxmlformats.org/officeDocument/2006/relationships/hyperlink" Target="http://scholar.google.com/scholar_lookup?&amp;title=Supervision%20and%20project%20performance%3A%20A%20principal-agent%20approach&amp;publication_year=2006&amp;author=Chauvet%2CL&amp;author=Collier%2CP&amp;author=Fuster%2CA" TargetMode="External"/><Relationship Id="rId20" Type="http://schemas.openxmlformats.org/officeDocument/2006/relationships/hyperlink" Target="https://www.tandfonline.com/doi/full/10.1080/00220388.2018.1554210" TargetMode="External"/><Relationship Id="rId62" Type="http://schemas.openxmlformats.org/officeDocument/2006/relationships/hyperlink" Target="https://doi.org/10.1596%2F978-0-1952-0868-9" TargetMode="External"/><Relationship Id="rId365" Type="http://schemas.openxmlformats.org/officeDocument/2006/relationships/hyperlink" Target="http://scholar.google.com/scholar_lookup?&amp;title=Principals%2C%20agents%20and%20the%20failings%20of%20conditionality&amp;journal=Journal%20of%20International%20Development&amp;doi=10.1002%2F%28SICI%291099-1328%28199706%299%3A4%3C483%3A%3AAID-JID458%3E3.0.CO%3B2-S&amp;volume=9&amp;issue=4&amp;pages=483-495&amp;publication_year=1997&amp;author=Killick%2CT" TargetMode="External"/><Relationship Id="rId225" Type="http://schemas.openxmlformats.org/officeDocument/2006/relationships/hyperlink" Target="https://link.springer.com/chapter/10.1007/978-3-030-22121-8_6/tables/8" TargetMode="External"/><Relationship Id="rId267" Type="http://schemas.openxmlformats.org/officeDocument/2006/relationships/hyperlink" Target="https://link.springer.com/article/10.1007/s11558-013-9164-2" TargetMode="External"/><Relationship Id="rId432" Type="http://schemas.openxmlformats.org/officeDocument/2006/relationships/hyperlink" Target="https://academic.oup.com/wbro/article-abstract/38/1/115/6640478" TargetMode="External"/><Relationship Id="rId474" Type="http://schemas.openxmlformats.org/officeDocument/2006/relationships/hyperlink" Target="https://academic.oup.com/isq/article-abstract/66/2/sqac013/6569151" TargetMode="External"/><Relationship Id="rId127" Type="http://schemas.openxmlformats.org/officeDocument/2006/relationships/hyperlink" Target="https://link.springer.com/chapter/10.1007/978-3-030-22121-8_6" TargetMode="External"/><Relationship Id="rId31" Type="http://schemas.openxmlformats.org/officeDocument/2006/relationships/hyperlink" Target="https://wayf.springernature.com/?redirect_uri=https%3A%2F%2Flink.springer.com%2Farticle%2F10.1007%2Fs11558-016-9256-x" TargetMode="External"/><Relationship Id="rId73" Type="http://schemas.openxmlformats.org/officeDocument/2006/relationships/hyperlink" Target="https://link.springer.com/chapter/10.1007/978-3-030-22121-8_6" TargetMode="External"/><Relationship Id="rId169" Type="http://schemas.openxmlformats.org/officeDocument/2006/relationships/hyperlink" Target="https://doi.org/10.1093%2Fwber%2F11.2.219" TargetMode="External"/><Relationship Id="rId334" Type="http://schemas.openxmlformats.org/officeDocument/2006/relationships/hyperlink" Target="https://link.springer.com/doi/10.1007/s11127-010-9750-2" TargetMode="External"/><Relationship Id="rId376" Type="http://schemas.openxmlformats.org/officeDocument/2006/relationships/hyperlink" Target="http://scholar.google.com/scholar_lookup?&amp;title=Learning%20from%20structural%20adjustment%3A%20why%20selectivity%20may%20not%20be%20the%20key%20to%20successful%20programmes%20in%20Africa&amp;journal=Journal%20of%20International%20Development&amp;doi=10.1002%2Fjid.1357&amp;volume=19&amp;issue=7&amp;pages=927-948&amp;publication_year=2007&amp;author=Noorbakhsh%2CF&amp;author=Paloni%2CA" TargetMode="External"/><Relationship Id="rId4" Type="http://schemas.openxmlformats.org/officeDocument/2006/relationships/webSettings" Target="webSettings.xml"/><Relationship Id="rId180" Type="http://schemas.openxmlformats.org/officeDocument/2006/relationships/hyperlink" Target="https://scholar.google.com/scholar_lookup?&amp;title=Supervision%20and%20performance%3A%20the%20case%20of%20World%20Bank%20projects&amp;journal=Journal%20of%20Development%20Economics&amp;volume=62&amp;issue=1&amp;pages=233-259&amp;publication_year=2000&amp;author=Kilby%2CChristopher" TargetMode="External"/><Relationship Id="rId215" Type="http://schemas.openxmlformats.org/officeDocument/2006/relationships/hyperlink" Target="http://databank.worldbank.org/data/reports.aspx?source=world-development-indicators" TargetMode="External"/><Relationship Id="rId236" Type="http://schemas.openxmlformats.org/officeDocument/2006/relationships/hyperlink" Target="https://www.editorialmanager.com/roio" TargetMode="External"/><Relationship Id="rId257" Type="http://schemas.openxmlformats.org/officeDocument/2006/relationships/hyperlink" Target="https://link.springer.com/subjects/public-administration-reform-and-governance" TargetMode="External"/><Relationship Id="rId278" Type="http://schemas.openxmlformats.org/officeDocument/2006/relationships/hyperlink" Target="https://link.springer.com/article/10.1007/s11558-013-9164-2" TargetMode="External"/><Relationship Id="rId401" Type="http://schemas.openxmlformats.org/officeDocument/2006/relationships/hyperlink" Target="http://scholar.google.com/scholar_lookup?&amp;title=Mozambique%20country%20economic%20memorandum%3A%20Sustaining%20growth%20and%20reducing%20poverty&amp;publication_year=2005" TargetMode="External"/><Relationship Id="rId422" Type="http://schemas.openxmlformats.org/officeDocument/2006/relationships/hyperlink" Target="https://academic.oup.com/wbro/article-abstract/38/1/115/6640478#no-access-message" TargetMode="External"/><Relationship Id="rId443" Type="http://schemas.openxmlformats.org/officeDocument/2006/relationships/hyperlink" Target="javascript:;" TargetMode="External"/><Relationship Id="rId464" Type="http://schemas.openxmlformats.org/officeDocument/2006/relationships/hyperlink" Target="https://academic.oup.com/search-results?tax=AcademicSubjects/SOC00790" TargetMode="External"/><Relationship Id="rId303" Type="http://schemas.openxmlformats.org/officeDocument/2006/relationships/hyperlink" Target="http://scholar.google.com/scholar_lookup?&amp;title=Parties%2C%20administrations%2C%20and%20American%20macroeconomic%20outcomes&amp;journal=The%20American%20Political%20Science%20Review&amp;doi=10.2307%2F1960444&amp;volume=76&amp;issue=1&amp;pages=83-93&amp;publication_year=1982&amp;author=Beck%2CN" TargetMode="External"/><Relationship Id="rId485" Type="http://schemas.openxmlformats.org/officeDocument/2006/relationships/hyperlink" Target="javascript:;" TargetMode="External"/><Relationship Id="rId42" Type="http://schemas.openxmlformats.org/officeDocument/2006/relationships/hyperlink" Target="https://link.springer.com/subjects/development-economics" TargetMode="External"/><Relationship Id="rId84" Type="http://schemas.openxmlformats.org/officeDocument/2006/relationships/hyperlink" Target="https://link.springer.com/subjects/performance-assessment" TargetMode="External"/><Relationship Id="rId138" Type="http://schemas.openxmlformats.org/officeDocument/2006/relationships/hyperlink" Target="https://scholar.google.com/scholar_lookup?&amp;title=New%20tools%20in%20comparative%20political%20economy%3A%20The%20Database%20of%20Political%20Institutions&amp;journal=World%20Bank%20Economic%20Review&amp;volume=15&amp;pages=165-176&amp;publication_year=2001&amp;author=Beck%2CT&amp;author=Clarke%2CG&amp;author=Groff%2CA&amp;author=Keefer%2CP&amp;author=Walsh%2CP" TargetMode="External"/><Relationship Id="rId345" Type="http://schemas.openxmlformats.org/officeDocument/2006/relationships/hyperlink" Target="http://scholar.google.com/scholar_lookup?&amp;title=Cognitive%20dissonance%20and%20utility%20maximization%3A%20a%20general%20framework&amp;journal=Journal%20of%20Economic%20Behavior%20and%20Organization&amp;doi=10.1016%2F0167-2681%2887%2990021-7&amp;volume=8&amp;issue=1&amp;pages=61-73&amp;publication_year=1987&amp;author=Gilad%2CB&amp;author=Kaish%2CS&amp;author=Loeb%2CPD" TargetMode="External"/><Relationship Id="rId387" Type="http://schemas.openxmlformats.org/officeDocument/2006/relationships/hyperlink" Target="https://doi.org/10.1111%2F1468-0262.00001" TargetMode="External"/><Relationship Id="rId191" Type="http://schemas.openxmlformats.org/officeDocument/2006/relationships/hyperlink" Target="https://doi.org/10.1086%2F694102" TargetMode="External"/><Relationship Id="rId205" Type="http://schemas.openxmlformats.org/officeDocument/2006/relationships/hyperlink" Target="https://scholar.google.com/scholar_lookup?&amp;title=The%20scope%20of%20IMF%20conditionality&amp;journal=International%20Organization&amp;volume=62&amp;pages=589-620&amp;publication_year=2008&amp;author=Stone%2CR" TargetMode="External"/><Relationship Id="rId247" Type="http://schemas.openxmlformats.org/officeDocument/2006/relationships/image" Target="media/image4.png"/><Relationship Id="rId412" Type="http://schemas.openxmlformats.org/officeDocument/2006/relationships/hyperlink" Target="https://link.springer.com/search?query=Development%20policy%20lending&amp;facet-discipline=%22Social%20Sciences%22" TargetMode="External"/><Relationship Id="rId107" Type="http://schemas.openxmlformats.org/officeDocument/2006/relationships/hyperlink" Target="https://link.springer.com/chapter/10.1007/978-3-030-22121-8_6" TargetMode="External"/><Relationship Id="rId289" Type="http://schemas.openxmlformats.org/officeDocument/2006/relationships/hyperlink" Target="https://link.springer.com/article/10.1007/s11558-013-9164-2" TargetMode="External"/><Relationship Id="rId454" Type="http://schemas.openxmlformats.org/officeDocument/2006/relationships/image" Target="media/image7.png"/><Relationship Id="rId496" Type="http://schemas.openxmlformats.org/officeDocument/2006/relationships/hyperlink" Target="https://www.altmetric.com/details.php?domain=academic.oup.com&amp;citation_id=127297550" TargetMode="External"/><Relationship Id="rId11" Type="http://schemas.openxmlformats.org/officeDocument/2006/relationships/hyperlink" Target="https://www.tandfonline.com/doi/full/10.1080/00220388.2018.1554210?scroll=top&amp;needAccess=true" TargetMode="External"/><Relationship Id="rId53" Type="http://schemas.openxmlformats.org/officeDocument/2006/relationships/hyperlink" Target="https://link.springer.com/article/10.1007/s11558-016-9256-x" TargetMode="External"/><Relationship Id="rId149" Type="http://schemas.openxmlformats.org/officeDocument/2006/relationships/hyperlink" Target="https://doi.org/10.1016%2Fj.jdeveco.2013.06.003" TargetMode="External"/><Relationship Id="rId314" Type="http://schemas.openxmlformats.org/officeDocument/2006/relationships/hyperlink" Target="http://scholar.google.com/scholar_lookup?&amp;title=Does%20political%20ideology%20affect%20economic%20growth&amp;journal=Public%20Choice&amp;doi=10.1007%2Fs11127-005-0263-3&amp;volume=123&amp;pages=133-146&amp;publication_year=2005&amp;author=Bj%C3%B8rnskov%2CC" TargetMode="External"/><Relationship Id="rId356" Type="http://schemas.openxmlformats.org/officeDocument/2006/relationships/hyperlink" Target="https://doi.org/10.1016%2F0305-750X%2885%2990032-4" TargetMode="External"/><Relationship Id="rId398" Type="http://schemas.openxmlformats.org/officeDocument/2006/relationships/hyperlink" Target="http://scholar.google.com/scholar_lookup?&amp;title=Candidate%20motivation%3A%20a%20synthesis%20of%20alternative%20theories&amp;journal=The%20American%20Political%20Science%20Review&amp;doi=10.2307%2F1956016&amp;volume=77&amp;issue=1&amp;pages=142-157&amp;publication_year=1983&amp;author=Wittman%2CD" TargetMode="External"/><Relationship Id="rId95" Type="http://schemas.openxmlformats.org/officeDocument/2006/relationships/hyperlink" Target="https://link.springer.com/chapter/10.1007/978-3-030-22121-8_6" TargetMode="External"/><Relationship Id="rId160" Type="http://schemas.openxmlformats.org/officeDocument/2006/relationships/hyperlink" Target="https://doi.org/10.1017%2FS0020818315000326" TargetMode="External"/><Relationship Id="rId216" Type="http://schemas.openxmlformats.org/officeDocument/2006/relationships/hyperlink" Target="https://citation-needed.springer.com/v2/references/10.1007/978-3-030-22121-8_6?format=refman&amp;flavour=references" TargetMode="External"/><Relationship Id="rId423" Type="http://schemas.openxmlformats.org/officeDocument/2006/relationships/hyperlink" Target="javascript:;" TargetMode="External"/><Relationship Id="rId258" Type="http://schemas.openxmlformats.org/officeDocument/2006/relationships/hyperlink" Target="https://link.springer.com/article/10.1007/s11558-013-9164-2" TargetMode="External"/><Relationship Id="rId465" Type="http://schemas.openxmlformats.org/officeDocument/2006/relationships/hyperlink" Target="https://academic.oup.com/search-results?tax=AcademicSubjects/SOC00720" TargetMode="External"/><Relationship Id="rId22" Type="http://schemas.openxmlformats.org/officeDocument/2006/relationships/hyperlink" Target="https://link.springer.com/article/10.1007/s11558-016-9256-x" TargetMode="External"/><Relationship Id="rId64" Type="http://schemas.openxmlformats.org/officeDocument/2006/relationships/hyperlink" Target="https://citation-needed.springer.com/v2/references/10.1007/s11558-016-9256-x?format=refman&amp;flavour=references" TargetMode="External"/><Relationship Id="rId118" Type="http://schemas.openxmlformats.org/officeDocument/2006/relationships/hyperlink" Target="https://link.springer.com/chapter/10.1007/978-3-030-22121-8_6" TargetMode="External"/><Relationship Id="rId325" Type="http://schemas.openxmlformats.org/officeDocument/2006/relationships/hyperlink" Target="http://scholar.google.com/scholar_lookup?&amp;title=Why%20only%20Nixon%20could%20go%20to%20China&amp;journal=Public%20Choice&amp;doi=10.1023%2FA%3A1004907414530&amp;volume=97&amp;issue=4&amp;pages=605-615&amp;publication_year=1998&amp;author=Cowen%2CT&amp;author=Sutter%2CD" TargetMode="External"/><Relationship Id="rId367" Type="http://schemas.openxmlformats.org/officeDocument/2006/relationships/hyperlink" Target="https://doi.org/10.2307%2F1911446" TargetMode="External"/><Relationship Id="rId171" Type="http://schemas.openxmlformats.org/officeDocument/2006/relationships/hyperlink" Target="https://doi.org/10.1162%2F003355399555972" TargetMode="External"/><Relationship Id="rId227" Type="http://schemas.openxmlformats.org/officeDocument/2006/relationships/hyperlink" Target="https://link.springer.com/chapter/10.1007/978-3-030-22121-8_6/tables/8" TargetMode="External"/><Relationship Id="rId269" Type="http://schemas.openxmlformats.org/officeDocument/2006/relationships/hyperlink" Target="https://link.springer.com/article/10.1007/s11558-013-9164-2" TargetMode="External"/><Relationship Id="rId434" Type="http://schemas.openxmlformats.org/officeDocument/2006/relationships/hyperlink" Target="javascript:;" TargetMode="External"/><Relationship Id="rId476" Type="http://schemas.openxmlformats.org/officeDocument/2006/relationships/hyperlink" Target="javascript:;" TargetMode="External"/><Relationship Id="rId33" Type="http://schemas.openxmlformats.org/officeDocument/2006/relationships/hyperlink" Target="https://link.springer.com/product/springer-plus" TargetMode="External"/><Relationship Id="rId129" Type="http://schemas.openxmlformats.org/officeDocument/2006/relationships/hyperlink" Target="https://link.springer.com/chapter/10.1007/978-3-030-22121-8_6" TargetMode="External"/><Relationship Id="rId280" Type="http://schemas.openxmlformats.org/officeDocument/2006/relationships/hyperlink" Target="https://link.springer.com/article/10.1007/s11558-013-9164-2" TargetMode="External"/><Relationship Id="rId336" Type="http://schemas.openxmlformats.org/officeDocument/2006/relationships/hyperlink" Target="https://doi.org/10.1016%2Fj.jdeveco.2008.02.003" TargetMode="External"/><Relationship Id="rId501" Type="http://schemas.openxmlformats.org/officeDocument/2006/relationships/hyperlink" Target="https://www.webofscience.com/api/gateway?GWVersion=2&amp;SrcApp=silverchair&amp;SrcAuth=WosAPI&amp;KeyUT=WOS:000791366000002&amp;DestLinkType=CitingArticles&amp;DestApp=WOS_CPL" TargetMode="External"/><Relationship Id="rId75" Type="http://schemas.openxmlformats.org/officeDocument/2006/relationships/hyperlink" Target="https://wayf.springernature.com/?redirect_uri=https%3A%2F%2Flink.springer.com%2Fchapter%2F10.1007%2F978-3-030-22121-8_6" TargetMode="External"/><Relationship Id="rId140" Type="http://schemas.openxmlformats.org/officeDocument/2006/relationships/hyperlink" Target="https://link.springer.com/doi/10.1007/s11558-016-9256-x" TargetMode="External"/><Relationship Id="rId182" Type="http://schemas.openxmlformats.org/officeDocument/2006/relationships/hyperlink" Target="https://scholar.google.com/scholar_lookup?&amp;title=The%20political%20economy%20of%20conditionality%3A%20an%20empirical%20analysis%20of%20World%20Bank%20loan%20disbursements&amp;journal=Journal%20of%20Development%20Economics&amp;volume=89&amp;issue=1&amp;pages=51-61&amp;publication_year=2009&amp;author=Kilby%2CC" TargetMode="External"/><Relationship Id="rId378" Type="http://schemas.openxmlformats.org/officeDocument/2006/relationships/hyperlink" Target="https://link.springer.com/doi/10.1007/s11127-006-9140-y" TargetMode="External"/><Relationship Id="rId403" Type="http://schemas.openxmlformats.org/officeDocument/2006/relationships/hyperlink" Target="mailto:lodewijk.smets@ua.ac.be" TargetMode="External"/><Relationship Id="rId6" Type="http://schemas.openxmlformats.org/officeDocument/2006/relationships/hyperlink" Target="https://www.tandfonline.com/author/McCarthy%2C+Nancy" TargetMode="External"/><Relationship Id="rId238" Type="http://schemas.openxmlformats.org/officeDocument/2006/relationships/hyperlink" Target="https://link.springer.com/article/10.1007/s11558-013-9164-2" TargetMode="External"/><Relationship Id="rId445" Type="http://schemas.openxmlformats.org/officeDocument/2006/relationships/hyperlink" Target="https://academic.oup.com/pages/get-help-with-access/recommend-to-your-librarian?journal=wbro" TargetMode="External"/><Relationship Id="rId487" Type="http://schemas.openxmlformats.org/officeDocument/2006/relationships/hyperlink" Target="javascript:;" TargetMode="External"/><Relationship Id="rId291" Type="http://schemas.openxmlformats.org/officeDocument/2006/relationships/hyperlink" Target="https://link.springer.com/article/10.1007/s11558-013-9164-2" TargetMode="External"/><Relationship Id="rId305" Type="http://schemas.openxmlformats.org/officeDocument/2006/relationships/hyperlink" Target="https://doi.org/10.1093%2Fwber%2F15.1.165" TargetMode="External"/><Relationship Id="rId347" Type="http://schemas.openxmlformats.org/officeDocument/2006/relationships/hyperlink" Target="http://scholar.google.com/scholar_lookup?&amp;title=Why%20representatives%20are%20ideologists%20though%20voters%20are%20not&amp;journal=Public%20Choice&amp;doi=10.1007%2FBF00116761&amp;volume=61&amp;issue=1&amp;pages=29-39&amp;publication_year=1989&amp;author=Glazer%2CA&amp;author=Grofman%2CB" TargetMode="External"/><Relationship Id="rId44" Type="http://schemas.openxmlformats.org/officeDocument/2006/relationships/hyperlink" Target="https://link.springer.com/subjects/project-management" TargetMode="External"/><Relationship Id="rId86" Type="http://schemas.openxmlformats.org/officeDocument/2006/relationships/hyperlink" Target="https://link.springer.com/subjects/politics-and-international-studies" TargetMode="External"/><Relationship Id="rId151" Type="http://schemas.openxmlformats.org/officeDocument/2006/relationships/hyperlink" Target="https://scholar.google.com/scholar?&amp;q=Dollar%2C%20David%2C%20and%20Victoria%20Levin.%202005.%20Sowing%20and%20reaping%3A%20Institutional%20quality%20and%20project%20outcomes%20in%20developing%20countries.%20World%20Bank%20Policy%20Research%20Working%20Paper%20%23%203524." TargetMode="External"/><Relationship Id="rId389" Type="http://schemas.openxmlformats.org/officeDocument/2006/relationships/hyperlink" Target="https://doi.org/10.1257%2Fjep.21.3.199" TargetMode="External"/><Relationship Id="rId193" Type="http://schemas.openxmlformats.org/officeDocument/2006/relationships/hyperlink" Target="https://doi.org/10.1111%2Fj.1467-9361.2006.00320.x" TargetMode="External"/><Relationship Id="rId207" Type="http://schemas.openxmlformats.org/officeDocument/2006/relationships/hyperlink" Target="https://scholar.google.com/scholar?&amp;q=Sud%2C%20Inder%2C%20and%20Jane%20Olmstead-Rumsey.%202012.%20Development%20outcomes%20of%20World%20Bank%20projects%3A%20Real%20or%20illusory%20improvements.%20George%20Washington%20University%20Institute%20for%20Global%20and%20International%20Studies%20Working%20Paper%20%231." TargetMode="External"/><Relationship Id="rId249" Type="http://schemas.openxmlformats.org/officeDocument/2006/relationships/image" Target="media/image5.png"/><Relationship Id="rId414" Type="http://schemas.openxmlformats.org/officeDocument/2006/relationships/hyperlink" Target="https://link.springer.com/search?query=Political%20ideology&amp;facet-discipline=%22Social%20Sciences%22" TargetMode="External"/><Relationship Id="rId456" Type="http://schemas.openxmlformats.org/officeDocument/2006/relationships/hyperlink" Target="https://academic.oup.com/wbro/new-journal-articles-alert" TargetMode="External"/><Relationship Id="rId498" Type="http://schemas.openxmlformats.org/officeDocument/2006/relationships/hyperlink" Target="https://academic.oup.com/isq/new-journals-alert" TargetMode="External"/><Relationship Id="rId13" Type="http://schemas.openxmlformats.org/officeDocument/2006/relationships/hyperlink" Target="https://www.tandfonline.com/doi/ref/10.1080/00220388.2018.1554210?scroll=top" TargetMode="External"/><Relationship Id="rId109" Type="http://schemas.openxmlformats.org/officeDocument/2006/relationships/hyperlink" Target="https://link.springer.com/chapter/10.1007/978-3-030-22121-8_6" TargetMode="External"/><Relationship Id="rId260" Type="http://schemas.openxmlformats.org/officeDocument/2006/relationships/hyperlink" Target="https://link.springer.com/article/10.1007/s11558-013-9164-2" TargetMode="External"/><Relationship Id="rId316" Type="http://schemas.openxmlformats.org/officeDocument/2006/relationships/hyperlink" Target="http://scholar.google.com/scholar_lookup?&amp;title=The%20growth-inequality%20association%3A%20government%20ideology%20matters&amp;journal=Journal%20of%20Development%20Economics&amp;doi=10.1016%2Fj.jdeveco.2007.04.002&amp;volume=87&amp;issue=2&amp;pages=300-308&amp;publication_year=2008&amp;author=Bj%C3%B8rnskov%2CC" TargetMode="External"/><Relationship Id="rId55" Type="http://schemas.openxmlformats.org/officeDocument/2006/relationships/hyperlink" Target="http://scholar.google.com/scholar_lookup?&amp;title=What%20Explains%20the%20Success%20and%20Failure%20of%20Structural%20Adjustment%20Programs%3F&amp;journal=The%20Economic%20Journal.&amp;doi=10.1111%2F1468-0297.00569&amp;volume=110&amp;pages=894-917&amp;publication_year=2000&amp;author=Dollar%2CD&amp;author=Svensson%2CJ" TargetMode="External"/><Relationship Id="rId97" Type="http://schemas.openxmlformats.org/officeDocument/2006/relationships/hyperlink" Target="https://link.springer.com/chapter/10.1007/978-3-030-22121-8_6" TargetMode="External"/><Relationship Id="rId120" Type="http://schemas.openxmlformats.org/officeDocument/2006/relationships/hyperlink" Target="https://link.springer.com/chapter/10.1007/978-3-030-22121-8_6" TargetMode="External"/><Relationship Id="rId358" Type="http://schemas.openxmlformats.org/officeDocument/2006/relationships/hyperlink" Target="http://scholar.google.com/scholar_lookup?&amp;title=Do%20leaders%20matter%3F%20National%20leadership%20and%20growth%20since%20World%20War%20II&amp;journal=The%20Quarterly%20Journal%20of%20Economics&amp;volume=120&amp;issue=3&amp;pages=835-864&amp;publication_year=2005&amp;author=Jones%2CBF&amp;author=Olken%2CBA" TargetMode="External"/><Relationship Id="rId162" Type="http://schemas.openxmlformats.org/officeDocument/2006/relationships/hyperlink" Target="https://scholar.google.com/scholar_lookup?&amp;title=World%20Bank%20Operations%20Evaluation%20Department%3A%20The%20First%2030%20Years&amp;publication_year=2003" TargetMode="External"/><Relationship Id="rId218" Type="http://schemas.openxmlformats.org/officeDocument/2006/relationships/hyperlink" Target="https://link.springer.com/chapter/10.1007/978-3-030-22121-8_6/tables/8" TargetMode="External"/><Relationship Id="rId425" Type="http://schemas.openxmlformats.org/officeDocument/2006/relationships/hyperlink" Target="javascript:;" TargetMode="External"/><Relationship Id="rId467" Type="http://schemas.openxmlformats.org/officeDocument/2006/relationships/hyperlink" Target="https://academic.oup.com/books" TargetMode="External"/><Relationship Id="rId271" Type="http://schemas.openxmlformats.org/officeDocument/2006/relationships/hyperlink" Target="https://link.springer.com/article/10.1007/s11558-013-9164-2" TargetMode="External"/><Relationship Id="rId24" Type="http://schemas.openxmlformats.org/officeDocument/2006/relationships/hyperlink" Target="https://link.springer.com/journal/11558" TargetMode="External"/><Relationship Id="rId66" Type="http://schemas.openxmlformats.org/officeDocument/2006/relationships/hyperlink" Target="https://static-content.springer.com/esm/art%3A10.1007%2Fs11558-016-9256-x/MediaObjects/11558_2016_9256_MOESM1_ESM.pdf" TargetMode="External"/><Relationship Id="rId131" Type="http://schemas.openxmlformats.org/officeDocument/2006/relationships/hyperlink" Target="https://link.springer.com/chapter/10.1007/978-3-030-22121-8_6" TargetMode="External"/><Relationship Id="rId327" Type="http://schemas.openxmlformats.org/officeDocument/2006/relationships/hyperlink" Target="https://doi.org/10.1111%2F1467-7660.00256" TargetMode="External"/><Relationship Id="rId369" Type="http://schemas.openxmlformats.org/officeDocument/2006/relationships/hyperlink" Target="http://scholar.google.com/scholar_lookup?&amp;title=Does%20World%20Bank%20Effort%20matter%20for%20success%20of%20adjustment%20operations%3F%20Conditionality%20revisited%3A%20Concepts%2C%20experiences%2C%20and%20lessons&amp;pages=127-141&amp;publication_year=2005&amp;author=Malesa%2CT&amp;author=Silarszky%2CP" TargetMode="External"/><Relationship Id="rId173" Type="http://schemas.openxmlformats.org/officeDocument/2006/relationships/hyperlink" Target="https://doi.org/10.1016%2F0305-750X%2895%2900003-U" TargetMode="External"/><Relationship Id="rId229" Type="http://schemas.openxmlformats.org/officeDocument/2006/relationships/hyperlink" Target="https://link.springer.com/chapter/10.1007/978-3-030-22121-8_6/tables/8" TargetMode="External"/><Relationship Id="rId380" Type="http://schemas.openxmlformats.org/officeDocument/2006/relationships/hyperlink" Target="https://link.springer.com/doi/10.1007/s11127-009-9494-z" TargetMode="External"/><Relationship Id="rId436" Type="http://schemas.openxmlformats.org/officeDocument/2006/relationships/hyperlink" Target="https://academic.oup.com/wbro/search-results?page=1&amp;tax=JEL/O22" TargetMode="External"/><Relationship Id="rId240" Type="http://schemas.openxmlformats.org/officeDocument/2006/relationships/hyperlink" Target="https://link.springer.com/article/10.1007/s11558-013-9164-2/metrics" TargetMode="External"/><Relationship Id="rId478" Type="http://schemas.openxmlformats.org/officeDocument/2006/relationships/hyperlink" Target="https://academic.oup.com/isa" TargetMode="External"/><Relationship Id="rId35" Type="http://schemas.openxmlformats.org/officeDocument/2006/relationships/image" Target="media/image1.png"/><Relationship Id="rId77" Type="http://schemas.openxmlformats.org/officeDocument/2006/relationships/hyperlink" Target="https://link.springer.com/product/springer-plus" TargetMode="External"/><Relationship Id="rId100" Type="http://schemas.openxmlformats.org/officeDocument/2006/relationships/hyperlink" Target="https://link.springer.com/chapter/10.1007/978-3-030-22121-8_6" TargetMode="External"/><Relationship Id="rId282" Type="http://schemas.openxmlformats.org/officeDocument/2006/relationships/hyperlink" Target="https://link.springer.com/article/10.1007/s11558-013-9164-2" TargetMode="External"/><Relationship Id="rId338" Type="http://schemas.openxmlformats.org/officeDocument/2006/relationships/hyperlink" Target="https://doi.org/10.1162%2F0034653053327621" TargetMode="External"/><Relationship Id="rId503" Type="http://schemas.openxmlformats.org/officeDocument/2006/relationships/hyperlink" Target="javascript:;" TargetMode="External"/><Relationship Id="rId8" Type="http://schemas.openxmlformats.org/officeDocument/2006/relationships/hyperlink" Target="https://doi.org/10.1080/00220388.2018.1554210" TargetMode="External"/><Relationship Id="rId142" Type="http://schemas.openxmlformats.org/officeDocument/2006/relationships/hyperlink" Target="https://doi.org/10.1162%2FGLEP_a_00167" TargetMode="External"/><Relationship Id="rId184" Type="http://schemas.openxmlformats.org/officeDocument/2006/relationships/hyperlink" Target="https://scholar.google.com/scholar_lookup?&amp;title=An%20empirical%20assessment%20of%20informal%20influence%20in%20the%20World%20Bank&amp;journal=Economic%20Development%20and%20Cultural%20Change&amp;volume=61&amp;issue=2&amp;pages=431-464&amp;publication_year=2013&amp;author=Kilby%2CC" TargetMode="External"/><Relationship Id="rId391" Type="http://schemas.openxmlformats.org/officeDocument/2006/relationships/hyperlink" Target="https://doi.org/10.1016%2FS0304-3878%2899%2900061-9" TargetMode="External"/><Relationship Id="rId405" Type="http://schemas.openxmlformats.org/officeDocument/2006/relationships/hyperlink" Target="https://link.springer.com/article/10.1007/s11558-013-9164-2" TargetMode="External"/><Relationship Id="rId447" Type="http://schemas.openxmlformats.org/officeDocument/2006/relationships/hyperlink" Target="https://academic.oup.com/wbro/Subscribe/CurrentYear" TargetMode="External"/><Relationship Id="rId251" Type="http://schemas.openxmlformats.org/officeDocument/2006/relationships/hyperlink" Target="https://link.springer.com/subjects/comparative-politics" TargetMode="External"/><Relationship Id="rId489" Type="http://schemas.openxmlformats.org/officeDocument/2006/relationships/hyperlink" Target="javascript:" TargetMode="External"/><Relationship Id="rId46" Type="http://schemas.openxmlformats.org/officeDocument/2006/relationships/hyperlink" Target="https://link.springer.com/subjects/foreign-aid-dynamics-and-development-outcomes" TargetMode="External"/><Relationship Id="rId293" Type="http://schemas.openxmlformats.org/officeDocument/2006/relationships/hyperlink" Target="https://link.springer.com/article/10.1007/s11558-013-9164-2" TargetMode="External"/><Relationship Id="rId307" Type="http://schemas.openxmlformats.org/officeDocument/2006/relationships/hyperlink" Target="https://doi.org/10.1257%2F002205103321544693" TargetMode="External"/><Relationship Id="rId349" Type="http://schemas.openxmlformats.org/officeDocument/2006/relationships/hyperlink" Target="https://doi.org/10.2307%2F1912352" TargetMode="External"/><Relationship Id="rId88" Type="http://schemas.openxmlformats.org/officeDocument/2006/relationships/hyperlink" Target="https://link.springer.com/subjects/social-influence" TargetMode="External"/><Relationship Id="rId111" Type="http://schemas.openxmlformats.org/officeDocument/2006/relationships/hyperlink" Target="https://link.springer.com/chapter/10.1007/978-3-030-22121-8_6" TargetMode="External"/><Relationship Id="rId153" Type="http://schemas.openxmlformats.org/officeDocument/2006/relationships/hyperlink" Target="https://scholar.google.com/scholar_lookup?&amp;title=What%20explains%20the%20success%20or%20failure%20of%20structural%20adjustment%20programmes%3F&amp;journal=The%20Economic%20Journal&amp;volume=110&amp;issue=466&amp;pages=894-917&amp;publication_year=2000&amp;author=Dollar%2CD&amp;author=Svensson%2CJ" TargetMode="External"/><Relationship Id="rId195" Type="http://schemas.openxmlformats.org/officeDocument/2006/relationships/hyperlink" Target="https://scholar.google.com/scholar?&amp;q=Moll%2C%20Peter%2C%20Patricia%20Geli%2C%20and%20Pablo%20Saavedra.%202015.%20Correlates%20of%20success%20in%20World%20Bank%20development%20policy%20lending.%20World%20Bank%20Policy%20Research%20Working%20Paper%207181." TargetMode="External"/><Relationship Id="rId209" Type="http://schemas.openxmlformats.org/officeDocument/2006/relationships/hyperlink" Target="https://explorer.usaid.gov/reports-greenbook.html" TargetMode="External"/><Relationship Id="rId360" Type="http://schemas.openxmlformats.org/officeDocument/2006/relationships/hyperlink" Target="https://doi.org/10.1016%2FS0304-3878%2800%2900082-1" TargetMode="External"/><Relationship Id="rId416" Type="http://schemas.openxmlformats.org/officeDocument/2006/relationships/hyperlink" Target="https://link.springer.com/search?query=Triangular%20system%20of%20equations&amp;facet-discipline=%22Social%20Sciences%22" TargetMode="External"/><Relationship Id="rId220" Type="http://schemas.openxmlformats.org/officeDocument/2006/relationships/hyperlink" Target="https://link.springer.com/chapter/10.1007/978-3-030-22121-8_6/tables/8" TargetMode="External"/><Relationship Id="rId458" Type="http://schemas.openxmlformats.org/officeDocument/2006/relationships/hyperlink" Target="https://www.webofscience.com/api/gateway?GWVersion=2&amp;SrcApp=silverchair&amp;SrcAuth=WosAPI&amp;KeyUT=WOS:000823447900001&amp;DestLinkType=CitingArticles&amp;DestApp=WOS_CPL" TargetMode="External"/><Relationship Id="rId15" Type="http://schemas.openxmlformats.org/officeDocument/2006/relationships/hyperlink" Target="https://www.tandfonline.com/doi/citedby/10.1080/00220388.2018.1554210?scroll=top&amp;needAccess=true" TargetMode="External"/><Relationship Id="rId57" Type="http://schemas.openxmlformats.org/officeDocument/2006/relationships/hyperlink" Target="https://doi.org/10.1162%2F003355399555972" TargetMode="External"/><Relationship Id="rId262" Type="http://schemas.openxmlformats.org/officeDocument/2006/relationships/hyperlink" Target="https://link.springer.com/article/10.1007/s11558-013-9164-2" TargetMode="External"/><Relationship Id="rId318" Type="http://schemas.openxmlformats.org/officeDocument/2006/relationships/hyperlink" Target="http://scholar.google.com/scholar_lookup?&amp;title=Delayed%20privatization&amp;journal=Public%20Choice&amp;doi=10.1007%2Fs11127-008-9299-5&amp;volume=136&amp;issue=3&amp;pages=331-351&amp;publication_year=2008&amp;author=Bortolotti%2CB&amp;author=Pinotti%2CP" TargetMode="External"/><Relationship Id="rId99" Type="http://schemas.openxmlformats.org/officeDocument/2006/relationships/hyperlink" Target="https://link.springer.com/chapter/10.1007/978-3-030-22121-8_6" TargetMode="External"/><Relationship Id="rId122" Type="http://schemas.openxmlformats.org/officeDocument/2006/relationships/hyperlink" Target="https://link.springer.com/chapter/10.1007/978-3-030-22121-8_6" TargetMode="External"/><Relationship Id="rId164" Type="http://schemas.openxmlformats.org/officeDocument/2006/relationships/hyperlink" Target="https://scholar.google.com/scholar?&amp;q=IEG%20%28World%20Bank%20Independent%20Evaluation%20Group%29.%202010.%20Cost-Benefit%20Analysis%20in%20World%20Bank%20Projects.%20Washington%2C%20DC%3A%20The%20World%20Bank." TargetMode="External"/><Relationship Id="rId371" Type="http://schemas.openxmlformats.org/officeDocument/2006/relationships/hyperlink" Target="http://scholar.google.com/scholar_lookup?&amp;title=Learning%20and%20economic%20policy%20choices&amp;journal=European%20Journal%20of%20Political%20Economy&amp;doi=10.1016%2Fj.ejpoleco.2005.06.002&amp;volume=22&amp;issue=1&amp;pages=156-178&amp;publication_year=2006&amp;author=Meseguer%2CC" TargetMode="External"/><Relationship Id="rId427" Type="http://schemas.openxmlformats.org/officeDocument/2006/relationships/hyperlink" Target="javascript:;" TargetMode="External"/><Relationship Id="rId469" Type="http://schemas.openxmlformats.org/officeDocument/2006/relationships/hyperlink" Target="https://academic.oup.com/isq/article-abstract/66/2/sqac013/6569151" TargetMode="External"/><Relationship Id="rId26" Type="http://schemas.openxmlformats.org/officeDocument/2006/relationships/hyperlink" Target="https://www.editorialmanager.com/roio" TargetMode="External"/><Relationship Id="rId231" Type="http://schemas.openxmlformats.org/officeDocument/2006/relationships/hyperlink" Target="https://link.springer.com/chapter/10.1007/978-3-030-22121-8_6" TargetMode="External"/><Relationship Id="rId273" Type="http://schemas.openxmlformats.org/officeDocument/2006/relationships/hyperlink" Target="https://link.springer.com/article/10.1007/s11558-013-9164-2" TargetMode="External"/><Relationship Id="rId329" Type="http://schemas.openxmlformats.org/officeDocument/2006/relationships/hyperlink" Target="https://doi.org/10.1111%2F1468-0297.00569" TargetMode="External"/><Relationship Id="rId480" Type="http://schemas.openxmlformats.org/officeDocument/2006/relationships/hyperlink" Target="javascript:;" TargetMode="External"/><Relationship Id="rId68" Type="http://schemas.openxmlformats.org/officeDocument/2006/relationships/hyperlink" Target="https://s100.copyright.com/AppDispatchServlet?title=Good%20countries%20or%20good%20projects%3F%20Comparing%20macro%20and%20micro%20correlates%20of%20World%20Bank%20and%20Asian%20Development%20Bank%20project%20performance&amp;author=David%20Bulman%20et%20al&amp;contentID=10.1007%2Fs11558-016-9256-x&amp;copyright=International%20Bank%20for%20Reconstruction%20and%20Development%2FThe%20World%20Bank&amp;publication=1559-7431&amp;publicationDate=2016-09-05&amp;publisherName=SpringerNature&amp;orderBeanReset=true" TargetMode="External"/><Relationship Id="rId133" Type="http://schemas.openxmlformats.org/officeDocument/2006/relationships/hyperlink" Target="https://link.springer.com/chapter/10.1007/978-3-030-22121-8_6" TargetMode="External"/><Relationship Id="rId175" Type="http://schemas.openxmlformats.org/officeDocument/2006/relationships/hyperlink" Target="https://doi.org/10.1093%2Fwber%2Flhq006" TargetMode="External"/><Relationship Id="rId340" Type="http://schemas.openxmlformats.org/officeDocument/2006/relationships/hyperlink" Target="https://doi.org/10.1016%2Fj.jinteco.2005.05.011" TargetMode="External"/><Relationship Id="rId200" Type="http://schemas.openxmlformats.org/officeDocument/2006/relationships/hyperlink" Target="https://scholar.google.com/scholar_lookup?&amp;title=Project%20evaluation%20and%20uncertainty%20in%20practice%3A%20A%20statistical%20analysis%20of%20rate-of-return%20divergences%20of%201%2C015%20World%20Bank%20projects&amp;journal=The%20World%20Bank%20Economic%20Review&amp;volume=6&amp;issue=2&amp;pages=255-277&amp;publication_year=1992&amp;author=Pohl%2CG&amp;author=Mihaljek%2CD" TargetMode="External"/><Relationship Id="rId382" Type="http://schemas.openxmlformats.org/officeDocument/2006/relationships/hyperlink" Target="http://scholar.google.com/scholar_lookup?&amp;title=The%20political%20economy%20of%20development%20policy%20change&amp;publication_year=1992&amp;author=Ranis%2CG&amp;author=Mahmood%2CSA" TargetMode="External"/><Relationship Id="rId438" Type="http://schemas.openxmlformats.org/officeDocument/2006/relationships/hyperlink" Target="https://academic.oup.com/journals/pages/open_access/funder_policies/chorus/standard_publication_model" TargetMode="External"/><Relationship Id="rId242" Type="http://schemas.openxmlformats.org/officeDocument/2006/relationships/hyperlink" Target="https://wayf.springernature.com/?redirect_uri=https%3A%2F%2Flink.springer.com%2Farticle%2F10.1007%2Fs11558-013-9164-2" TargetMode="External"/><Relationship Id="rId284" Type="http://schemas.openxmlformats.org/officeDocument/2006/relationships/hyperlink" Target="https://link.springer.com/article/10.1007/s11558-013-9164-2" TargetMode="External"/><Relationship Id="rId491" Type="http://schemas.openxmlformats.org/officeDocument/2006/relationships/hyperlink" Target="https://academic.oup.com/pages/purchasing" TargetMode="External"/><Relationship Id="rId505" Type="http://schemas.openxmlformats.org/officeDocument/2006/relationships/hyperlink" Target="javascript:;" TargetMode="External"/><Relationship Id="rId37" Type="http://schemas.openxmlformats.org/officeDocument/2006/relationships/image" Target="media/image2.png"/><Relationship Id="rId79" Type="http://schemas.openxmlformats.org/officeDocument/2006/relationships/hyperlink" Target="https://support.springernature.com/en/support/solutions/articles/6000233448-coronavirus-disease-covid-19-delivery-information" TargetMode="External"/><Relationship Id="rId102" Type="http://schemas.openxmlformats.org/officeDocument/2006/relationships/hyperlink" Target="https://link.springer.com/chapter/10.1007/978-3-030-22121-8_6" TargetMode="External"/><Relationship Id="rId144" Type="http://schemas.openxmlformats.org/officeDocument/2006/relationships/hyperlink" Target="https://scholar.google.com/scholar?&amp;q=Chauvet%2C%20Lisa%2C%20Paul%20Collier%2C%20and%20Marguerite%20Duponchel.%202010.%20What%20explains%20aid%20project%20success%20in%20post-conflict%20situations%3F%20World%20Bank%20Policy%20Research%20Working%20Paper%205418." TargetMode="External"/><Relationship Id="rId90" Type="http://schemas.openxmlformats.org/officeDocument/2006/relationships/hyperlink" Target="https://link.springer.com/subjects/evaluation-practices-in-european-policy-making" TargetMode="External"/><Relationship Id="rId186" Type="http://schemas.openxmlformats.org/officeDocument/2006/relationships/hyperlink" Target="https://scholar.google.com/scholar_lookup?&amp;title=The%20political%20economy%20of%20project%20preparation%3A%20An%20empirical%20analysis%20of%20World%20Bank%20projects&amp;journal=Journal%20of%20Development%20Economics&amp;volume=105&amp;pages=211-225&amp;publication_year=2013&amp;author=Kilby%2CC" TargetMode="External"/><Relationship Id="rId351" Type="http://schemas.openxmlformats.org/officeDocument/2006/relationships/hyperlink" Target="https://doi.org/10.2307%2F1961490" TargetMode="External"/><Relationship Id="rId393" Type="http://schemas.openxmlformats.org/officeDocument/2006/relationships/hyperlink" Target="https://doi.org/10.1016%2FS0304-3878%2802%2900102-5" TargetMode="External"/><Relationship Id="rId407" Type="http://schemas.openxmlformats.org/officeDocument/2006/relationships/hyperlink" Target="https://link.springer.com/article/10.1007/s11558-013-9164-2" TargetMode="External"/><Relationship Id="rId449" Type="http://schemas.openxmlformats.org/officeDocument/2006/relationships/hyperlink" Target="https://academic.oup.com/my-account/register?siteId=5523&amp;returnUrl=https://academic.oup.com%2fwbro%2farticle-abstract%2f38%2f1%2f115%2f6640478" TargetMode="External"/><Relationship Id="rId211" Type="http://schemas.openxmlformats.org/officeDocument/2006/relationships/hyperlink" Target="https://doi.org/10.1111%2Fisqu.12075" TargetMode="External"/><Relationship Id="rId253" Type="http://schemas.openxmlformats.org/officeDocument/2006/relationships/hyperlink" Target="https://link.springer.com/subjects/political-psychology" TargetMode="External"/><Relationship Id="rId295" Type="http://schemas.openxmlformats.org/officeDocument/2006/relationships/hyperlink" Target="https://link.springer.com/article/10.1007/s11558-013-9164-2" TargetMode="External"/><Relationship Id="rId309" Type="http://schemas.openxmlformats.org/officeDocument/2006/relationships/hyperlink" Target="https://doi.org/10.1111%2Fj.1468-0297.2011.02448.x" TargetMode="External"/><Relationship Id="rId460" Type="http://schemas.openxmlformats.org/officeDocument/2006/relationships/hyperlink" Target="javascript:;" TargetMode="External"/><Relationship Id="rId48" Type="http://schemas.openxmlformats.org/officeDocument/2006/relationships/hyperlink" Target="https://link.springer.com/article/10.1007/s11558-016-9256-x" TargetMode="External"/><Relationship Id="rId113" Type="http://schemas.openxmlformats.org/officeDocument/2006/relationships/hyperlink" Target="https://link.springer.com/chapter/10.1007/978-3-030-22121-8_6" TargetMode="External"/><Relationship Id="rId320" Type="http://schemas.openxmlformats.org/officeDocument/2006/relationships/hyperlink" Target="http://scholar.google.com/scholar_lookup?&amp;title=Political%20institutions%2C%20policy%20choice%20and%20the%20survival%20of%20leaders&amp;journal=British%20Journal%20of%20Political%20Science&amp;doi=10.1017%2FS0007123402000236&amp;volume=32&amp;issue=4&amp;pages=559-590&amp;publication_year=2002&amp;author=Bueno%20de%20Mesquita%2CB&amp;author=Morrow%2CJD&amp;author=Siverson%2CRM&amp;author=Smith%2CA" TargetMode="External"/><Relationship Id="rId155" Type="http://schemas.openxmlformats.org/officeDocument/2006/relationships/hyperlink" Target="https://scholar.google.com/scholar_lookup?&amp;title=Development%20aid%20and%20international%20politics%3A%20Does%20membership%20on%20the%20UN%20Security%20Council%20influence%20World%20Bank%20decisions%3F&amp;journal=Journal%20of%20Development%20Economics&amp;volume=88&amp;issue=1&amp;pages=1-18&amp;publication_year=2009&amp;author=Dreher%2CAxel&amp;author=Sturm%2CJan-Egbert&amp;author=Vreeland%2CJames%20Raymond" TargetMode="External"/><Relationship Id="rId197" Type="http://schemas.openxmlformats.org/officeDocument/2006/relationships/hyperlink" Target="https://scholar.google.com/scholar_lookup?&amp;title=Membership%20no%20longer%20has%20its%20privileges%3A%20The%20declining%20informal%20influence%20of%20board%20members%20on%20IDA%20lending&amp;journal=Review%20of%20International%20Organizations&amp;volume=8&amp;issue=2&amp;pages=291-312&amp;publication_year=2013&amp;author=Morrison%2CKM" TargetMode="External"/><Relationship Id="rId362" Type="http://schemas.openxmlformats.org/officeDocument/2006/relationships/hyperlink" Target="https://doi.org/10.1016%2Fj.jdeveco.2008.06.014" TargetMode="External"/><Relationship Id="rId418" Type="http://schemas.openxmlformats.org/officeDocument/2006/relationships/hyperlink" Target="https://link.springer.com/search?query=C30&amp;facet-discipline=%22Social%20Sciences%22" TargetMode="External"/><Relationship Id="rId222" Type="http://schemas.openxmlformats.org/officeDocument/2006/relationships/hyperlink" Target="https://link.springer.com/chapter/10.1007/978-3-030-22121-8_6/tables/8" TargetMode="External"/><Relationship Id="rId264" Type="http://schemas.openxmlformats.org/officeDocument/2006/relationships/hyperlink" Target="https://link.springer.com/article/10.1007/s11558-013-9164-2" TargetMode="External"/><Relationship Id="rId471" Type="http://schemas.openxmlformats.org/officeDocument/2006/relationships/hyperlink" Target="javascript:;" TargetMode="External"/><Relationship Id="rId17" Type="http://schemas.openxmlformats.org/officeDocument/2006/relationships/hyperlink" Target="https://www.tandfonline.com/doi/permissions/10.1080/00220388.2018.1554210?scroll=top" TargetMode="External"/><Relationship Id="rId59" Type="http://schemas.openxmlformats.org/officeDocument/2006/relationships/hyperlink" Target="http://scholar.google.com/scholar_lookup?&amp;title=Work%20in%20Progress%3A%20The%20Hidden%20Dimensions%20of%20Monitoring%20and%20Planning%20in%20Pakistan.&amp;publication_year=1999&amp;author=Kolkma%2CW" TargetMode="External"/><Relationship Id="rId124" Type="http://schemas.openxmlformats.org/officeDocument/2006/relationships/hyperlink" Target="https://link.springer.com/chapter/10.1007/978-3-030-22121-8_6" TargetMode="External"/><Relationship Id="rId70" Type="http://schemas.openxmlformats.org/officeDocument/2006/relationships/hyperlink" Target="https://link.springer.com/article/10.1007/s11558-016-9256-x" TargetMode="External"/><Relationship Id="rId166" Type="http://schemas.openxmlformats.org/officeDocument/2006/relationships/hyperlink" Target="http://ieg.worldbankgroup.org/ratings" TargetMode="External"/><Relationship Id="rId331" Type="http://schemas.openxmlformats.org/officeDocument/2006/relationships/hyperlink" Target="http://scholar.google.com/scholar_lookup?&amp;title=Political%20economy%20in%20macroeconomics&amp;publication_year=2000&amp;author=Drazen%2CA" TargetMode="External"/><Relationship Id="rId373" Type="http://schemas.openxmlformats.org/officeDocument/2006/relationships/hyperlink" Target="https://doi.org/10.1111%2Fj.1467-9361.2009.00499.x" TargetMode="External"/><Relationship Id="rId429" Type="http://schemas.openxmlformats.org/officeDocument/2006/relationships/hyperlink" Target="javascript:;" TargetMode="External"/><Relationship Id="rId1" Type="http://schemas.openxmlformats.org/officeDocument/2006/relationships/numbering" Target="numbering.xml"/><Relationship Id="rId233" Type="http://schemas.openxmlformats.org/officeDocument/2006/relationships/hyperlink" Target="https://link.springer.com/saved-research" TargetMode="External"/><Relationship Id="rId440" Type="http://schemas.openxmlformats.org/officeDocument/2006/relationships/hyperlink" Target="javascript:;" TargetMode="External"/><Relationship Id="rId28" Type="http://schemas.openxmlformats.org/officeDocument/2006/relationships/hyperlink" Target="https://link.springer.com/article/10.1007/s11558-016-9256-x" TargetMode="External"/><Relationship Id="rId275" Type="http://schemas.openxmlformats.org/officeDocument/2006/relationships/hyperlink" Target="https://link.springer.com/article/10.1007/s11558-013-9164-2" TargetMode="External"/><Relationship Id="rId300" Type="http://schemas.openxmlformats.org/officeDocument/2006/relationships/hyperlink" Target="https://doi.org/10.1080%2F00220380600741946" TargetMode="External"/><Relationship Id="rId482" Type="http://schemas.openxmlformats.org/officeDocument/2006/relationships/hyperlink" Target="https://www.isanet.org/Login?returnurl=https%3A%2F%2Facademic.oup.com%2Fisq%2Farticle-abstract%2F66%2F2%2Fsqac013%2F6569151" TargetMode="External"/><Relationship Id="rId81" Type="http://schemas.openxmlformats.org/officeDocument/2006/relationships/hyperlink" Target="https://link.springer.com/10.1007/978-3-319-43434-6_69?fromPaywallRec=true" TargetMode="External"/><Relationship Id="rId135" Type="http://schemas.openxmlformats.org/officeDocument/2006/relationships/hyperlink" Target="https://link.springer.com/chapter/10.1007/978-3-030-22121-8_6" TargetMode="External"/><Relationship Id="rId177" Type="http://schemas.openxmlformats.org/officeDocument/2006/relationships/hyperlink" Target="https://doi.org/10.1016%2Fj.jdeveco.2016.03.010" TargetMode="External"/><Relationship Id="rId342" Type="http://schemas.openxmlformats.org/officeDocument/2006/relationships/hyperlink" Target="https://doi.org/10.2307%2F1924970" TargetMode="External"/><Relationship Id="rId384" Type="http://schemas.openxmlformats.org/officeDocument/2006/relationships/hyperlink" Target="http://scholar.google.com/scholar_lookup?&amp;title=Goodbye%20Washington%20consensus%2C%20hello%20Washington%20confusion&amp;journal=Journal%20of%20Economic%20Literature&amp;doi=10.1257%2Fjel.44.4.973&amp;volume=44&amp;issue=4&amp;pages=973-987&amp;publication_year=2006&amp;author=Rodrik%2CD" TargetMode="External"/><Relationship Id="rId202" Type="http://schemas.openxmlformats.org/officeDocument/2006/relationships/hyperlink" Target="https://link.springer.com/doi/10.1007/s11558-013-9164-2" TargetMode="External"/><Relationship Id="rId244" Type="http://schemas.openxmlformats.org/officeDocument/2006/relationships/hyperlink" Target="https://www.springernature.com/gp/librarians/licensing/agc/journals" TargetMode="External"/><Relationship Id="rId39" Type="http://schemas.openxmlformats.org/officeDocument/2006/relationships/hyperlink" Target="https://link.springer.com/10.1007/978-981-99-3083-8_8?fromPaywallRec=true" TargetMode="External"/><Relationship Id="rId286" Type="http://schemas.openxmlformats.org/officeDocument/2006/relationships/hyperlink" Target="https://link.springer.com/article/10.1007/s11558-013-9164-2" TargetMode="External"/><Relationship Id="rId451" Type="http://schemas.openxmlformats.org/officeDocument/2006/relationships/hyperlink" Target="https://badge.dimensions.ai/details/doi/10.1093/wbro/lkac005?domain=https://academic.oup.com" TargetMode="External"/><Relationship Id="rId493" Type="http://schemas.openxmlformats.org/officeDocument/2006/relationships/hyperlink" Target="https://www.deepdyve.com/lp/ou-press/international-bureaucrats-and-organizational-performance-country-yqH1WXcqbz?key=OUP" TargetMode="External"/><Relationship Id="rId507" Type="http://schemas.openxmlformats.org/officeDocument/2006/relationships/theme" Target="theme/theme1.xml"/><Relationship Id="rId50" Type="http://schemas.openxmlformats.org/officeDocument/2006/relationships/hyperlink" Target="https://link.springer.com/article/10.1007/s11558-016-9256-x" TargetMode="External"/><Relationship Id="rId104" Type="http://schemas.openxmlformats.org/officeDocument/2006/relationships/hyperlink" Target="https://link.springer.com/chapter/10.1007/978-3-030-22121-8_6" TargetMode="External"/><Relationship Id="rId146" Type="http://schemas.openxmlformats.org/officeDocument/2006/relationships/hyperlink" Target="https://scholar.google.com/scholar?&amp;q=Cruz%2C%20Cesi%2C%20and%20Philip%20Keefer.%202013.%20The%20organization%20of%20programmatic%20parties%20and%20the%20politics%20of%20bureaucratic%20reform.%20World%20Bank%20Policy%20Research%20Working%20Paper%206686." TargetMode="External"/><Relationship Id="rId188" Type="http://schemas.openxmlformats.org/officeDocument/2006/relationships/hyperlink" Target="https://scholar.google.com/scholar_lookup?&amp;title=Assessing%20the%20impact%20of%20World%20Bank%20preparation%20on%20project%20outcomes&amp;journal=Journal%20of%20Development%20Economics&amp;volume=115&amp;pages=111-123&amp;publication_year=2015&amp;author=Kilby%2CC" TargetMode="External"/><Relationship Id="rId311" Type="http://schemas.openxmlformats.org/officeDocument/2006/relationships/hyperlink" Target="https://doi.org/10.2307%2F1956432" TargetMode="External"/><Relationship Id="rId353" Type="http://schemas.openxmlformats.org/officeDocument/2006/relationships/hyperlink" Target="https://doi.org/10.1086%2F450122" TargetMode="External"/><Relationship Id="rId395" Type="http://schemas.openxmlformats.org/officeDocument/2006/relationships/hyperlink" Target="https://link.springer.com/doi/10.1007/s00355-006-0120-4" TargetMode="External"/><Relationship Id="rId409" Type="http://schemas.openxmlformats.org/officeDocument/2006/relationships/hyperlink" Target="https://link.springer.com/article/10.1007/s11558-013-9164-2" TargetMode="External"/><Relationship Id="rId92" Type="http://schemas.openxmlformats.org/officeDocument/2006/relationships/hyperlink" Target="https://link.springer.com/chapter/10.1007/978-3-030-22121-8_6" TargetMode="External"/><Relationship Id="rId213" Type="http://schemas.openxmlformats.org/officeDocument/2006/relationships/hyperlink" Target="https://scholar.google.com/scholar?&amp;q=World%20Bank.%202012a.%20Access%20to%20Information.%20Annual%20Report%20FY%202011.%20Moving%20Forward%20Transparency%20and%20Accountability.%20%28Washington%3A%20The%20World%20Bank%29." TargetMode="External"/><Relationship Id="rId420" Type="http://schemas.openxmlformats.org/officeDocument/2006/relationships/hyperlink" Target="https://link.springer.com/search?query=O19&amp;facet-discipline=%22Social%20Sciences%22" TargetMode="External"/><Relationship Id="rId255" Type="http://schemas.openxmlformats.org/officeDocument/2006/relationships/hyperlink" Target="https://link.springer.com/subjects/public-choice-and-political-economy" TargetMode="External"/><Relationship Id="rId297" Type="http://schemas.openxmlformats.org/officeDocument/2006/relationships/hyperlink" Target="http://scholar.google.com/scholar_lookup?&amp;title=Credibility%20and%20policy%20convergence%20in%20a%20two-party%20system%20with%20rational%20voters&amp;journal=The%20American%20Economic%20Review&amp;volume=78&amp;issue=4&amp;pages=796-805&amp;publication_year=1988&amp;author=Alesina%2CA" TargetMode="External"/><Relationship Id="rId462" Type="http://schemas.openxmlformats.org/officeDocument/2006/relationships/hyperlink" Target="javascript:;" TargetMode="External"/><Relationship Id="rId115" Type="http://schemas.openxmlformats.org/officeDocument/2006/relationships/hyperlink" Target="https://link.springer.com/chapter/10.1007/978-3-030-22121-8_6" TargetMode="External"/><Relationship Id="rId157" Type="http://schemas.openxmlformats.org/officeDocument/2006/relationships/hyperlink" Target="https://scholar.google.com/scholar_lookup?&amp;title=The%20costs%20of%20favoritism%3A%20Is%20politically-driven%20aid%20less%20effective%3F&amp;journal=Economic%20Development%20and%20Cultural%20Change&amp;volume=62&amp;issue=1&amp;pages=157-191&amp;publication_year=2013&amp;author=Dreher%2CA&amp;author=Klasen%2CS&amp;author=Vreeland%2CJR&amp;author=Werker%2CE" TargetMode="External"/><Relationship Id="rId322" Type="http://schemas.openxmlformats.org/officeDocument/2006/relationships/hyperlink" Target="http://scholar.google.com/scholar_lookup?&amp;title=Endogenous%20ideology%20formation%20and%20economic%20policy%20in%20former%20colonies&amp;journal=Economic%20Development%20and%20Cultural%20Change&amp;doi=10.1086%2F452338&amp;volume=46&amp;issue=2&amp;pages=263-90&amp;publication_year=1998&amp;author=Chai%2CS-K" TargetMode="External"/><Relationship Id="rId364" Type="http://schemas.openxmlformats.org/officeDocument/2006/relationships/hyperlink" Target="https://doi.org/10.1002%2F%28SICI%291099-1328%28199706%299%3A4%3C483%3A%3AAID-JID458%3E3.0.CO%3B2-S" TargetMode="External"/><Relationship Id="rId61" Type="http://schemas.openxmlformats.org/officeDocument/2006/relationships/hyperlink" Target="http://scholar.google.com/scholar_lookup?&amp;title=Political%20Ideology%2C%20Quality%20at%20Entry%20and%20the%20Success%20of%20Economic%20Reform%20Programs&amp;journal=The%20Review%20of%20International%20Organizations&amp;doi=10.1007%2Fs11558-013-9164-2&amp;volume=8&amp;pages=447-476&amp;publication_year=2013&amp;author=Smets%2CL&amp;author=Knack%2CS&amp;author=Molenaers%2CN" TargetMode="External"/><Relationship Id="rId199" Type="http://schemas.openxmlformats.org/officeDocument/2006/relationships/hyperlink" Target="https://doi.org/10.1093%2Fwber%2F6.2.255" TargetMode="External"/><Relationship Id="rId19" Type="http://schemas.openxmlformats.org/officeDocument/2006/relationships/hyperlink" Target="https://www.addtoany.com/share" TargetMode="External"/><Relationship Id="rId224" Type="http://schemas.openxmlformats.org/officeDocument/2006/relationships/hyperlink" Target="https://link.springer.com/chapter/10.1007/978-3-030-22121-8_6/tables/8" TargetMode="External"/><Relationship Id="rId266" Type="http://schemas.openxmlformats.org/officeDocument/2006/relationships/hyperlink" Target="https://link.springer.com/article/10.1007/s11558-013-9164-2" TargetMode="External"/><Relationship Id="rId431" Type="http://schemas.openxmlformats.org/officeDocument/2006/relationships/hyperlink" Target="javascript:;" TargetMode="External"/><Relationship Id="rId473" Type="http://schemas.openxmlformats.org/officeDocument/2006/relationships/hyperlink" Target="javascript:;" TargetMode="External"/><Relationship Id="rId30" Type="http://schemas.openxmlformats.org/officeDocument/2006/relationships/hyperlink" Target="https://link.springer.com/article/10.1007/s11558-016-9256-x/metrics" TargetMode="External"/><Relationship Id="rId126" Type="http://schemas.openxmlformats.org/officeDocument/2006/relationships/hyperlink" Target="https://link.springer.com/chapter/10.1007/978-3-030-22121-8_6" TargetMode="External"/><Relationship Id="rId168" Type="http://schemas.openxmlformats.org/officeDocument/2006/relationships/hyperlink" Target="https://ieg.worldbankgroup.org/Data/reports/ieg-wb-project-performance-ratings-codebook_092015.pdf" TargetMode="External"/><Relationship Id="rId333" Type="http://schemas.openxmlformats.org/officeDocument/2006/relationships/hyperlink" Target="http://scholar.google.com/scholar_lookup?&amp;title=The%20impact%20of%20political%20leaders%E2%80%99%20profession%20and%20education%20on%20reforms&amp;journal=Journal%20of%20Comparative%20Economics&amp;doi=10.1016%2Fj.jce.2008.08.005&amp;volume=37&amp;issue=1&amp;pages=169-193&amp;publication_year=2009a&amp;author=Dreher%2CA&amp;author=Lamla%2CMJ&amp;author=Lein%2CSM&amp;author=Somogyi%2CF" TargetMode="External"/><Relationship Id="rId72" Type="http://schemas.openxmlformats.org/officeDocument/2006/relationships/hyperlink" Target="https://link.springer.com/book/10.1007/978-3-030-22121-8" TargetMode="External"/><Relationship Id="rId375" Type="http://schemas.openxmlformats.org/officeDocument/2006/relationships/hyperlink" Target="https://doi.org/10.1002%2Fjid.1357" TargetMode="External"/><Relationship Id="rId3" Type="http://schemas.openxmlformats.org/officeDocument/2006/relationships/settings" Target="settings.xml"/><Relationship Id="rId235" Type="http://schemas.openxmlformats.org/officeDocument/2006/relationships/hyperlink" Target="https://link.springer.com/journal/11558/aims-and-scope" TargetMode="External"/><Relationship Id="rId277" Type="http://schemas.openxmlformats.org/officeDocument/2006/relationships/hyperlink" Target="https://link.springer.com/article/10.1007/s11558-013-9164-2" TargetMode="External"/><Relationship Id="rId400" Type="http://schemas.openxmlformats.org/officeDocument/2006/relationships/hyperlink" Target="http://scholar.google.com/scholar_lookup?&amp;title=Zambia%20country%20economic%20memorandum%3A%20Policies%20for%20growth%20and%20diversification&amp;publication_year=2004" TargetMode="External"/><Relationship Id="rId442" Type="http://schemas.openxmlformats.org/officeDocument/2006/relationships/hyperlink" Target="javascript:;" TargetMode="External"/><Relationship Id="rId484" Type="http://schemas.openxmlformats.org/officeDocument/2006/relationships/hyperlink" Target="https://academic.oup.com/my-account/register?siteId=5394&amp;returnUrl=http%3a%2f%2facademic.oup.com%2fisq%2farticle-abstract%2f66%2f2%2fsqac013%2f6569151" TargetMode="External"/><Relationship Id="rId137" Type="http://schemas.openxmlformats.org/officeDocument/2006/relationships/hyperlink" Target="https://doi.org/10.1093%2Fwber%2F15.1.165" TargetMode="External"/><Relationship Id="rId302" Type="http://schemas.openxmlformats.org/officeDocument/2006/relationships/hyperlink" Target="https://doi.org/10.2307%2F1960444" TargetMode="External"/><Relationship Id="rId344" Type="http://schemas.openxmlformats.org/officeDocument/2006/relationships/hyperlink" Target="https://doi.org/10.1016%2F0167-2681%2887%2990021-7" TargetMode="External"/><Relationship Id="rId41" Type="http://schemas.openxmlformats.org/officeDocument/2006/relationships/hyperlink" Target="https://link.springer.com/subjects/development-aid" TargetMode="External"/><Relationship Id="rId83" Type="http://schemas.openxmlformats.org/officeDocument/2006/relationships/hyperlink" Target="https://link.springer.com/10.1007/978-3-030-81139-6_15?fromPaywallRec=true" TargetMode="External"/><Relationship Id="rId179" Type="http://schemas.openxmlformats.org/officeDocument/2006/relationships/hyperlink" Target="https://doi.org/10.1016%2FS0304-3878%2800%2900082-1" TargetMode="External"/><Relationship Id="rId386" Type="http://schemas.openxmlformats.org/officeDocument/2006/relationships/hyperlink" Target="http://scholar.google.com/scholar_lookup?&amp;title=Politicaleconomic%20equilibrium%20when%20parties%20represent%20constituents%3A%20the%20unidimensional%20case&amp;journal=Social%20Choice%20and%20Welfare&amp;doi=10.1007%2Fs003550050082&amp;volume=14&amp;pages=479-502&amp;publication_year=1997&amp;author=Roemer%2CJE" TargetMode="External"/><Relationship Id="rId190" Type="http://schemas.openxmlformats.org/officeDocument/2006/relationships/hyperlink" Target="https://scholar.google.com/scholar?&amp;q=Malesa%2C%20Thaddeus%2C%20and%20Peter%20Silarszky.%202005.%20Does%20World%20Bank%20effort%20matter%20for%20success%20of%20adjustment%20operations%3F%20In%20Stefan%20Koeberle%2C%20Harold%20Bedoya%2C%20Peter%20Silarsky%2C%20and%20Gero%20Verheyen%20%28Eds.%29%2C%20Conditionality%20Revisited%3A%20Concepts%2C%20Experiences%2C%20and%20Lessons.%20%28Washington%3A%20The%20World%20Bank%29.%20Chapter%2013%2C%20pages%20127%E2%80%93141." TargetMode="External"/><Relationship Id="rId204" Type="http://schemas.openxmlformats.org/officeDocument/2006/relationships/hyperlink" Target="https://doi.org/10.1017%2FS0020818308080211" TargetMode="External"/><Relationship Id="rId246" Type="http://schemas.openxmlformats.org/officeDocument/2006/relationships/hyperlink" Target="https://link.springer.com/10.1007/s11558-021-09427-z?fromPaywallRec=true" TargetMode="External"/><Relationship Id="rId288" Type="http://schemas.openxmlformats.org/officeDocument/2006/relationships/hyperlink" Target="https://link.springer.com/article/10.1007/s11558-013-9164-2" TargetMode="External"/><Relationship Id="rId411" Type="http://schemas.openxmlformats.org/officeDocument/2006/relationships/hyperlink" Target="https://citation-needed.springer.com/v2/references/10.1007/s11558-013-9164-2?format=refman&amp;flavour=citation" TargetMode="External"/><Relationship Id="rId453" Type="http://schemas.openxmlformats.org/officeDocument/2006/relationships/hyperlink" Target="https://www.altmetric.com/details.php?domain=academic.oup.com&amp;citation_id=132387913" TargetMode="External"/><Relationship Id="rId106" Type="http://schemas.openxmlformats.org/officeDocument/2006/relationships/hyperlink" Target="https://link.springer.com/chapter/10.1007/978-3-030-22121-8_6" TargetMode="External"/><Relationship Id="rId313" Type="http://schemas.openxmlformats.org/officeDocument/2006/relationships/hyperlink" Target="https://link.springer.com/doi/10.1007/s11127-005-0263-3" TargetMode="External"/><Relationship Id="rId495" Type="http://schemas.openxmlformats.org/officeDocument/2006/relationships/image" Target="media/image8.png"/><Relationship Id="rId10" Type="http://schemas.openxmlformats.org/officeDocument/2006/relationships/hyperlink" Target="https://www.tandfonline.com/action/clickThrough?id=5931&amp;url=%2Fr%2Fsubjectsample-efbi&amp;loc=%2Fdoi%2Ffull%2F10.1080%2F00220388.2018.1554210&amp;pubId=53397842&amp;placeholderId=1074&amp;productId=3092" TargetMode="External"/><Relationship Id="rId52" Type="http://schemas.openxmlformats.org/officeDocument/2006/relationships/hyperlink" Target="https://link.springer.com/article/10.1007/s11558-016-9256-x" TargetMode="External"/><Relationship Id="rId94" Type="http://schemas.openxmlformats.org/officeDocument/2006/relationships/hyperlink" Target="https://link.springer.com/chapter/10.1007/978-3-030-22121-8_6" TargetMode="External"/><Relationship Id="rId148" Type="http://schemas.openxmlformats.org/officeDocument/2006/relationships/hyperlink" Target="https://scholar.google.com/scholar_lookup?&amp;title=Does%20economic%20analysis%20improve%20the%20quality%20of%20foreign%20assistance%3F&amp;journal=World%20Bank%20Economic%20Review&amp;volume=12&amp;issue=3&amp;pages=385-418&amp;publication_year=1998&amp;author=Deininger%2CK&amp;author=Squire%2CL&amp;author=Basu%2CS" TargetMode="External"/><Relationship Id="rId355" Type="http://schemas.openxmlformats.org/officeDocument/2006/relationships/hyperlink" Target="http://scholar.google.com/scholar_lookup?&amp;title=Project%20performance%20assessment%20report%20Malawi&amp;publication_year=2006" TargetMode="External"/><Relationship Id="rId397" Type="http://schemas.openxmlformats.org/officeDocument/2006/relationships/hyperlink" Target="https://doi.org/10.2307%2F1956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64</Pages>
  <Words>28153</Words>
  <Characters>164415</Characters>
  <Application>Microsoft Office Word</Application>
  <DocSecurity>0</DocSecurity>
  <Lines>2834</Lines>
  <Paragraphs>1964</Paragraphs>
  <ScaleCrop>false</ScaleCrop>
  <Company/>
  <LinksUpToDate>false</LinksUpToDate>
  <CharactersWithSpaces>190604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Lixin Liu</dc:creator>
  <cp:keywords/>
  <dc:description/>
  <cp:lastModifiedBy>Lixin Liu</cp:lastModifiedBy>
  <cp:revision>2</cp:revision>
  <dcterms:created xsi:type="dcterms:W3CDTF">2026-02-21T02:47:00Z</dcterms:created>
  <dcterms:modified xsi:type="dcterms:W3CDTF">2026-02-21T03:17:00Z</dcterms:modified>
</cp:coreProperties>
</file>