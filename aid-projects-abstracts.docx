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BCDC7" w14:textId="77777777" w:rsidR="00CD69BC" w:rsidRPr="00CD69BC" w:rsidRDefault="00CD69BC" w:rsidP="00CD69BC">
      <w:pPr>
        <w:rPr>
          <w:b/>
          <w:bCs/>
          <w:lang w:val="en"/>
        </w:rPr>
      </w:pPr>
      <w:r w:rsidRPr="00CD69BC">
        <w:rPr>
          <w:b/>
          <w:bCs/>
          <w:lang w:val="en"/>
        </w:rPr>
        <w:t>Why are aid projects less effective in the Pacific?</w:t>
      </w:r>
    </w:p>
    <w:p w14:paraId="7561F879" w14:textId="77777777" w:rsidR="00CD69BC" w:rsidRPr="00CD69BC" w:rsidRDefault="00CD69BC" w:rsidP="00CD69BC">
      <w:hyperlink r:id="rId5" w:history="1">
        <w:r w:rsidRPr="00CD69BC">
          <w:rPr>
            <w:rStyle w:val="Hyperlink"/>
          </w:rPr>
          <w:t>Terence Wood</w:t>
        </w:r>
      </w:hyperlink>
      <w:r w:rsidRPr="00CD69BC">
        <w:t>, </w:t>
      </w:r>
      <w:hyperlink r:id="rId6" w:history="1">
        <w:r w:rsidRPr="00CD69BC">
          <w:rPr>
            <w:rStyle w:val="Hyperlink"/>
          </w:rPr>
          <w:t>Sabit Otor</w:t>
        </w:r>
      </w:hyperlink>
      <w:r w:rsidRPr="00CD69BC">
        <w:t>, </w:t>
      </w:r>
      <w:hyperlink r:id="rId7" w:history="1">
        <w:r w:rsidRPr="00CD69BC">
          <w:rPr>
            <w:rStyle w:val="Hyperlink"/>
          </w:rPr>
          <w:t>Matthew Dornan</w:t>
        </w:r>
      </w:hyperlink>
    </w:p>
    <w:p w14:paraId="4A86281A" w14:textId="77777777" w:rsidR="00CD69BC" w:rsidRPr="00CD69BC" w:rsidRDefault="00CD69BC" w:rsidP="00CD69BC">
      <w:r w:rsidRPr="00CD69BC">
        <w:t>First published: 01 July 2021</w:t>
      </w:r>
    </w:p>
    <w:p w14:paraId="17BD47E3" w14:textId="77777777" w:rsidR="00CD69BC" w:rsidRPr="00CD69BC" w:rsidRDefault="00CD69BC" w:rsidP="00CD69BC">
      <w:hyperlink r:id="rId8" w:history="1">
        <w:r w:rsidRPr="00CD69BC">
          <w:rPr>
            <w:rStyle w:val="Hyperlink"/>
            <w:b/>
            <w:bCs/>
          </w:rPr>
          <w:t>https://doi.org/10.1111/dpr.12573Digital Object Identifier (DOI)</w:t>
        </w:r>
      </w:hyperlink>
    </w:p>
    <w:p w14:paraId="537B8C28" w14:textId="77777777" w:rsidR="00CD69BC" w:rsidRPr="00CD69BC" w:rsidRDefault="00CD69BC" w:rsidP="00CD69BC">
      <w:r w:rsidRPr="00CD69BC">
        <w:t> view metrics</w:t>
      </w:r>
    </w:p>
    <w:p w14:paraId="45BCB951" w14:textId="77777777" w:rsidR="00CD69BC" w:rsidRPr="00CD69BC" w:rsidRDefault="00CD69BC" w:rsidP="00CD69BC">
      <w:r w:rsidRPr="00CD69BC">
        <w:rPr>
          <w:b/>
          <w:bCs/>
        </w:rPr>
        <w:t>Funding: information</w:t>
      </w:r>
    </w:p>
    <w:p w14:paraId="741E29A5" w14:textId="77777777" w:rsidR="00CD69BC" w:rsidRPr="00CD69BC" w:rsidRDefault="00CD69BC" w:rsidP="00CD69BC">
      <w:r w:rsidRPr="00CD69BC">
        <w:t>Support for this research was provided by the Bill &amp; Melinda Gates Foundation (OPP1196948).</w:t>
      </w:r>
    </w:p>
    <w:p w14:paraId="44309B3F" w14:textId="77777777" w:rsidR="00CD69BC" w:rsidRPr="00CD69BC" w:rsidRDefault="00CD69BC" w:rsidP="00CD69BC">
      <w:hyperlink r:id="rId9" w:history="1">
        <w:r w:rsidRPr="00CD69BC">
          <w:rPr>
            <w:rStyle w:val="Hyperlink"/>
          </w:rPr>
          <w:t>About</w:t>
        </w:r>
      </w:hyperlink>
    </w:p>
    <w:p w14:paraId="17C0A6EA" w14:textId="77777777" w:rsidR="00CD69BC" w:rsidRPr="00CD69BC" w:rsidRDefault="00CD69BC" w:rsidP="00CD69BC">
      <w:pPr>
        <w:numPr>
          <w:ilvl w:val="0"/>
          <w:numId w:val="1"/>
        </w:numPr>
        <w:rPr>
          <w:rStyle w:val="Hyperlink"/>
        </w:rPr>
      </w:pPr>
      <w:r w:rsidRPr="00CD69BC">
        <w:fldChar w:fldCharType="begin"/>
      </w:r>
      <w:r w:rsidRPr="00CD69BC">
        <w:instrText>HYPERLINK "https://onlinelibrary.wiley.com/doi/full/10.1111/dpr.12573" \l "pane-pcw-figures"</w:instrText>
      </w:r>
      <w:r w:rsidRPr="00CD69BC">
        <w:fldChar w:fldCharType="separate"/>
      </w:r>
    </w:p>
    <w:p w14:paraId="54D02F7B" w14:textId="77777777" w:rsidR="00CD69BC" w:rsidRPr="00CD69BC" w:rsidRDefault="00CD69BC" w:rsidP="00CD69BC">
      <w:r w:rsidRPr="00CD69BC">
        <w:fldChar w:fldCharType="end"/>
      </w:r>
    </w:p>
    <w:p w14:paraId="51BA5EAB" w14:textId="77777777" w:rsidR="00CD69BC" w:rsidRPr="00CD69BC" w:rsidRDefault="00CD69BC" w:rsidP="00CD69BC">
      <w:pPr>
        <w:numPr>
          <w:ilvl w:val="0"/>
          <w:numId w:val="1"/>
        </w:numPr>
        <w:rPr>
          <w:rStyle w:val="Hyperlink"/>
        </w:rPr>
      </w:pPr>
      <w:r w:rsidRPr="00CD69BC">
        <w:fldChar w:fldCharType="begin"/>
      </w:r>
      <w:r w:rsidRPr="00CD69BC">
        <w:instrText>HYPERLINK "https://onlinelibrary.wiley.com/doi/full/10.1111/dpr.12573" \l "pane-pcw-references"</w:instrText>
      </w:r>
      <w:r w:rsidRPr="00CD69BC">
        <w:fldChar w:fldCharType="separate"/>
      </w:r>
    </w:p>
    <w:p w14:paraId="75CEAFEB" w14:textId="77777777" w:rsidR="00CD69BC" w:rsidRPr="00CD69BC" w:rsidRDefault="00CD69BC" w:rsidP="00CD69BC">
      <w:r w:rsidRPr="00CD69BC">
        <w:fldChar w:fldCharType="end"/>
      </w:r>
    </w:p>
    <w:p w14:paraId="153FB67F" w14:textId="77777777" w:rsidR="00CD69BC" w:rsidRPr="00CD69BC" w:rsidRDefault="00CD69BC" w:rsidP="00CD69BC">
      <w:pPr>
        <w:numPr>
          <w:ilvl w:val="0"/>
          <w:numId w:val="1"/>
        </w:numPr>
        <w:rPr>
          <w:rStyle w:val="Hyperlink"/>
        </w:rPr>
      </w:pPr>
      <w:r w:rsidRPr="00CD69BC">
        <w:fldChar w:fldCharType="begin"/>
      </w:r>
      <w:r w:rsidRPr="00CD69BC">
        <w:instrText>HYPERLINK "https://onlinelibrary.wiley.com/doi/full/10.1111/dpr.12573" \l "pane-pcw-related"</w:instrText>
      </w:r>
      <w:r w:rsidRPr="00CD69BC">
        <w:fldChar w:fldCharType="separate"/>
      </w:r>
    </w:p>
    <w:p w14:paraId="4848DDCF" w14:textId="77777777" w:rsidR="00CD69BC" w:rsidRPr="00CD69BC" w:rsidRDefault="00CD69BC" w:rsidP="00CD69BC">
      <w:r w:rsidRPr="00CD69BC">
        <w:fldChar w:fldCharType="end"/>
      </w:r>
    </w:p>
    <w:p w14:paraId="2E722677" w14:textId="77777777" w:rsidR="00CD69BC" w:rsidRPr="00CD69BC" w:rsidRDefault="00CD69BC" w:rsidP="00CD69BC">
      <w:pPr>
        <w:numPr>
          <w:ilvl w:val="0"/>
          <w:numId w:val="1"/>
        </w:numPr>
        <w:rPr>
          <w:rStyle w:val="Hyperlink"/>
        </w:rPr>
      </w:pPr>
      <w:r w:rsidRPr="00CD69BC">
        <w:fldChar w:fldCharType="begin"/>
      </w:r>
      <w:r w:rsidRPr="00CD69BC">
        <w:instrText>HYPERLINK "https://onlinelibrary.wiley.com/doi/full/10.1111/dpr.12573" \l "pane-pcw-details"</w:instrText>
      </w:r>
      <w:r w:rsidRPr="00CD69BC">
        <w:fldChar w:fldCharType="separate"/>
      </w:r>
    </w:p>
    <w:p w14:paraId="6C3A7C05" w14:textId="77777777" w:rsidR="00CD69BC" w:rsidRPr="00CD69BC" w:rsidRDefault="00CD69BC" w:rsidP="00CD69BC">
      <w:r w:rsidRPr="00CD69BC">
        <w:fldChar w:fldCharType="end"/>
      </w:r>
    </w:p>
    <w:p w14:paraId="1AB4AF06" w14:textId="149ABAF6" w:rsidR="00CD69BC" w:rsidRPr="00CD69BC" w:rsidRDefault="00CD69BC" w:rsidP="00CD69BC">
      <w:pPr>
        <w:numPr>
          <w:ilvl w:val="0"/>
          <w:numId w:val="1"/>
        </w:numPr>
      </w:pPr>
      <w:r w:rsidRPr="00CD69BC">
        <mc:AlternateContent>
          <mc:Choice Requires="wps">
            <w:drawing>
              <wp:inline distT="0" distB="0" distL="0" distR="0" wp14:anchorId="5E53A97B" wp14:editId="6C730BDB">
                <wp:extent cx="304800" cy="304800"/>
                <wp:effectExtent l="0" t="0" r="0" b="0"/>
                <wp:docPr id="2017261103" name="Rectangle 34">
                  <a:hlinkClick xmlns:a="http://schemas.openxmlformats.org/drawingml/2006/main" r:id="rId10" tooltip="&quot;ePD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628BB" id="Rectangle 34" o:spid="_x0000_s1026" href="https://onlinelibrary.wiley.com/doi/epdf/10.1111/dpr.12573" title="&quot;ePD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0AB3F8A" w14:textId="77777777" w:rsidR="00CD69BC" w:rsidRPr="00CD69BC" w:rsidRDefault="00CD69BC" w:rsidP="00CD69BC">
      <w:hyperlink r:id="rId11" w:history="1">
        <w:r w:rsidRPr="00CD69BC">
          <w:rPr>
            <w:rStyle w:val="Hyperlink"/>
          </w:rPr>
          <w:t>Sections</w:t>
        </w:r>
      </w:hyperlink>
    </w:p>
    <w:p w14:paraId="64B15A1C" w14:textId="77777777" w:rsidR="00CD69BC" w:rsidRPr="00CD69BC" w:rsidRDefault="00CD69BC" w:rsidP="00CD69BC">
      <w:pPr>
        <w:numPr>
          <w:ilvl w:val="0"/>
          <w:numId w:val="2"/>
        </w:numPr>
      </w:pPr>
    </w:p>
    <w:p w14:paraId="02DAE13B" w14:textId="77777777" w:rsidR="00CD69BC" w:rsidRPr="00CD69BC" w:rsidRDefault="00CD69BC" w:rsidP="00CD69BC">
      <w:pPr>
        <w:numPr>
          <w:ilvl w:val="0"/>
          <w:numId w:val="2"/>
        </w:numPr>
      </w:pPr>
    </w:p>
    <w:p w14:paraId="21FF4DFB" w14:textId="77777777" w:rsidR="00CD69BC" w:rsidRPr="00CD69BC" w:rsidRDefault="00CD69BC" w:rsidP="00CD69BC">
      <w:pPr>
        <w:numPr>
          <w:ilvl w:val="0"/>
          <w:numId w:val="2"/>
        </w:numPr>
      </w:pPr>
    </w:p>
    <w:p w14:paraId="5A5F5CD8" w14:textId="77777777" w:rsidR="00CD69BC" w:rsidRPr="00CD69BC" w:rsidRDefault="00CD69BC" w:rsidP="00CD69BC">
      <w:pPr>
        <w:numPr>
          <w:ilvl w:val="0"/>
          <w:numId w:val="2"/>
        </w:numPr>
      </w:pPr>
    </w:p>
    <w:p w14:paraId="17799FF7" w14:textId="77777777" w:rsidR="00CD69BC" w:rsidRPr="00CD69BC" w:rsidRDefault="00CD69BC" w:rsidP="00CD69BC">
      <w:pPr>
        <w:numPr>
          <w:ilvl w:val="0"/>
          <w:numId w:val="2"/>
        </w:numPr>
      </w:pPr>
    </w:p>
    <w:p w14:paraId="2FFA83E0" w14:textId="77777777" w:rsidR="00CD69BC" w:rsidRPr="00CD69BC" w:rsidRDefault="00CD69BC" w:rsidP="00CD69BC">
      <w:pPr>
        <w:numPr>
          <w:ilvl w:val="0"/>
          <w:numId w:val="2"/>
        </w:numPr>
      </w:pPr>
    </w:p>
    <w:p w14:paraId="38A1E43E" w14:textId="77777777" w:rsidR="00CD69BC" w:rsidRPr="00CD69BC" w:rsidRDefault="00CD69BC" w:rsidP="00CD69BC">
      <w:pPr>
        <w:numPr>
          <w:ilvl w:val="0"/>
          <w:numId w:val="2"/>
        </w:numPr>
      </w:pPr>
    </w:p>
    <w:p w14:paraId="35BDFD62" w14:textId="77777777" w:rsidR="00CD69BC" w:rsidRPr="00CD69BC" w:rsidRDefault="00CD69BC" w:rsidP="00CD69BC">
      <w:pPr>
        <w:numPr>
          <w:ilvl w:val="0"/>
          <w:numId w:val="2"/>
        </w:numPr>
      </w:pPr>
    </w:p>
    <w:p w14:paraId="54AE70CB" w14:textId="77777777" w:rsidR="00CD69BC" w:rsidRPr="00CD69BC" w:rsidRDefault="00CD69BC" w:rsidP="00CD69BC">
      <w:pPr>
        <w:numPr>
          <w:ilvl w:val="0"/>
          <w:numId w:val="2"/>
        </w:numPr>
      </w:pPr>
    </w:p>
    <w:p w14:paraId="4329ED91" w14:textId="77777777" w:rsidR="00CD69BC" w:rsidRPr="00CD69BC" w:rsidRDefault="00CD69BC" w:rsidP="00CD69BC">
      <w:pPr>
        <w:numPr>
          <w:ilvl w:val="0"/>
          <w:numId w:val="2"/>
        </w:numPr>
      </w:pPr>
    </w:p>
    <w:p w14:paraId="3A8BBB01" w14:textId="77777777" w:rsidR="00CD69BC" w:rsidRPr="00CD69BC" w:rsidRDefault="00CD69BC" w:rsidP="00CD69BC">
      <w:pPr>
        <w:numPr>
          <w:ilvl w:val="0"/>
          <w:numId w:val="2"/>
        </w:numPr>
      </w:pPr>
    </w:p>
    <w:p w14:paraId="1D91DB59" w14:textId="77777777" w:rsidR="00CD69BC" w:rsidRPr="00CD69BC" w:rsidRDefault="00CD69BC" w:rsidP="00CD69BC">
      <w:pPr>
        <w:numPr>
          <w:ilvl w:val="0"/>
          <w:numId w:val="3"/>
        </w:numPr>
      </w:pPr>
    </w:p>
    <w:p w14:paraId="7F98B1D5" w14:textId="77777777" w:rsidR="00CD69BC" w:rsidRPr="00CD69BC" w:rsidRDefault="00CD69BC" w:rsidP="00CD69BC">
      <w:pPr>
        <w:numPr>
          <w:ilvl w:val="0"/>
          <w:numId w:val="3"/>
        </w:numPr>
      </w:pPr>
    </w:p>
    <w:p w14:paraId="1FEB23AE" w14:textId="77777777" w:rsidR="00CD69BC" w:rsidRPr="00CD69BC" w:rsidRDefault="00CD69BC" w:rsidP="00CD69BC">
      <w:pPr>
        <w:numPr>
          <w:ilvl w:val="0"/>
          <w:numId w:val="3"/>
        </w:numPr>
      </w:pPr>
    </w:p>
    <w:p w14:paraId="1AC481E3" w14:textId="77777777" w:rsidR="00CD69BC" w:rsidRPr="00CD69BC" w:rsidRDefault="00CD69BC" w:rsidP="00CD69BC">
      <w:pPr>
        <w:numPr>
          <w:ilvl w:val="0"/>
          <w:numId w:val="3"/>
        </w:numPr>
      </w:pPr>
    </w:p>
    <w:p w14:paraId="7FB7935D" w14:textId="77777777" w:rsidR="00CD69BC" w:rsidRPr="00CD69BC" w:rsidRDefault="00CD69BC" w:rsidP="00CD69BC">
      <w:r w:rsidRPr="00CD69BC">
        <w:t> </w:t>
      </w:r>
    </w:p>
    <w:p w14:paraId="409D55F0" w14:textId="77777777" w:rsidR="00CD69BC" w:rsidRPr="00CD69BC" w:rsidRDefault="00CD69BC" w:rsidP="00CD69BC">
      <w:pPr>
        <w:rPr>
          <w:b/>
          <w:bCs/>
        </w:rPr>
      </w:pPr>
      <w:r w:rsidRPr="00CD69BC">
        <w:rPr>
          <w:b/>
          <w:bCs/>
        </w:rPr>
        <w:t>Abstract</w:t>
      </w:r>
    </w:p>
    <w:p w14:paraId="6EF6BB77" w14:textId="77777777" w:rsidR="00CD69BC" w:rsidRPr="00CD69BC" w:rsidRDefault="00CD69BC" w:rsidP="00CD69BC">
      <w:r w:rsidRPr="00CD69BC">
        <w:t>Motivation</w:t>
      </w:r>
    </w:p>
    <w:p w14:paraId="0A82B7EC" w14:textId="77777777" w:rsidR="00CD69BC" w:rsidRPr="00CD69BC" w:rsidRDefault="00CD69BC" w:rsidP="00CD69BC">
      <w:r w:rsidRPr="00CD69BC">
        <w:t>The Pacific is the world’s most aid-dependent region, yet available data suggest aid projects are less effective on average in the Pacific than elsewhere in the developing world.</w:t>
      </w:r>
    </w:p>
    <w:p w14:paraId="53D69D98" w14:textId="77777777" w:rsidR="00CD69BC" w:rsidRPr="00CD69BC" w:rsidRDefault="00CD69BC" w:rsidP="00CD69BC">
      <w:r w:rsidRPr="00CD69BC">
        <w:t>Purpose</w:t>
      </w:r>
    </w:p>
    <w:p w14:paraId="6B68A748" w14:textId="77777777" w:rsidR="00CD69BC" w:rsidRPr="00CD69BC" w:rsidRDefault="00CD69BC" w:rsidP="00CD69BC">
      <w:r w:rsidRPr="00CD69BC">
        <w:t>This article examines the most likely explanations for lower aid project effectiveness in the Pacific. Explanations include poor governance, restricted levels of political freedom, poor economic performance, isolation, and small populations.</w:t>
      </w:r>
    </w:p>
    <w:p w14:paraId="28E677E8" w14:textId="77777777" w:rsidR="00CD69BC" w:rsidRPr="00CD69BC" w:rsidRDefault="00CD69BC" w:rsidP="00CD69BC">
      <w:r w:rsidRPr="00CD69BC">
        <w:t>Methods and approach</w:t>
      </w:r>
    </w:p>
    <w:p w14:paraId="2C92D7C6" w14:textId="77777777" w:rsidR="00CD69BC" w:rsidRPr="00CD69BC" w:rsidRDefault="00CD69BC" w:rsidP="00CD69BC">
      <w:r w:rsidRPr="00CD69BC">
        <w:t>Three approaches to causal mediation analysis are used to identify which explanatory variables best explain why aid projects are less effective in the Pacific. Aid project effectiveness data come from a multi-donor dataset of individual aid projects. Data on potential explanatory variables comes from a range of international datasets.</w:t>
      </w:r>
    </w:p>
    <w:p w14:paraId="186C8E44" w14:textId="77777777" w:rsidR="00CD69BC" w:rsidRPr="00CD69BC" w:rsidRDefault="00CD69BC" w:rsidP="00CD69BC">
      <w:r w:rsidRPr="00CD69BC">
        <w:t>Findings</w:t>
      </w:r>
    </w:p>
    <w:p w14:paraId="179A772F" w14:textId="77777777" w:rsidR="00CD69BC" w:rsidRPr="00CD69BC" w:rsidRDefault="00CD69BC" w:rsidP="00CD69BC">
      <w:r w:rsidRPr="00CD69BC">
        <w:t>All three causal mediation approaches point to the isolation of many Pacific countries, alongside comparatively small populations, as being the main impediments to project effectiveness. These findings hold even with a suite of project traits being controlled for and within an analysis in which all the key country variables of interest are controlled for.</w:t>
      </w:r>
    </w:p>
    <w:p w14:paraId="1BDB0D8F" w14:textId="77777777" w:rsidR="00CD69BC" w:rsidRPr="00CD69BC" w:rsidRDefault="00CD69BC" w:rsidP="00CD69BC">
      <w:r w:rsidRPr="00CD69BC">
        <w:t>Policy implications</w:t>
      </w:r>
    </w:p>
    <w:p w14:paraId="3DA3E55D" w14:textId="77777777" w:rsidR="00CD69BC" w:rsidRPr="00CD69BC" w:rsidRDefault="00CD69BC" w:rsidP="00CD69BC">
      <w:r w:rsidRPr="00CD69BC">
        <w:t>Project effectiveness in the Pacific appears to be primarily constrained by variables that cannot themselves be shifted (the region’s countries cannot readily be made less remote or more populous). Improved project effectiveness in the Pacific will require donor practice to carefully adapt to the region’s context. A structured process of donor learning will be needed.</w:t>
      </w:r>
    </w:p>
    <w:p w14:paraId="53A30663" w14:textId="77777777" w:rsidR="00CD69BC" w:rsidRPr="00CD69BC" w:rsidRDefault="00CD69BC" w:rsidP="00CD69BC">
      <w:pPr>
        <w:rPr>
          <w:b/>
          <w:bCs/>
        </w:rPr>
      </w:pPr>
      <w:r w:rsidRPr="00CD69BC">
        <w:rPr>
          <w:b/>
          <w:bCs/>
        </w:rPr>
        <w:lastRenderedPageBreak/>
        <w:t>1 INTRODUCTION</w:t>
      </w:r>
    </w:p>
    <w:p w14:paraId="3038E97E" w14:textId="77777777" w:rsidR="00CD69BC" w:rsidRPr="00CD69BC" w:rsidRDefault="00CD69BC" w:rsidP="00CD69BC">
      <w:r w:rsidRPr="00CD69BC">
        <w:t>In recent decades, development progress has been slow in much of the Pacific. Most Pacific Island countries performed poorly against Millennium Development Goals and subsequent progress against the Sustainable Development Goals has been uneven (Pacific Islands Forum Secretariat, </w:t>
      </w:r>
      <w:hyperlink r:id="rId12" w:anchor="dpr12573-bib-0035" w:history="1">
        <w:r w:rsidRPr="00CD69BC">
          <w:rPr>
            <w:rStyle w:val="Hyperlink"/>
            <w:b/>
            <w:bCs/>
          </w:rPr>
          <w:t>2015</w:t>
        </w:r>
      </w:hyperlink>
      <w:r w:rsidRPr="00CD69BC">
        <w:t>, </w:t>
      </w:r>
      <w:hyperlink r:id="rId13" w:anchor="dpr12573-bib-0036" w:history="1">
        <w:r w:rsidRPr="00CD69BC">
          <w:rPr>
            <w:rStyle w:val="Hyperlink"/>
            <w:b/>
            <w:bCs/>
          </w:rPr>
          <w:t>2018</w:t>
        </w:r>
      </w:hyperlink>
      <w:r w:rsidRPr="00CD69BC">
        <w:t>). More so than in any other region on Earth, aid is a central feature of the development landscape in the Pacific. Of the world’s 20 most aid-dependent countries, 10 are from the region. All of the Pacific countries eligible for official development assistance (ODA) are more aid dependent than the median aid recipient globally (</w:t>
      </w:r>
      <w:hyperlink r:id="rId14" w:anchor="dpr12573-bib-0034" w:history="1">
        <w:r w:rsidRPr="00CD69BC">
          <w:rPr>
            <w:rStyle w:val="Hyperlink"/>
            <w:b/>
            <w:bCs/>
          </w:rPr>
          <w:t>OECD, n.d.</w:t>
        </w:r>
      </w:hyperlink>
      <w:r w:rsidRPr="00CD69BC">
        <w:t>).</w:t>
      </w:r>
      <w:hyperlink r:id="rId15" w:anchor="dpr12573-note-1001_note_1" w:tooltip="Link to note" w:history="1">
        <w:r w:rsidRPr="00CD69BC">
          <w:rPr>
            <w:rStyle w:val="Hyperlink"/>
            <w:b/>
            <w:bCs/>
          </w:rPr>
          <w:t>1</w:t>
        </w:r>
      </w:hyperlink>
      <w:r w:rsidRPr="00CD69BC">
        <w:t> Aid matters to the Pacific. Yet existing analysis of aid project data strongly suggests aid projects are less effective in the Pacific than elsewhere in the developing world (Feeny &amp; Vuong, </w:t>
      </w:r>
      <w:hyperlink r:id="rId16" w:anchor="dpr12573-bib-0016" w:history="1">
        <w:r w:rsidRPr="00CD69BC">
          <w:rPr>
            <w:rStyle w:val="Hyperlink"/>
            <w:b/>
            <w:bCs/>
          </w:rPr>
          <w:t>2017</w:t>
        </w:r>
      </w:hyperlink>
      <w:r w:rsidRPr="00CD69BC">
        <w:t>; Wood et al., </w:t>
      </w:r>
      <w:hyperlink r:id="rId17" w:anchor="dpr12573-bib-0046" w:history="1">
        <w:r w:rsidRPr="00CD69BC">
          <w:rPr>
            <w:rStyle w:val="Hyperlink"/>
            <w:b/>
            <w:bCs/>
          </w:rPr>
          <w:t>2020</w:t>
        </w:r>
      </w:hyperlink>
      <w:r w:rsidRPr="00CD69BC">
        <w:t>).</w:t>
      </w:r>
    </w:p>
    <w:p w14:paraId="12626556" w14:textId="77777777" w:rsidR="00CD69BC" w:rsidRPr="00CD69BC" w:rsidRDefault="00CD69BC" w:rsidP="00CD69BC">
      <w:r w:rsidRPr="00CD69BC">
        <w:t>In this article, we engage in a detailed empirical attempt at explaining why aid projects are less effective in the Pacific. To do this, we use a large, purpose-built dataset of aid project appraisals. In the first part of our analysis, we use causal mediation analysis to study which country traits serve as likely explanators of why aid projects are less effective in the region. The findings from this analysis suggest that the remoteness and small populations of many Pacific countries, rather than other potential candidates such as poor governance, are the main reason why aid project effectiveness is lower in the Pacific.</w:t>
      </w:r>
    </w:p>
    <w:p w14:paraId="63D6508F" w14:textId="77777777" w:rsidR="00CD69BC" w:rsidRPr="00CD69BC" w:rsidRDefault="00CD69BC" w:rsidP="00CD69BC">
      <w:r w:rsidRPr="00CD69BC">
        <w:t>In the second part of our analysis we study which project traits, including size, duration, and sector, have differing effects in the Pacific compared to the rest of the developing world. As we do this, we find no evidence that the effects of project size and duration on project effectiveness differ in the Pacific from other developing countries. When we study project effectiveness across sectors, however, we find evidence that humanitarian projects are notably less effective in the Pacific than they are elsewhere.</w:t>
      </w:r>
    </w:p>
    <w:p w14:paraId="2FDD6042" w14:textId="77777777" w:rsidR="00CD69BC" w:rsidRPr="00CD69BC" w:rsidRDefault="00CD69BC" w:rsidP="00CD69BC">
      <w:r w:rsidRPr="00CD69BC">
        <w:t>This article contributes to the broader literature by being one of the first ever studies to analyse the effectiveness of aid projects in the Pacific—the world’s most aid-dependent region. The article also demonstrates two potential approaches that future researchers can use to learn more about why aid project effectiveness differs between regions and countries. In our work we also use a large multi-donor dataset that covers donors and projects not previously included in work on aid project effectiveness. In addition, the article presents two key findings for policy-makers: first, because the two most likely country-level constraints on project effectiveness in the Pacific—size and isolation—are aspects of the region’s countries that cannot be readily changed, it is donor practice that will need to adapt; second, the rising impacts of climate change in the Pacific, combined with many Pacific countries’ pre-existing vulnerability to natural disasters, makes underperformance in humanitarian emergency response an aspect of aid practice in urgent need of donor attention.</w:t>
      </w:r>
    </w:p>
    <w:p w14:paraId="5AC28371" w14:textId="77777777" w:rsidR="00CD69BC" w:rsidRPr="00CD69BC" w:rsidRDefault="00CD69BC" w:rsidP="00CD69BC">
      <w:r w:rsidRPr="00CD69BC">
        <w:lastRenderedPageBreak/>
        <w:t>The article proceeds as follows. We review relevant literature before explaining our data and methods. Then we present results—starting with why aid projects are less effective in the Pacific, before moving to which types of project traits influence projects in different ways in the Pacific. Finally, we conclude with discussions of the substantive importance of our findings and what they mean for aid policy. We also provide suggestions for future research and research approaches.</w:t>
      </w:r>
    </w:p>
    <w:p w14:paraId="73395A1E" w14:textId="77777777" w:rsidR="00CD69BC" w:rsidRPr="00CD69BC" w:rsidRDefault="00CD69BC" w:rsidP="00CD69BC">
      <w:pPr>
        <w:rPr>
          <w:b/>
          <w:bCs/>
        </w:rPr>
      </w:pPr>
      <w:r w:rsidRPr="00CD69BC">
        <w:rPr>
          <w:b/>
          <w:bCs/>
        </w:rPr>
        <w:t>2 LITERATURE</w:t>
      </w:r>
    </w:p>
    <w:p w14:paraId="7A432974" w14:textId="77777777" w:rsidR="00CD69BC" w:rsidRPr="00CD69BC" w:rsidRDefault="00CD69BC" w:rsidP="00CD69BC">
      <w:r w:rsidRPr="00CD69BC">
        <w:t>2.1 Quantitative analysis of aid project effectiveness</w:t>
      </w:r>
    </w:p>
    <w:p w14:paraId="7D9A5161" w14:textId="77777777" w:rsidR="00CD69BC" w:rsidRPr="00CD69BC" w:rsidRDefault="00CD69BC" w:rsidP="00CD69BC">
      <w:r w:rsidRPr="00CD69BC">
        <w:t>The quality and impacts of aid can be studied through a wide variety of approaches. For example, principles of good aid practice can be taken from the international agreements such as the Paris declaration, or from academic studies, and donor practice can be evaluated against these principles. (For a lucid discussion of the potential and challenges of this approach see McKee et al., </w:t>
      </w:r>
      <w:hyperlink r:id="rId18" w:anchor="dpr12573-bib-0033" w:history="1">
        <w:r w:rsidRPr="00CD69BC">
          <w:rPr>
            <w:rStyle w:val="Hyperlink"/>
            <w:b/>
            <w:bCs/>
          </w:rPr>
          <w:t>2020</w:t>
        </w:r>
      </w:hyperlink>
      <w:r w:rsidRPr="00CD69BC">
        <w:t>). Case studies and impact evaluations can be used to study individual projects, and at times provide broader insights into the effects of particular types of aid (for example, Banerjee et al., </w:t>
      </w:r>
      <w:hyperlink r:id="rId19" w:anchor="dpr12573-bib-0005" w:history="1">
        <w:r w:rsidRPr="00CD69BC">
          <w:rPr>
            <w:rStyle w:val="Hyperlink"/>
            <w:b/>
            <w:bCs/>
          </w:rPr>
          <w:t>2015</w:t>
        </w:r>
      </w:hyperlink>
      <w:r w:rsidRPr="00CD69BC">
        <w:t>). Cross-country regressions can offer insights into the relationship between aid flows and country-level progress in areas such as economic development, human development, and governance. (For examples, including examples from the Pacific, see: Arndt et al., </w:t>
      </w:r>
      <w:hyperlink r:id="rId20" w:anchor="dpr12573-bib-0002" w:history="1">
        <w:r w:rsidRPr="00CD69BC">
          <w:rPr>
            <w:rStyle w:val="Hyperlink"/>
            <w:b/>
            <w:bCs/>
          </w:rPr>
          <w:t>2015</w:t>
        </w:r>
      </w:hyperlink>
      <w:r w:rsidRPr="00CD69BC">
        <w:t>; Feeny, </w:t>
      </w:r>
      <w:hyperlink r:id="rId21" w:anchor="dpr12573-bib-0014" w:history="1">
        <w:r w:rsidRPr="00CD69BC">
          <w:rPr>
            <w:rStyle w:val="Hyperlink"/>
            <w:b/>
            <w:bCs/>
          </w:rPr>
          <w:t>2005</w:t>
        </w:r>
      </w:hyperlink>
      <w:r w:rsidRPr="00CD69BC">
        <w:t>; Feeny &amp; McGillivray, </w:t>
      </w:r>
      <w:hyperlink r:id="rId22" w:anchor="dpr12573-bib-0015" w:history="1">
        <w:r w:rsidRPr="00CD69BC">
          <w:rPr>
            <w:rStyle w:val="Hyperlink"/>
            <w:b/>
            <w:bCs/>
          </w:rPr>
          <w:t>2010</w:t>
        </w:r>
      </w:hyperlink>
      <w:r w:rsidRPr="00CD69BC">
        <w:t>; Galiani et al., </w:t>
      </w:r>
      <w:hyperlink r:id="rId23" w:anchor="dpr12573-bib-0018" w:history="1">
        <w:r w:rsidRPr="00CD69BC">
          <w:rPr>
            <w:rStyle w:val="Hyperlink"/>
            <w:b/>
            <w:bCs/>
          </w:rPr>
          <w:t>2017</w:t>
        </w:r>
      </w:hyperlink>
      <w:r w:rsidRPr="00CD69BC">
        <w:t>; Jones &amp; Tarp, </w:t>
      </w:r>
      <w:hyperlink r:id="rId24" w:anchor="dpr12573-bib-0028" w:history="1">
        <w:r w:rsidRPr="00CD69BC">
          <w:rPr>
            <w:rStyle w:val="Hyperlink"/>
            <w:b/>
            <w:bCs/>
          </w:rPr>
          <w:t>2016</w:t>
        </w:r>
      </w:hyperlink>
      <w:r w:rsidRPr="00CD69BC">
        <w:t>; Pavlov &amp; Sugden, </w:t>
      </w:r>
      <w:hyperlink r:id="rId25" w:anchor="dpr12573-bib-0037" w:history="1">
        <w:r w:rsidRPr="00CD69BC">
          <w:rPr>
            <w:rStyle w:val="Hyperlink"/>
            <w:b/>
            <w:bCs/>
          </w:rPr>
          <w:t>2006</w:t>
        </w:r>
      </w:hyperlink>
      <w:r w:rsidRPr="00CD69BC">
        <w:t>; Wright, </w:t>
      </w:r>
      <w:hyperlink r:id="rId26" w:anchor="dpr12573-bib-0051" w:history="1">
        <w:r w:rsidRPr="00CD69BC">
          <w:rPr>
            <w:rStyle w:val="Hyperlink"/>
            <w:b/>
            <w:bCs/>
          </w:rPr>
          <w:t>2010</w:t>
        </w:r>
      </w:hyperlink>
      <w:r w:rsidRPr="00CD69BC">
        <w:t>).</w:t>
      </w:r>
    </w:p>
    <w:p w14:paraId="2430FB63" w14:textId="77777777" w:rsidR="00CD69BC" w:rsidRPr="00CD69BC" w:rsidRDefault="00CD69BC" w:rsidP="00CD69BC">
      <w:r w:rsidRPr="00CD69BC">
        <w:t>Alongside work in these and other areas, a small but growing body of research has sought to derive insights into factors contributing to the effectiveness of aid projects through the quantitative analysis of data taken from donors’ project appraisals. This work differs from other approaches in that, unlike case studies and impact evaluations, its focus is broad—it looks at all projects for which there are data, rather than focusing on a single intervention, or type of intervention. Yet at the same time, because it is project oriented, its focus is narrower than assessments of donor practice or econometric investigations into the relationship between aid and development.</w:t>
      </w:r>
    </w:p>
    <w:p w14:paraId="0628D644" w14:textId="77777777" w:rsidR="00CD69BC" w:rsidRPr="00CD69BC" w:rsidRDefault="00CD69BC" w:rsidP="00CD69BC">
      <w:r w:rsidRPr="00CD69BC">
        <w:t xml:space="preserve">The systematic study of aid project appraisals has limitations. Donor institutional incentives may cause appraisals to be overly positive on average. Conversely, projects may deliver indirect benefits that differ from initial objectives, and these may be overlooked in appraisals. Project appraisals are also unlikely to capture positive or negative spillovers from aid. Such limitations mean that the systematic study of project appraisals cannot capture all that matters about aid. The study of project appraisals cannot, for example, answer high-level questions such as whether aid promotes economic growth, or which donors deliver the best quality aid. Yet project appraisals can still usefully contribute to the understanding of aid work. In particular, their study can provide insights into which types of projects are most likely to succeed and in which </w:t>
      </w:r>
      <w:r w:rsidRPr="00CD69BC">
        <w:lastRenderedPageBreak/>
        <w:t>circumstances. Accordingly, it is these types of questions that the analysis of aid project appraisals has primarily attempted to tackle.</w:t>
      </w:r>
    </w:p>
    <w:p w14:paraId="67B0A540" w14:textId="77777777" w:rsidR="00CD69BC" w:rsidRPr="00CD69BC" w:rsidRDefault="00CD69BC" w:rsidP="00CD69BC">
      <w:r w:rsidRPr="00CD69BC">
        <w:t>Until recently, a major factor limiting the systematic study of aid project appraisals has been the availability of data in a form amenable to quantitative analysis. For many years the World Bank was the only donor to make this type of data available (World Bank, </w:t>
      </w:r>
      <w:hyperlink r:id="rId27" w:anchor="dpr12573-bib-0047" w:history="1">
        <w:r w:rsidRPr="00CD69BC">
          <w:rPr>
            <w:rStyle w:val="Hyperlink"/>
            <w:b/>
            <w:bCs/>
          </w:rPr>
          <w:t>n.d.</w:t>
        </w:r>
      </w:hyperlink>
      <w:r w:rsidRPr="00CD69BC">
        <w:t>). In 2017, the Asian Development Bank (ADB) added to available material when it released similar data (Asian Development Bank, </w:t>
      </w:r>
      <w:hyperlink r:id="rId28" w:anchor="dpr12573-bib-0003" w:history="1">
        <w:r w:rsidRPr="00CD69BC">
          <w:rPr>
            <w:rStyle w:val="Hyperlink"/>
            <w:b/>
            <w:bCs/>
          </w:rPr>
          <w:t>n.d.</w:t>
        </w:r>
      </w:hyperlink>
      <w:r w:rsidRPr="00CD69BC">
        <w:t>). The store of available data was further increased when Professor Dan Honig released a dataset created for his book </w:t>
      </w:r>
      <w:r w:rsidRPr="00CD69BC">
        <w:rPr>
          <w:i/>
          <w:iCs/>
        </w:rPr>
        <w:t>Navigation by judgement</w:t>
      </w:r>
      <w:r w:rsidRPr="00CD69BC">
        <w:t> (Honig, </w:t>
      </w:r>
      <w:hyperlink r:id="rId29" w:anchor="dpr12573-bib-0019" w:history="1">
        <w:r w:rsidRPr="00CD69BC">
          <w:rPr>
            <w:rStyle w:val="Hyperlink"/>
            <w:b/>
            <w:bCs/>
          </w:rPr>
          <w:t>2018</w:t>
        </w:r>
      </w:hyperlink>
      <w:r w:rsidRPr="00CD69BC">
        <w:t>). In addition to World Bank and ADB data, the Honig dataset included information on six other donors.</w:t>
      </w:r>
    </w:p>
    <w:p w14:paraId="7EC06B14" w14:textId="77777777" w:rsidR="00CD69BC" w:rsidRPr="00CD69BC" w:rsidRDefault="00CD69BC" w:rsidP="00CD69BC">
      <w:r w:rsidRPr="00CD69BC">
        <w:t>Existing analysis of aid project effectiveness data has focused on two types of project traits: those associated with individual aid projects and those associated with the countries projects are run in. The work itself has involved regressions, with data almost always pooled and treated as if it is cross-sectional, and in which the key dependent variable—project effectiveness as appraised by project reviewers—is treated as binary, ordinal, or continuous (for example, Bulman et al., </w:t>
      </w:r>
      <w:hyperlink r:id="rId30" w:anchor="dpr12573-bib-0009" w:history="1">
        <w:r w:rsidRPr="00CD69BC">
          <w:rPr>
            <w:rStyle w:val="Hyperlink"/>
            <w:b/>
            <w:bCs/>
          </w:rPr>
          <w:t>2017</w:t>
        </w:r>
      </w:hyperlink>
      <w:r w:rsidRPr="00CD69BC">
        <w:t>; Denizer et al., </w:t>
      </w:r>
      <w:hyperlink r:id="rId31" w:anchor="dpr12573-bib-0012" w:history="1">
        <w:r w:rsidRPr="00CD69BC">
          <w:rPr>
            <w:rStyle w:val="Hyperlink"/>
            <w:b/>
            <w:bCs/>
          </w:rPr>
          <w:t>2013</w:t>
        </w:r>
      </w:hyperlink>
      <w:r w:rsidRPr="00CD69BC">
        <w:t>; Feeny &amp; Vuong, </w:t>
      </w:r>
      <w:hyperlink r:id="rId32" w:anchor="dpr12573-bib-0016" w:history="1">
        <w:r w:rsidRPr="00CD69BC">
          <w:rPr>
            <w:rStyle w:val="Hyperlink"/>
            <w:b/>
            <w:bCs/>
          </w:rPr>
          <w:t>2017</w:t>
        </w:r>
      </w:hyperlink>
      <w:r w:rsidRPr="00CD69BC">
        <w:t>; Honig, </w:t>
      </w:r>
      <w:hyperlink r:id="rId33" w:anchor="dpr12573-bib-0019" w:history="1">
        <w:r w:rsidRPr="00CD69BC">
          <w:rPr>
            <w:rStyle w:val="Hyperlink"/>
            <w:b/>
            <w:bCs/>
          </w:rPr>
          <w:t>2018</w:t>
        </w:r>
      </w:hyperlink>
      <w:r w:rsidRPr="00CD69BC">
        <w:t>). Standard project traits included in analysis are project size, duration, and sector. A fair conclusion would be that where these traits have been studied, findings have been mixed. No clear consensus has emerged, for example, that certain sectors are more likely to succeed (Bulman et al., </w:t>
      </w:r>
      <w:hyperlink r:id="rId34" w:anchor="dpr12573-bib-0009" w:history="1">
        <w:r w:rsidRPr="00CD69BC">
          <w:rPr>
            <w:rStyle w:val="Hyperlink"/>
            <w:b/>
            <w:bCs/>
          </w:rPr>
          <w:t>2017</w:t>
        </w:r>
      </w:hyperlink>
      <w:r w:rsidRPr="00CD69BC">
        <w:t>; Denizer et al., </w:t>
      </w:r>
      <w:hyperlink r:id="rId35" w:anchor="dpr12573-bib-0012" w:history="1">
        <w:r w:rsidRPr="00CD69BC">
          <w:rPr>
            <w:rStyle w:val="Hyperlink"/>
            <w:b/>
            <w:bCs/>
          </w:rPr>
          <w:t>2013</w:t>
        </w:r>
      </w:hyperlink>
      <w:r w:rsidRPr="00CD69BC">
        <w:t>; Feeny &amp; Vuong, </w:t>
      </w:r>
      <w:hyperlink r:id="rId36" w:anchor="dpr12573-bib-0016" w:history="1">
        <w:r w:rsidRPr="00CD69BC">
          <w:rPr>
            <w:rStyle w:val="Hyperlink"/>
            <w:b/>
            <w:bCs/>
          </w:rPr>
          <w:t>2017</w:t>
        </w:r>
      </w:hyperlink>
      <w:r w:rsidRPr="00CD69BC">
        <w:t>; Wood et al., </w:t>
      </w:r>
      <w:hyperlink r:id="rId37" w:anchor="dpr12573-bib-0046" w:history="1">
        <w:r w:rsidRPr="00CD69BC">
          <w:rPr>
            <w:rStyle w:val="Hyperlink"/>
            <w:b/>
            <w:bCs/>
          </w:rPr>
          <w:t>2020</w:t>
        </w:r>
      </w:hyperlink>
      <w:r w:rsidRPr="00CD69BC">
        <w:t>). At least two studies have found that projects that were longer in duration were less favourably appraised on average, although other studies have failed to find a relationship (Denizer et al., </w:t>
      </w:r>
      <w:hyperlink r:id="rId38" w:anchor="dpr12573-bib-0012" w:history="1">
        <w:r w:rsidRPr="00CD69BC">
          <w:rPr>
            <w:rStyle w:val="Hyperlink"/>
            <w:b/>
            <w:bCs/>
          </w:rPr>
          <w:t>2013</w:t>
        </w:r>
      </w:hyperlink>
      <w:r w:rsidRPr="00CD69BC">
        <w:t>; Feeny &amp; Vuong, </w:t>
      </w:r>
      <w:hyperlink r:id="rId39" w:anchor="dpr12573-bib-0016" w:history="1">
        <w:r w:rsidRPr="00CD69BC">
          <w:rPr>
            <w:rStyle w:val="Hyperlink"/>
            <w:b/>
            <w:bCs/>
          </w:rPr>
          <w:t>2017</w:t>
        </w:r>
      </w:hyperlink>
      <w:r w:rsidRPr="00CD69BC">
        <w:t>; Wood et al., </w:t>
      </w:r>
      <w:hyperlink r:id="rId40" w:anchor="dpr12573-bib-0046" w:history="1">
        <w:r w:rsidRPr="00CD69BC">
          <w:rPr>
            <w:rStyle w:val="Hyperlink"/>
            <w:b/>
            <w:bCs/>
          </w:rPr>
          <w:t>2020</w:t>
        </w:r>
      </w:hyperlink>
      <w:r w:rsidRPr="00CD69BC">
        <w:t>). Similarly, one influential study of World Bank projects found larger projects to be less successful, yet the opposite finding emerged from analysis of Australian data (Denizer et al., </w:t>
      </w:r>
      <w:hyperlink r:id="rId41" w:anchor="dpr12573-bib-0012" w:history="1">
        <w:r w:rsidRPr="00CD69BC">
          <w:rPr>
            <w:rStyle w:val="Hyperlink"/>
            <w:b/>
            <w:bCs/>
          </w:rPr>
          <w:t>2013</w:t>
        </w:r>
      </w:hyperlink>
      <w:r w:rsidRPr="00CD69BC">
        <w:t>; Wood et al., </w:t>
      </w:r>
      <w:hyperlink r:id="rId42" w:anchor="dpr12573-bib-0046" w:history="1">
        <w:r w:rsidRPr="00CD69BC">
          <w:rPr>
            <w:rStyle w:val="Hyperlink"/>
            <w:b/>
            <w:bCs/>
          </w:rPr>
          <w:t>2020</w:t>
        </w:r>
      </w:hyperlink>
      <w:r w:rsidRPr="00CD69BC">
        <w:t>).</w:t>
      </w:r>
    </w:p>
    <w:p w14:paraId="36D8CE82" w14:textId="77777777" w:rsidR="00CD69BC" w:rsidRPr="00CD69BC" w:rsidRDefault="00CD69BC" w:rsidP="00CD69BC">
      <w:r w:rsidRPr="00CD69BC">
        <w:t>Study of country-level factors has tended to produce clearer findings. Economic growth is often found to be positively associated with project effectiveness. And, although the relationship is more ambiguous, levels of recipient gross domestic product (GDP) have also been found to be associated with success in some papers (Bulman et al., </w:t>
      </w:r>
      <w:hyperlink r:id="rId43" w:anchor="dpr12573-bib-0009" w:history="1">
        <w:r w:rsidRPr="00CD69BC">
          <w:rPr>
            <w:rStyle w:val="Hyperlink"/>
            <w:b/>
            <w:bCs/>
          </w:rPr>
          <w:t>2017</w:t>
        </w:r>
      </w:hyperlink>
      <w:r w:rsidRPr="00CD69BC">
        <w:t>; Denizer et al., </w:t>
      </w:r>
      <w:hyperlink r:id="rId44" w:anchor="dpr12573-bib-0012" w:history="1">
        <w:r w:rsidRPr="00CD69BC">
          <w:rPr>
            <w:rStyle w:val="Hyperlink"/>
            <w:b/>
            <w:bCs/>
          </w:rPr>
          <w:t>2013</w:t>
        </w:r>
      </w:hyperlink>
      <w:r w:rsidRPr="00CD69BC">
        <w:t>; Feeny &amp; Vuong, </w:t>
      </w:r>
      <w:hyperlink r:id="rId45" w:anchor="dpr12573-bib-0016" w:history="1">
        <w:r w:rsidRPr="00CD69BC">
          <w:rPr>
            <w:rStyle w:val="Hyperlink"/>
            <w:b/>
            <w:bCs/>
          </w:rPr>
          <w:t>2017</w:t>
        </w:r>
      </w:hyperlink>
      <w:r w:rsidRPr="00CD69BC">
        <w:t>; Kilby, </w:t>
      </w:r>
      <w:hyperlink r:id="rId46" w:anchor="dpr12573-bib-0030" w:history="1">
        <w:r w:rsidRPr="00CD69BC">
          <w:rPr>
            <w:rStyle w:val="Hyperlink"/>
            <w:b/>
            <w:bCs/>
          </w:rPr>
          <w:t>2000</w:t>
        </w:r>
      </w:hyperlink>
      <w:r w:rsidRPr="00CD69BC">
        <w:t>; Wood et al., </w:t>
      </w:r>
      <w:hyperlink r:id="rId47" w:anchor="dpr12573-bib-0046" w:history="1">
        <w:r w:rsidRPr="00CD69BC">
          <w:rPr>
            <w:rStyle w:val="Hyperlink"/>
            <w:b/>
            <w:bCs/>
          </w:rPr>
          <w:t>2020</w:t>
        </w:r>
      </w:hyperlink>
      <w:r w:rsidRPr="00CD69BC">
        <w:t>). Generally, when it has been studied, better governance has been found to be positively associated with project effectiveness. However, the relationship between political and civil freedoms, and success, is more mixed. Some studies have found a positive relationship, others have found no relationship or even a negative relationship. Negative relationships have tended to be most pronounced in studies focused on the Asia-Pacific region (Bulman et al., </w:t>
      </w:r>
      <w:hyperlink r:id="rId48" w:anchor="dpr12573-bib-0009" w:history="1">
        <w:r w:rsidRPr="00CD69BC">
          <w:rPr>
            <w:rStyle w:val="Hyperlink"/>
            <w:b/>
            <w:bCs/>
          </w:rPr>
          <w:t>2017</w:t>
        </w:r>
      </w:hyperlink>
      <w:r w:rsidRPr="00CD69BC">
        <w:t>; Denizer et al., </w:t>
      </w:r>
      <w:hyperlink r:id="rId49" w:anchor="dpr12573-bib-0012" w:history="1">
        <w:r w:rsidRPr="00CD69BC">
          <w:rPr>
            <w:rStyle w:val="Hyperlink"/>
            <w:b/>
            <w:bCs/>
          </w:rPr>
          <w:t>2013</w:t>
        </w:r>
      </w:hyperlink>
      <w:r w:rsidRPr="00CD69BC">
        <w:t>; Feeny &amp; Vuong, </w:t>
      </w:r>
      <w:hyperlink r:id="rId50" w:anchor="dpr12573-bib-0016" w:history="1">
        <w:r w:rsidRPr="00CD69BC">
          <w:rPr>
            <w:rStyle w:val="Hyperlink"/>
            <w:b/>
            <w:bCs/>
          </w:rPr>
          <w:t>2017</w:t>
        </w:r>
      </w:hyperlink>
      <w:r w:rsidRPr="00CD69BC">
        <w:t>; Feil, </w:t>
      </w:r>
      <w:hyperlink r:id="rId51" w:anchor="dpr12573-bib-0017" w:history="1">
        <w:r w:rsidRPr="00CD69BC">
          <w:rPr>
            <w:rStyle w:val="Hyperlink"/>
            <w:b/>
            <w:bCs/>
          </w:rPr>
          <w:t>2021</w:t>
        </w:r>
      </w:hyperlink>
      <w:r w:rsidRPr="00CD69BC">
        <w:t>; Honig et al., </w:t>
      </w:r>
      <w:hyperlink r:id="rId52" w:anchor="dpr12573-bib-0021" w:history="1">
        <w:r w:rsidRPr="00CD69BC">
          <w:rPr>
            <w:rStyle w:val="Hyperlink"/>
            <w:b/>
            <w:bCs/>
          </w:rPr>
          <w:t>2019</w:t>
        </w:r>
      </w:hyperlink>
      <w:r w:rsidRPr="00CD69BC">
        <w:t>; Isham et al., </w:t>
      </w:r>
      <w:hyperlink r:id="rId53" w:anchor="dpr12573-bib-0027" w:history="1">
        <w:r w:rsidRPr="00CD69BC">
          <w:rPr>
            <w:rStyle w:val="Hyperlink"/>
            <w:b/>
            <w:bCs/>
          </w:rPr>
          <w:t>1997</w:t>
        </w:r>
      </w:hyperlink>
      <w:r w:rsidRPr="00CD69BC">
        <w:t>).</w:t>
      </w:r>
    </w:p>
    <w:p w14:paraId="36772EF6" w14:textId="77777777" w:rsidR="00CD69BC" w:rsidRPr="00CD69BC" w:rsidRDefault="00CD69BC" w:rsidP="00CD69BC">
      <w:r w:rsidRPr="00CD69BC">
        <w:t>2.2 Project effectiveness in the Pacific</w:t>
      </w:r>
    </w:p>
    <w:p w14:paraId="15517620" w14:textId="77777777" w:rsidR="00CD69BC" w:rsidRPr="00CD69BC" w:rsidRDefault="00CD69BC" w:rsidP="00CD69BC">
      <w:r w:rsidRPr="00CD69BC">
        <w:lastRenderedPageBreak/>
        <w:t>Three recent studies that focused on aid project effectiveness have specifically looked at the effectiveness of aid projects in the Pacific. All three studies have found that projects in the Pacific are less effective on average than projects in the rest of the developing world (Feeny &amp; Vuong, </w:t>
      </w:r>
      <w:hyperlink r:id="rId54" w:anchor="dpr12573-bib-0016" w:history="1">
        <w:r w:rsidRPr="00CD69BC">
          <w:rPr>
            <w:rStyle w:val="Hyperlink"/>
            <w:b/>
            <w:bCs/>
          </w:rPr>
          <w:t>2017</w:t>
        </w:r>
      </w:hyperlink>
      <w:r w:rsidRPr="00CD69BC">
        <w:t>; Wood &amp; Otor, </w:t>
      </w:r>
      <w:hyperlink r:id="rId55" w:anchor="dpr12573-bib-0045" w:history="1">
        <w:r w:rsidRPr="00CD69BC">
          <w:rPr>
            <w:rStyle w:val="Hyperlink"/>
            <w:b/>
            <w:bCs/>
          </w:rPr>
          <w:t>2019</w:t>
        </w:r>
      </w:hyperlink>
      <w:r w:rsidRPr="00CD69BC">
        <w:t>; Wood et al., </w:t>
      </w:r>
      <w:hyperlink r:id="rId56" w:anchor="dpr12573-bib-0046" w:history="1">
        <w:r w:rsidRPr="00CD69BC">
          <w:rPr>
            <w:rStyle w:val="Hyperlink"/>
            <w:b/>
            <w:bCs/>
          </w:rPr>
          <w:t>2020</w:t>
        </w:r>
      </w:hyperlink>
      <w:r w:rsidRPr="00CD69BC">
        <w:t>). This conclusion from quantitative research about lower aid project effectiveness in the Pacific appears to fit with the qualitative beliefs of at least some aid workers based on their practical experience (for example, Hunt, </w:t>
      </w:r>
      <w:hyperlink r:id="rId57" w:anchor="dpr12573-bib-0025" w:history="1">
        <w:r w:rsidRPr="00CD69BC">
          <w:rPr>
            <w:rStyle w:val="Hyperlink"/>
            <w:b/>
            <w:bCs/>
          </w:rPr>
          <w:t>2020</w:t>
        </w:r>
      </w:hyperlink>
      <w:r w:rsidRPr="00CD69BC">
        <w:t>). Also, a similar finding emerges from analysis of Australian Government Aid Program country-level data assessing the extent to which country objectives have been met (Howes et al., </w:t>
      </w:r>
      <w:hyperlink r:id="rId58" w:anchor="dpr12573-bib-0023" w:history="1">
        <w:r w:rsidRPr="00CD69BC">
          <w:rPr>
            <w:rStyle w:val="Hyperlink"/>
            <w:b/>
            <w:bCs/>
          </w:rPr>
          <w:t>2020</w:t>
        </w:r>
      </w:hyperlink>
      <w:r w:rsidRPr="00CD69BC">
        <w:t>). While the finding that aid is less effective in the Pacific emerges from a range of sources, no existing work has sought to empirically examine why it exists.</w:t>
      </w:r>
    </w:p>
    <w:p w14:paraId="712D6C89" w14:textId="77777777" w:rsidR="00CD69BC" w:rsidRPr="00CD69BC" w:rsidRDefault="00CD69BC" w:rsidP="00CD69BC">
      <w:pPr>
        <w:rPr>
          <w:b/>
          <w:bCs/>
        </w:rPr>
      </w:pPr>
      <w:r w:rsidRPr="00CD69BC">
        <w:rPr>
          <w:b/>
          <w:bCs/>
        </w:rPr>
        <w:t>3 DATA AND METHODS</w:t>
      </w:r>
    </w:p>
    <w:p w14:paraId="76A9A579" w14:textId="77777777" w:rsidR="00CD69BC" w:rsidRPr="00CD69BC" w:rsidRDefault="00CD69BC" w:rsidP="00CD69BC">
      <w:r w:rsidRPr="00CD69BC">
        <w:t>The data for the primary outcome in our study—project effectiveness—all come from aid project assessments. Not all donors provide a numeric value to represent the effectiveness of their projects. And not all donors that do, make these values public. However, data are now in the public domain for the following donors: the Australian Government Aid Program; the World Bank; the ADB; the UK’s Department for International Development (DFID) (now part of the Foreign, Commonwealth &amp; Development Office); Deutsche Gesellschaft für Internationale Zusammenarbeit (GIZ), the German government’s development agency; KfW, the German government’s development bank; the International Fund for Agricultural Development (IFAD), a specialized agency of the United Nations; Japan International Cooperation Agency (JICA), the Japanese government aid program; and The Global Fund to Fight AIDS, Tuberculosis and Malaria (GFATM). The data are global, coming from throughout the developing world, including projects in the Pacific as well as many projects from other regions.</w:t>
      </w:r>
    </w:p>
    <w:p w14:paraId="653E0DC3" w14:textId="77777777" w:rsidR="00CD69BC" w:rsidRPr="00CD69BC" w:rsidRDefault="00CD69BC" w:rsidP="00CD69BC">
      <w:r w:rsidRPr="00CD69BC">
        <w:t>Following standard practice, Pacific countries are defined in our analysis as aid-recipient islands situated in the Pacific Ocean. Reflecting our definition and those countries for which there are available data, the Pacific countries used in our analysis are: Cook Islands, Federated States of Micronesia, Fiji, Kiribati, Marshall Islands, Nauru, Palau, Papua New Guinea, Samoa, Solomon Islands, Tonga, Tuvalu, and Vanuatu.</w:t>
      </w:r>
    </w:p>
    <w:p w14:paraId="18A2E6F5" w14:textId="77777777" w:rsidR="00CD69BC" w:rsidRPr="00CD69BC" w:rsidRDefault="00CD69BC" w:rsidP="00CD69BC">
      <w:r w:rsidRPr="00CD69BC">
        <w:t>Project effectiveness is taken from donor reviews and measures the extent to which projects were effective in meeting their original goals. In the data we work with, following Honig (</w:t>
      </w:r>
      <w:hyperlink r:id="rId59" w:anchor="dpr12573-bib-0019" w:history="1">
        <w:r w:rsidRPr="00CD69BC">
          <w:rPr>
            <w:rStyle w:val="Hyperlink"/>
            <w:b/>
            <w:bCs/>
          </w:rPr>
          <w:t>2018</w:t>
        </w:r>
      </w:hyperlink>
      <w:r w:rsidRPr="00CD69BC">
        <w:t>) we use effectiveness scores standardized to a six-point scale (with one being the worst possible score and six the best). For a full discussion of effectiveness scores and their distribution among different donors, see Wood et al. (</w:t>
      </w:r>
      <w:hyperlink r:id="rId60" w:anchor="dpr12573-bib-0046" w:history="1">
        <w:r w:rsidRPr="00CD69BC">
          <w:rPr>
            <w:rStyle w:val="Hyperlink"/>
            <w:b/>
            <w:bCs/>
          </w:rPr>
          <w:t>2020</w:t>
        </w:r>
      </w:hyperlink>
      <w:r w:rsidRPr="00CD69BC">
        <w:t xml:space="preserve">). An obvious concern with using data from donors’ assessments of aid projects is the potential subjectivity of these assessments. Many donors have internal processes in place for double-checking project appraisals (for example, final aid quality </w:t>
      </w:r>
      <w:r w:rsidRPr="00CD69BC">
        <w:lastRenderedPageBreak/>
        <w:t>assessments are independently double-checked in the Australian Government Aid Program, and sent for revision if they are deemed inaccurate). Such procedures may serve as some check on any potential impulse staff may feel to inflate project scores. Importantly, studies that have compared internal appraisal scores with those from independent external evaluators have tended to find little evidence of inflated appraisal scores (Denizer et al., </w:t>
      </w:r>
      <w:hyperlink r:id="rId61" w:anchor="dpr12573-bib-0012" w:history="1">
        <w:r w:rsidRPr="00CD69BC">
          <w:rPr>
            <w:rStyle w:val="Hyperlink"/>
            <w:b/>
            <w:bCs/>
          </w:rPr>
          <w:t>2013</w:t>
        </w:r>
      </w:hyperlink>
      <w:r w:rsidRPr="00CD69BC">
        <w:t>). Most importantly, however, the analytical leverage in our work does not come from absolute appraisal scores, and therefore is free of an obvious risk—that donors and evaluators are too generous in appraising aid projects. Rather, leverage stems from the relative differences in appraisal scores (scores being lower in the Pacific, for example, than they are elsewhere). Unless there is a reason to think some subjective bias shapes relative differences, inference involving them is still valid.</w:t>
      </w:r>
    </w:p>
    <w:p w14:paraId="3C82F4CF" w14:textId="77777777" w:rsidR="00CD69BC" w:rsidRPr="00CD69BC" w:rsidRDefault="00CD69BC" w:rsidP="00CD69BC">
      <w:r w:rsidRPr="00CD69BC">
        <w:t>For work that involves more than one donor, one plausible source of bias stems from differences between donors: some donors may be more lenient towards their projects than others. These may also be donors that do less work in certain regions or certain sectors, in which case inferences will be biased. Another potential source of bias is that donor lenience in appraisals may change over time, which would also be an issue if donors simultaneously changed focus over the same time period. Fortunately, these are issues that can be largely accounted for by including donor and project completion date fixed effects in regression models, a method we apply (Bulman et al., </w:t>
      </w:r>
      <w:hyperlink r:id="rId62" w:anchor="dpr12573-bib-0009" w:history="1">
        <w:r w:rsidRPr="00CD69BC">
          <w:rPr>
            <w:rStyle w:val="Hyperlink"/>
            <w:b/>
            <w:bCs/>
          </w:rPr>
          <w:t>2017</w:t>
        </w:r>
      </w:hyperlink>
      <w:r w:rsidRPr="00CD69BC">
        <w:t>; Honig, </w:t>
      </w:r>
      <w:hyperlink r:id="rId63" w:anchor="dpr12573-bib-0019" w:history="1">
        <w:r w:rsidRPr="00CD69BC">
          <w:rPr>
            <w:rStyle w:val="Hyperlink"/>
            <w:b/>
            <w:bCs/>
          </w:rPr>
          <w:t>2018</w:t>
        </w:r>
      </w:hyperlink>
      <w:r w:rsidRPr="00CD69BC">
        <w:t>).</w:t>
      </w:r>
    </w:p>
    <w:p w14:paraId="06F67EB2" w14:textId="77777777" w:rsidR="00CD69BC" w:rsidRPr="00CD69BC" w:rsidRDefault="00CD69BC" w:rsidP="00CD69BC">
      <w:r w:rsidRPr="00CD69BC">
        <w:t>In our work we gathered data on World Bank and ADB projects directly from the organizations’ websites. Other donors, with the exception of Australia, were sourced from the dataset compiled by Honig (</w:t>
      </w:r>
      <w:hyperlink r:id="rId64" w:anchor="dpr12573-bib-0019" w:history="1">
        <w:r w:rsidRPr="00CD69BC">
          <w:rPr>
            <w:rStyle w:val="Hyperlink"/>
            <w:b/>
            <w:bCs/>
          </w:rPr>
          <w:t>2018</w:t>
        </w:r>
      </w:hyperlink>
      <w:r w:rsidRPr="00CD69BC">
        <w:t>). In the case of Australian data, we worked with the Australian Government Aid Programme and made use of aid programme reports to build a dataset of project effectiveness scores.</w:t>
      </w:r>
      <w:hyperlink r:id="rId65" w:anchor="dpr12573-note-1002_note_2" w:tooltip="Link to note" w:history="1">
        <w:r w:rsidRPr="00CD69BC">
          <w:rPr>
            <w:rStyle w:val="Hyperlink"/>
            <w:b/>
            <w:bCs/>
          </w:rPr>
          <w:t>2</w:t>
        </w:r>
      </w:hyperlink>
      <w:r w:rsidRPr="00CD69BC">
        <w:t> Donor project assessment data is usually accompanied by information on some project specifics such as size, duration, and sector. Where it was not, in some instances we were able to match project assessment data with project specifics from other donor sources. It was not possible to gather data on a large suite of project specifics, a point we return to in discussion. However, we were able to gather data on a core set of important project traits.</w:t>
      </w:r>
    </w:p>
    <w:p w14:paraId="39672FCE" w14:textId="77777777" w:rsidR="00CD69BC" w:rsidRPr="00CD69BC" w:rsidRDefault="00CD69BC" w:rsidP="00CD69BC">
      <w:r w:rsidRPr="00CD69BC">
        <w:t>In our final dataset we complemented project-level data with data on the recipient countries the projects were delivered in. These country traits were selected either because they had been shown to influence effectiveness in previous work on aid projects or because existing research on the broader constraints to development in the Pacific suggested the traits could be of importance. (The two traits in the latter category were small populations and remoteness; see Winters &amp; Martins, </w:t>
      </w:r>
      <w:hyperlink r:id="rId66" w:anchor="dpr12573-bib-0044" w:history="1">
        <w:r w:rsidRPr="00CD69BC">
          <w:rPr>
            <w:rStyle w:val="Hyperlink"/>
            <w:b/>
            <w:bCs/>
          </w:rPr>
          <w:t>2004</w:t>
        </w:r>
      </w:hyperlink>
      <w:r w:rsidRPr="00CD69BC">
        <w:t>; World Bank, </w:t>
      </w:r>
      <w:hyperlink r:id="rId67" w:anchor="dpr12573-bib-0050" w:history="1">
        <w:r w:rsidRPr="00CD69BC">
          <w:rPr>
            <w:rStyle w:val="Hyperlink"/>
            <w:b/>
            <w:bCs/>
          </w:rPr>
          <w:t>2017</w:t>
        </w:r>
      </w:hyperlink>
      <w:r w:rsidRPr="00CD69BC">
        <w:t xml:space="preserve">). We used World Development Indicator data on recipient economic and demographic indicators, World Bank government effectiveness data, Freedom House </w:t>
      </w:r>
      <w:r w:rsidRPr="00CD69BC">
        <w:lastRenderedPageBreak/>
        <w:t>data on political and civil freedoms (hereafter referred to as “freedom”), and CEPII data for remoteness. CEPII data are standard in trade analysis. They measure the distance between the largest cities in two countries, with distance being weighted by the size of each city vis à vis each country’s total population (Mayer &amp; Zignago, </w:t>
      </w:r>
      <w:hyperlink r:id="rId68" w:anchor="dpr12573-bib-0032" w:history="1">
        <w:r w:rsidRPr="00CD69BC">
          <w:rPr>
            <w:rStyle w:val="Hyperlink"/>
            <w:b/>
            <w:bCs/>
          </w:rPr>
          <w:t>2011</w:t>
        </w:r>
      </w:hyperlink>
      <w:r w:rsidRPr="00CD69BC">
        <w:t>). Following standard practice, we turned these data into a single value for every country in each year the data covered. This value was calculated as the mean distance of each country from every other country on Earth, with country distances weighted by the size of country economies. Once again, this is a standard measure (Bacchetta et al., </w:t>
      </w:r>
      <w:hyperlink r:id="rId69" w:anchor="dpr12573-bib-0004" w:history="1">
        <w:r w:rsidRPr="00CD69BC">
          <w:rPr>
            <w:rStyle w:val="Hyperlink"/>
            <w:b/>
            <w:bCs/>
          </w:rPr>
          <w:t>2010</w:t>
        </w:r>
      </w:hyperlink>
      <w:r w:rsidRPr="00CD69BC">
        <w:t>). The dataset and approach are often used in analysis of remoteness and the Pacific (for example, Horscroft, </w:t>
      </w:r>
      <w:hyperlink r:id="rId70" w:anchor="dpr12573-bib-0022" w:history="1">
        <w:r w:rsidRPr="00CD69BC">
          <w:rPr>
            <w:rStyle w:val="Hyperlink"/>
            <w:b/>
            <w:bCs/>
          </w:rPr>
          <w:t>2014</w:t>
        </w:r>
      </w:hyperlink>
      <w:r w:rsidRPr="00CD69BC">
        <w:t>; World Bank, </w:t>
      </w:r>
      <w:hyperlink r:id="rId71" w:anchor="dpr12573-bib-0050" w:history="1">
        <w:r w:rsidRPr="00CD69BC">
          <w:rPr>
            <w:rStyle w:val="Hyperlink"/>
            <w:b/>
            <w:bCs/>
          </w:rPr>
          <w:t>2017</w:t>
        </w:r>
      </w:hyperlink>
      <w:r w:rsidRPr="00CD69BC">
        <w:t>).</w:t>
      </w:r>
    </w:p>
    <w:p w14:paraId="46A1D411" w14:textId="77777777" w:rsidR="00CD69BC" w:rsidRPr="00CD69BC" w:rsidRDefault="00CD69BC" w:rsidP="00CD69BC">
      <w:r w:rsidRPr="00CD69BC">
        <w:t>For each country-level variable of interest, we obtained the value of the variable at the start of each aid project and also an average across project lifespans. (For example, if a project ran in Fiji from 2000 to 2005, for GDP per capita, we used Fiji’s GDP per capita in 2000 and also calculated mean GDP per capita in Fiji from 2000 to 2005). In our analysis, we used the variable from the start of the aid project if there was any risk of reverse causality (the effectiveness of aid projects influencing the variable), otherwise (for variables such as remoteness) we took the average value from across the lifespan of the project.</w:t>
      </w:r>
      <w:hyperlink r:id="rId72" w:anchor="dpr12573-note-1003_note_3" w:tooltip="Link to note" w:history="1">
        <w:r w:rsidRPr="00CD69BC">
          <w:rPr>
            <w:rStyle w:val="Hyperlink"/>
            <w:b/>
            <w:bCs/>
          </w:rPr>
          <w:t>3</w:t>
        </w:r>
      </w:hyperlink>
    </w:p>
    <w:p w14:paraId="49516F09" w14:textId="77777777" w:rsidR="00CD69BC" w:rsidRPr="00CD69BC" w:rsidRDefault="00CD69BC" w:rsidP="00CD69BC">
      <w:r w:rsidRPr="00CD69BC">
        <w:t>Although some aid project effectiveness data from the World Bank are available as far back as the 1960s, our analysis was restricted to projects that were assessed from 1996 onwards owing to unavailability of key country-level variables from earlier periods. This is unproblematic as our interest is in contemporary issues of aid effectiveness.</w:t>
      </w:r>
      <w:hyperlink r:id="rId73" w:anchor="dpr12573-note-1004_note_4" w:tooltip="Link to note" w:history="1">
        <w:r w:rsidRPr="00CD69BC">
          <w:rPr>
            <w:rStyle w:val="Hyperlink"/>
            <w:b/>
            <w:bCs/>
          </w:rPr>
          <w:t>4</w:t>
        </w:r>
      </w:hyperlink>
      <w:r w:rsidRPr="00CD69BC">
        <w:t> For the sake of consistency, in all our work—whether bivariate or including multiple controls—we restricted analysis to the same time periods and only to observations for which all variables were present. Table </w:t>
      </w:r>
      <w:hyperlink r:id="rId74" w:anchor="dpr12573-tbl-0001" w:tooltip="Link to table" w:history="1">
        <w:r w:rsidRPr="00CD69BC">
          <w:rPr>
            <w:rStyle w:val="Hyperlink"/>
            <w:b/>
            <w:bCs/>
          </w:rPr>
          <w:t>1</w:t>
        </w:r>
      </w:hyperlink>
      <w:r w:rsidRPr="00CD69BC">
        <w:t> provides basic summary statistics for our data. Table </w:t>
      </w:r>
      <w:hyperlink r:id="rId75" w:anchor="dpr12573-tbl-0002" w:tooltip="Link to table" w:history="1">
        <w:r w:rsidRPr="00CD69BC">
          <w:rPr>
            <w:rStyle w:val="Hyperlink"/>
            <w:b/>
            <w:bCs/>
          </w:rPr>
          <w:t>2</w:t>
        </w:r>
      </w:hyperlink>
      <w:r w:rsidRPr="00CD69BC">
        <w:t> shows the total number of analysed projects by donor.</w:t>
      </w:r>
    </w:p>
    <w:p w14:paraId="541D8476" w14:textId="77777777" w:rsidR="00CD69BC" w:rsidRPr="00CD69BC" w:rsidRDefault="00CD69BC" w:rsidP="00CD69BC">
      <w:r w:rsidRPr="00CD69BC">
        <w:rPr>
          <w:b/>
          <w:bCs/>
        </w:rPr>
        <w:t>TABLE 1. </w:t>
      </w:r>
      <w:r w:rsidRPr="00CD69BC">
        <w:t>Summary statistics</w:t>
      </w:r>
    </w:p>
    <w:tbl>
      <w:tblPr>
        <w:tblW w:w="10590" w:type="dxa"/>
        <w:tblCellSpacing w:w="15" w:type="dxa"/>
        <w:tblBorders>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5941"/>
        <w:gridCol w:w="1138"/>
        <w:gridCol w:w="1051"/>
        <w:gridCol w:w="1289"/>
        <w:gridCol w:w="1171"/>
      </w:tblGrid>
      <w:tr w:rsidR="00CD69BC" w:rsidRPr="00CD69BC" w14:paraId="486F5D95" w14:textId="77777777">
        <w:trPr>
          <w:tblHeader/>
          <w:tblCellSpacing w:w="15" w:type="dxa"/>
        </w:trPr>
        <w:tc>
          <w:tcPr>
            <w:tcW w:w="0" w:type="auto"/>
            <w:tcBorders>
              <w:top w:val="nil"/>
              <w:left w:val="nil"/>
              <w:bottom w:val="single" w:sz="6" w:space="0" w:color="BDBBB7"/>
              <w:right w:val="nil"/>
            </w:tcBorders>
            <w:shd w:val="clear" w:color="auto" w:fill="EEEEEE"/>
            <w:hideMark/>
          </w:tcPr>
          <w:p w14:paraId="0B6F74B1" w14:textId="77777777" w:rsidR="00CD69BC" w:rsidRPr="00CD69BC" w:rsidRDefault="00CD69BC" w:rsidP="00CD69BC">
            <w:pPr>
              <w:rPr>
                <w:b/>
                <w:bCs/>
              </w:rPr>
            </w:pPr>
            <w:r w:rsidRPr="00CD69BC">
              <w:rPr>
                <w:b/>
                <w:bCs/>
              </w:rPr>
              <w:t>Variable</w:t>
            </w:r>
          </w:p>
        </w:tc>
        <w:tc>
          <w:tcPr>
            <w:tcW w:w="0" w:type="auto"/>
            <w:tcBorders>
              <w:top w:val="nil"/>
              <w:left w:val="nil"/>
              <w:bottom w:val="single" w:sz="6" w:space="0" w:color="BDBBB7"/>
              <w:right w:val="nil"/>
            </w:tcBorders>
            <w:shd w:val="clear" w:color="auto" w:fill="EEEEEE"/>
            <w:hideMark/>
          </w:tcPr>
          <w:p w14:paraId="4DDC6B43" w14:textId="77777777" w:rsidR="00CD69BC" w:rsidRPr="00CD69BC" w:rsidRDefault="00CD69BC" w:rsidP="00CD69BC">
            <w:pPr>
              <w:rPr>
                <w:b/>
                <w:bCs/>
              </w:rPr>
            </w:pPr>
            <w:r w:rsidRPr="00CD69BC">
              <w:rPr>
                <w:b/>
                <w:bCs/>
              </w:rPr>
              <w:t>Mean</w:t>
            </w:r>
          </w:p>
        </w:tc>
        <w:tc>
          <w:tcPr>
            <w:tcW w:w="0" w:type="auto"/>
            <w:tcBorders>
              <w:top w:val="nil"/>
              <w:left w:val="nil"/>
              <w:bottom w:val="single" w:sz="6" w:space="0" w:color="BDBBB7"/>
              <w:right w:val="nil"/>
            </w:tcBorders>
            <w:shd w:val="clear" w:color="auto" w:fill="EEEEEE"/>
            <w:hideMark/>
          </w:tcPr>
          <w:p w14:paraId="1C0BD5B0" w14:textId="77777777" w:rsidR="00CD69BC" w:rsidRPr="00CD69BC" w:rsidRDefault="00CD69BC" w:rsidP="00CD69BC">
            <w:pPr>
              <w:rPr>
                <w:b/>
                <w:bCs/>
              </w:rPr>
            </w:pPr>
            <w:r w:rsidRPr="00CD69BC">
              <w:rPr>
                <w:b/>
                <w:bCs/>
              </w:rPr>
              <w:t>Std Dev</w:t>
            </w:r>
          </w:p>
        </w:tc>
        <w:tc>
          <w:tcPr>
            <w:tcW w:w="0" w:type="auto"/>
            <w:tcBorders>
              <w:top w:val="nil"/>
              <w:left w:val="nil"/>
              <w:bottom w:val="single" w:sz="6" w:space="0" w:color="BDBBB7"/>
              <w:right w:val="nil"/>
            </w:tcBorders>
            <w:shd w:val="clear" w:color="auto" w:fill="EEEEEE"/>
            <w:hideMark/>
          </w:tcPr>
          <w:p w14:paraId="0D118D71" w14:textId="77777777" w:rsidR="00CD69BC" w:rsidRPr="00CD69BC" w:rsidRDefault="00CD69BC" w:rsidP="00CD69BC">
            <w:pPr>
              <w:rPr>
                <w:b/>
                <w:bCs/>
              </w:rPr>
            </w:pPr>
            <w:r w:rsidRPr="00CD69BC">
              <w:rPr>
                <w:b/>
                <w:bCs/>
              </w:rPr>
              <w:t>Min</w:t>
            </w:r>
          </w:p>
        </w:tc>
        <w:tc>
          <w:tcPr>
            <w:tcW w:w="0" w:type="auto"/>
            <w:tcBorders>
              <w:top w:val="nil"/>
              <w:left w:val="nil"/>
              <w:bottom w:val="single" w:sz="6" w:space="0" w:color="BDBBB7"/>
              <w:right w:val="nil"/>
            </w:tcBorders>
            <w:shd w:val="clear" w:color="auto" w:fill="EEEEEE"/>
            <w:hideMark/>
          </w:tcPr>
          <w:p w14:paraId="756BECFB" w14:textId="77777777" w:rsidR="00CD69BC" w:rsidRPr="00CD69BC" w:rsidRDefault="00CD69BC" w:rsidP="00CD69BC">
            <w:pPr>
              <w:rPr>
                <w:b/>
                <w:bCs/>
              </w:rPr>
            </w:pPr>
            <w:r w:rsidRPr="00CD69BC">
              <w:rPr>
                <w:b/>
                <w:bCs/>
              </w:rPr>
              <w:t>Max</w:t>
            </w:r>
          </w:p>
        </w:tc>
      </w:tr>
      <w:tr w:rsidR="00CD69BC" w:rsidRPr="00CD69BC" w14:paraId="474B1EE0" w14:textId="77777777">
        <w:trPr>
          <w:tblCellSpacing w:w="15" w:type="dxa"/>
        </w:trPr>
        <w:tc>
          <w:tcPr>
            <w:tcW w:w="0" w:type="auto"/>
            <w:noWrap/>
            <w:tcMar>
              <w:top w:w="180" w:type="dxa"/>
              <w:left w:w="180" w:type="dxa"/>
              <w:bottom w:w="0" w:type="dxa"/>
              <w:right w:w="180" w:type="dxa"/>
            </w:tcMar>
            <w:hideMark/>
          </w:tcPr>
          <w:p w14:paraId="7365F577" w14:textId="77777777" w:rsidR="00CD69BC" w:rsidRPr="00CD69BC" w:rsidRDefault="00CD69BC" w:rsidP="00CD69BC">
            <w:r w:rsidRPr="00CD69BC">
              <w:t>Project effectiveness rating (1–6)</w:t>
            </w:r>
          </w:p>
        </w:tc>
        <w:tc>
          <w:tcPr>
            <w:tcW w:w="0" w:type="auto"/>
            <w:noWrap/>
            <w:tcMar>
              <w:top w:w="180" w:type="dxa"/>
              <w:left w:w="180" w:type="dxa"/>
              <w:bottom w:w="0" w:type="dxa"/>
              <w:right w:w="180" w:type="dxa"/>
            </w:tcMar>
            <w:hideMark/>
          </w:tcPr>
          <w:p w14:paraId="2986DC5B" w14:textId="77777777" w:rsidR="00CD69BC" w:rsidRPr="00CD69BC" w:rsidRDefault="00CD69BC" w:rsidP="00CD69BC">
            <w:r w:rsidRPr="00CD69BC">
              <w:t>4.25</w:t>
            </w:r>
          </w:p>
        </w:tc>
        <w:tc>
          <w:tcPr>
            <w:tcW w:w="0" w:type="auto"/>
            <w:noWrap/>
            <w:tcMar>
              <w:top w:w="180" w:type="dxa"/>
              <w:left w:w="180" w:type="dxa"/>
              <w:bottom w:w="0" w:type="dxa"/>
              <w:right w:w="180" w:type="dxa"/>
            </w:tcMar>
            <w:hideMark/>
          </w:tcPr>
          <w:p w14:paraId="35C047EE" w14:textId="77777777" w:rsidR="00CD69BC" w:rsidRPr="00CD69BC" w:rsidRDefault="00CD69BC" w:rsidP="00CD69BC">
            <w:r w:rsidRPr="00CD69BC">
              <w:t>1.06</w:t>
            </w:r>
          </w:p>
        </w:tc>
        <w:tc>
          <w:tcPr>
            <w:tcW w:w="0" w:type="auto"/>
            <w:noWrap/>
            <w:tcMar>
              <w:top w:w="180" w:type="dxa"/>
              <w:left w:w="180" w:type="dxa"/>
              <w:bottom w:w="0" w:type="dxa"/>
              <w:right w:w="180" w:type="dxa"/>
            </w:tcMar>
            <w:hideMark/>
          </w:tcPr>
          <w:p w14:paraId="2C944A22" w14:textId="77777777" w:rsidR="00CD69BC" w:rsidRPr="00CD69BC" w:rsidRDefault="00CD69BC" w:rsidP="00CD69BC">
            <w:r w:rsidRPr="00CD69BC">
              <w:t>1.00</w:t>
            </w:r>
          </w:p>
        </w:tc>
        <w:tc>
          <w:tcPr>
            <w:tcW w:w="0" w:type="auto"/>
            <w:noWrap/>
            <w:tcMar>
              <w:top w:w="180" w:type="dxa"/>
              <w:left w:w="180" w:type="dxa"/>
              <w:bottom w:w="0" w:type="dxa"/>
              <w:right w:w="180" w:type="dxa"/>
            </w:tcMar>
            <w:hideMark/>
          </w:tcPr>
          <w:p w14:paraId="4FECB791" w14:textId="77777777" w:rsidR="00CD69BC" w:rsidRPr="00CD69BC" w:rsidRDefault="00CD69BC" w:rsidP="00CD69BC">
            <w:r w:rsidRPr="00CD69BC">
              <w:t>6.00</w:t>
            </w:r>
          </w:p>
        </w:tc>
      </w:tr>
      <w:tr w:rsidR="00CD69BC" w:rsidRPr="00CD69BC" w14:paraId="6DF4ABCC" w14:textId="77777777">
        <w:trPr>
          <w:tblCellSpacing w:w="15" w:type="dxa"/>
        </w:trPr>
        <w:tc>
          <w:tcPr>
            <w:tcW w:w="0" w:type="auto"/>
            <w:noWrap/>
            <w:tcMar>
              <w:top w:w="180" w:type="dxa"/>
              <w:left w:w="180" w:type="dxa"/>
              <w:bottom w:w="0" w:type="dxa"/>
              <w:right w:w="180" w:type="dxa"/>
            </w:tcMar>
            <w:hideMark/>
          </w:tcPr>
          <w:p w14:paraId="27EC521D" w14:textId="77777777" w:rsidR="00CD69BC" w:rsidRPr="00CD69BC" w:rsidRDefault="00CD69BC" w:rsidP="00CD69BC">
            <w:r w:rsidRPr="00CD69BC">
              <w:t>Real GDP per capita growth at start of project</w:t>
            </w:r>
          </w:p>
        </w:tc>
        <w:tc>
          <w:tcPr>
            <w:tcW w:w="0" w:type="auto"/>
            <w:noWrap/>
            <w:tcMar>
              <w:top w:w="180" w:type="dxa"/>
              <w:left w:w="180" w:type="dxa"/>
              <w:bottom w:w="0" w:type="dxa"/>
              <w:right w:w="180" w:type="dxa"/>
            </w:tcMar>
            <w:hideMark/>
          </w:tcPr>
          <w:p w14:paraId="3016FB1A" w14:textId="77777777" w:rsidR="00CD69BC" w:rsidRPr="00CD69BC" w:rsidRDefault="00CD69BC" w:rsidP="00CD69BC">
            <w:r w:rsidRPr="00CD69BC">
              <w:t>3.64</w:t>
            </w:r>
          </w:p>
        </w:tc>
        <w:tc>
          <w:tcPr>
            <w:tcW w:w="0" w:type="auto"/>
            <w:noWrap/>
            <w:tcMar>
              <w:top w:w="180" w:type="dxa"/>
              <w:left w:w="180" w:type="dxa"/>
              <w:bottom w:w="0" w:type="dxa"/>
              <w:right w:w="180" w:type="dxa"/>
            </w:tcMar>
            <w:hideMark/>
          </w:tcPr>
          <w:p w14:paraId="7CABE2BE" w14:textId="77777777" w:rsidR="00CD69BC" w:rsidRPr="00CD69BC" w:rsidRDefault="00CD69BC" w:rsidP="00CD69BC">
            <w:r w:rsidRPr="00CD69BC">
              <w:t>6.20</w:t>
            </w:r>
          </w:p>
        </w:tc>
        <w:tc>
          <w:tcPr>
            <w:tcW w:w="0" w:type="auto"/>
            <w:noWrap/>
            <w:tcMar>
              <w:top w:w="180" w:type="dxa"/>
              <w:left w:w="180" w:type="dxa"/>
              <w:bottom w:w="0" w:type="dxa"/>
              <w:right w:w="180" w:type="dxa"/>
            </w:tcMar>
            <w:hideMark/>
          </w:tcPr>
          <w:p w14:paraId="69268C1B" w14:textId="77777777" w:rsidR="00CD69BC" w:rsidRPr="00CD69BC" w:rsidRDefault="00CD69BC" w:rsidP="00CD69BC">
            <w:r w:rsidRPr="00CD69BC">
              <w:t>−34.90</w:t>
            </w:r>
          </w:p>
        </w:tc>
        <w:tc>
          <w:tcPr>
            <w:tcW w:w="0" w:type="auto"/>
            <w:noWrap/>
            <w:tcMar>
              <w:top w:w="180" w:type="dxa"/>
              <w:left w:w="180" w:type="dxa"/>
              <w:bottom w:w="0" w:type="dxa"/>
              <w:right w:w="180" w:type="dxa"/>
            </w:tcMar>
            <w:hideMark/>
          </w:tcPr>
          <w:p w14:paraId="06D9D608" w14:textId="77777777" w:rsidR="00CD69BC" w:rsidRPr="00CD69BC" w:rsidRDefault="00CD69BC" w:rsidP="00CD69BC">
            <w:r w:rsidRPr="00CD69BC">
              <w:t>92.12</w:t>
            </w:r>
          </w:p>
        </w:tc>
      </w:tr>
      <w:tr w:rsidR="00CD69BC" w:rsidRPr="00CD69BC" w14:paraId="4CDABC59" w14:textId="77777777">
        <w:trPr>
          <w:tblCellSpacing w:w="15" w:type="dxa"/>
        </w:trPr>
        <w:tc>
          <w:tcPr>
            <w:tcW w:w="0" w:type="auto"/>
            <w:noWrap/>
            <w:tcMar>
              <w:top w:w="180" w:type="dxa"/>
              <w:left w:w="180" w:type="dxa"/>
              <w:bottom w:w="0" w:type="dxa"/>
              <w:right w:w="180" w:type="dxa"/>
            </w:tcMar>
            <w:hideMark/>
          </w:tcPr>
          <w:p w14:paraId="5E6FA878" w14:textId="77777777" w:rsidR="00CD69BC" w:rsidRPr="00CD69BC" w:rsidRDefault="00CD69BC" w:rsidP="00CD69BC">
            <w:r w:rsidRPr="00CD69BC">
              <w:t>GDP per capita at start of project (ln)</w:t>
            </w:r>
          </w:p>
        </w:tc>
        <w:tc>
          <w:tcPr>
            <w:tcW w:w="0" w:type="auto"/>
            <w:noWrap/>
            <w:tcMar>
              <w:top w:w="180" w:type="dxa"/>
              <w:left w:w="180" w:type="dxa"/>
              <w:bottom w:w="0" w:type="dxa"/>
              <w:right w:w="180" w:type="dxa"/>
            </w:tcMar>
            <w:hideMark/>
          </w:tcPr>
          <w:p w14:paraId="7C9EEB11" w14:textId="77777777" w:rsidR="00CD69BC" w:rsidRPr="00CD69BC" w:rsidRDefault="00CD69BC" w:rsidP="00CD69BC">
            <w:r w:rsidRPr="00CD69BC">
              <w:t>8.22</w:t>
            </w:r>
          </w:p>
        </w:tc>
        <w:tc>
          <w:tcPr>
            <w:tcW w:w="0" w:type="auto"/>
            <w:noWrap/>
            <w:tcMar>
              <w:top w:w="180" w:type="dxa"/>
              <w:left w:w="180" w:type="dxa"/>
              <w:bottom w:w="0" w:type="dxa"/>
              <w:right w:w="180" w:type="dxa"/>
            </w:tcMar>
            <w:hideMark/>
          </w:tcPr>
          <w:p w14:paraId="77ACE575" w14:textId="77777777" w:rsidR="00CD69BC" w:rsidRPr="00CD69BC" w:rsidRDefault="00CD69BC" w:rsidP="00CD69BC">
            <w:r w:rsidRPr="00CD69BC">
              <w:t>0.86</w:t>
            </w:r>
          </w:p>
        </w:tc>
        <w:tc>
          <w:tcPr>
            <w:tcW w:w="0" w:type="auto"/>
            <w:noWrap/>
            <w:tcMar>
              <w:top w:w="180" w:type="dxa"/>
              <w:left w:w="180" w:type="dxa"/>
              <w:bottom w:w="0" w:type="dxa"/>
              <w:right w:w="180" w:type="dxa"/>
            </w:tcMar>
            <w:hideMark/>
          </w:tcPr>
          <w:p w14:paraId="3EEBA421" w14:textId="77777777" w:rsidR="00CD69BC" w:rsidRPr="00CD69BC" w:rsidRDefault="00CD69BC" w:rsidP="00CD69BC">
            <w:r w:rsidRPr="00CD69BC">
              <w:t>6.13</w:t>
            </w:r>
          </w:p>
        </w:tc>
        <w:tc>
          <w:tcPr>
            <w:tcW w:w="0" w:type="auto"/>
            <w:noWrap/>
            <w:tcMar>
              <w:top w:w="180" w:type="dxa"/>
              <w:left w:w="180" w:type="dxa"/>
              <w:bottom w:w="0" w:type="dxa"/>
              <w:right w:w="180" w:type="dxa"/>
            </w:tcMar>
            <w:hideMark/>
          </w:tcPr>
          <w:p w14:paraId="71044BBE" w14:textId="77777777" w:rsidR="00CD69BC" w:rsidRPr="00CD69BC" w:rsidRDefault="00CD69BC" w:rsidP="00CD69BC">
            <w:r w:rsidRPr="00CD69BC">
              <w:t>10.76</w:t>
            </w:r>
          </w:p>
        </w:tc>
      </w:tr>
      <w:tr w:rsidR="00CD69BC" w:rsidRPr="00CD69BC" w14:paraId="4820FE83" w14:textId="77777777">
        <w:trPr>
          <w:tblCellSpacing w:w="15" w:type="dxa"/>
        </w:trPr>
        <w:tc>
          <w:tcPr>
            <w:tcW w:w="0" w:type="auto"/>
            <w:noWrap/>
            <w:tcMar>
              <w:top w:w="180" w:type="dxa"/>
              <w:left w:w="180" w:type="dxa"/>
              <w:bottom w:w="0" w:type="dxa"/>
              <w:right w:w="180" w:type="dxa"/>
            </w:tcMar>
            <w:hideMark/>
          </w:tcPr>
          <w:p w14:paraId="7E7873C7" w14:textId="77777777" w:rsidR="00CD69BC" w:rsidRPr="00CD69BC" w:rsidRDefault="00CD69BC" w:rsidP="00CD69BC">
            <w:r w:rsidRPr="00CD69BC">
              <w:t>Remoteness (000kms) (average over project)</w:t>
            </w:r>
          </w:p>
        </w:tc>
        <w:tc>
          <w:tcPr>
            <w:tcW w:w="0" w:type="auto"/>
            <w:noWrap/>
            <w:tcMar>
              <w:top w:w="180" w:type="dxa"/>
              <w:left w:w="180" w:type="dxa"/>
              <w:bottom w:w="0" w:type="dxa"/>
              <w:right w:w="180" w:type="dxa"/>
            </w:tcMar>
            <w:hideMark/>
          </w:tcPr>
          <w:p w14:paraId="6DFE8423" w14:textId="77777777" w:rsidR="00CD69BC" w:rsidRPr="00CD69BC" w:rsidRDefault="00CD69BC" w:rsidP="00CD69BC">
            <w:r w:rsidRPr="00CD69BC">
              <w:t>8.75</w:t>
            </w:r>
          </w:p>
        </w:tc>
        <w:tc>
          <w:tcPr>
            <w:tcW w:w="0" w:type="auto"/>
            <w:noWrap/>
            <w:tcMar>
              <w:top w:w="180" w:type="dxa"/>
              <w:left w:w="180" w:type="dxa"/>
              <w:bottom w:w="0" w:type="dxa"/>
              <w:right w:w="180" w:type="dxa"/>
            </w:tcMar>
            <w:hideMark/>
          </w:tcPr>
          <w:p w14:paraId="582033D1" w14:textId="77777777" w:rsidR="00CD69BC" w:rsidRPr="00CD69BC" w:rsidRDefault="00CD69BC" w:rsidP="00CD69BC">
            <w:r w:rsidRPr="00CD69BC">
              <w:t>1.52</w:t>
            </w:r>
          </w:p>
        </w:tc>
        <w:tc>
          <w:tcPr>
            <w:tcW w:w="0" w:type="auto"/>
            <w:noWrap/>
            <w:tcMar>
              <w:top w:w="180" w:type="dxa"/>
              <w:left w:w="180" w:type="dxa"/>
              <w:bottom w:w="0" w:type="dxa"/>
              <w:right w:w="180" w:type="dxa"/>
            </w:tcMar>
            <w:hideMark/>
          </w:tcPr>
          <w:p w14:paraId="6670B190" w14:textId="77777777" w:rsidR="00CD69BC" w:rsidRPr="00CD69BC" w:rsidRDefault="00CD69BC" w:rsidP="00CD69BC">
            <w:r w:rsidRPr="00CD69BC">
              <w:t>5.68</w:t>
            </w:r>
          </w:p>
        </w:tc>
        <w:tc>
          <w:tcPr>
            <w:tcW w:w="0" w:type="auto"/>
            <w:noWrap/>
            <w:tcMar>
              <w:top w:w="180" w:type="dxa"/>
              <w:left w:w="180" w:type="dxa"/>
              <w:bottom w:w="0" w:type="dxa"/>
              <w:right w:w="180" w:type="dxa"/>
            </w:tcMar>
            <w:hideMark/>
          </w:tcPr>
          <w:p w14:paraId="0C58DCF3" w14:textId="77777777" w:rsidR="00CD69BC" w:rsidRPr="00CD69BC" w:rsidRDefault="00CD69BC" w:rsidP="00CD69BC">
            <w:r w:rsidRPr="00CD69BC">
              <w:t>12.68</w:t>
            </w:r>
          </w:p>
        </w:tc>
      </w:tr>
      <w:tr w:rsidR="00CD69BC" w:rsidRPr="00CD69BC" w14:paraId="4E1634ED" w14:textId="77777777">
        <w:trPr>
          <w:tblCellSpacing w:w="15" w:type="dxa"/>
        </w:trPr>
        <w:tc>
          <w:tcPr>
            <w:tcW w:w="0" w:type="auto"/>
            <w:noWrap/>
            <w:tcMar>
              <w:top w:w="180" w:type="dxa"/>
              <w:left w:w="180" w:type="dxa"/>
              <w:bottom w:w="0" w:type="dxa"/>
              <w:right w:w="180" w:type="dxa"/>
            </w:tcMar>
            <w:hideMark/>
          </w:tcPr>
          <w:p w14:paraId="34D0D62F" w14:textId="77777777" w:rsidR="00CD69BC" w:rsidRPr="00CD69BC" w:rsidRDefault="00CD69BC" w:rsidP="00CD69BC">
            <w:r w:rsidRPr="00CD69BC">
              <w:t>Population (ln) (average over project)</w:t>
            </w:r>
          </w:p>
        </w:tc>
        <w:tc>
          <w:tcPr>
            <w:tcW w:w="0" w:type="auto"/>
            <w:noWrap/>
            <w:tcMar>
              <w:top w:w="180" w:type="dxa"/>
              <w:left w:w="180" w:type="dxa"/>
              <w:bottom w:w="0" w:type="dxa"/>
              <w:right w:w="180" w:type="dxa"/>
            </w:tcMar>
            <w:hideMark/>
          </w:tcPr>
          <w:p w14:paraId="4AB5A6CF" w14:textId="77777777" w:rsidR="00CD69BC" w:rsidRPr="00CD69BC" w:rsidRDefault="00CD69BC" w:rsidP="00CD69BC">
            <w:r w:rsidRPr="00CD69BC">
              <w:t>17.13</w:t>
            </w:r>
          </w:p>
        </w:tc>
        <w:tc>
          <w:tcPr>
            <w:tcW w:w="0" w:type="auto"/>
            <w:noWrap/>
            <w:tcMar>
              <w:top w:w="180" w:type="dxa"/>
              <w:left w:w="180" w:type="dxa"/>
              <w:bottom w:w="0" w:type="dxa"/>
              <w:right w:w="180" w:type="dxa"/>
            </w:tcMar>
            <w:hideMark/>
          </w:tcPr>
          <w:p w14:paraId="35CD35F5" w14:textId="77777777" w:rsidR="00CD69BC" w:rsidRPr="00CD69BC" w:rsidRDefault="00CD69BC" w:rsidP="00CD69BC">
            <w:r w:rsidRPr="00CD69BC">
              <w:t>2.01</w:t>
            </w:r>
          </w:p>
        </w:tc>
        <w:tc>
          <w:tcPr>
            <w:tcW w:w="0" w:type="auto"/>
            <w:noWrap/>
            <w:tcMar>
              <w:top w:w="180" w:type="dxa"/>
              <w:left w:w="180" w:type="dxa"/>
              <w:bottom w:w="0" w:type="dxa"/>
              <w:right w:w="180" w:type="dxa"/>
            </w:tcMar>
            <w:hideMark/>
          </w:tcPr>
          <w:p w14:paraId="1C9BBAEB" w14:textId="77777777" w:rsidR="00CD69BC" w:rsidRPr="00CD69BC" w:rsidRDefault="00CD69BC" w:rsidP="00CD69BC">
            <w:r w:rsidRPr="00CD69BC">
              <w:t>9.15</w:t>
            </w:r>
          </w:p>
        </w:tc>
        <w:tc>
          <w:tcPr>
            <w:tcW w:w="0" w:type="auto"/>
            <w:noWrap/>
            <w:tcMar>
              <w:top w:w="180" w:type="dxa"/>
              <w:left w:w="180" w:type="dxa"/>
              <w:bottom w:w="0" w:type="dxa"/>
              <w:right w:w="180" w:type="dxa"/>
            </w:tcMar>
            <w:hideMark/>
          </w:tcPr>
          <w:p w14:paraId="1D5E84B7" w14:textId="77777777" w:rsidR="00CD69BC" w:rsidRPr="00CD69BC" w:rsidRDefault="00CD69BC" w:rsidP="00CD69BC">
            <w:r w:rsidRPr="00CD69BC">
              <w:t>21.04</w:t>
            </w:r>
          </w:p>
        </w:tc>
      </w:tr>
      <w:tr w:rsidR="00CD69BC" w:rsidRPr="00CD69BC" w14:paraId="62254F21" w14:textId="77777777">
        <w:trPr>
          <w:tblCellSpacing w:w="15" w:type="dxa"/>
        </w:trPr>
        <w:tc>
          <w:tcPr>
            <w:tcW w:w="0" w:type="auto"/>
            <w:noWrap/>
            <w:tcMar>
              <w:top w:w="180" w:type="dxa"/>
              <w:left w:w="180" w:type="dxa"/>
              <w:bottom w:w="0" w:type="dxa"/>
              <w:right w:w="180" w:type="dxa"/>
            </w:tcMar>
            <w:hideMark/>
          </w:tcPr>
          <w:p w14:paraId="44F936C6" w14:textId="77777777" w:rsidR="00CD69BC" w:rsidRPr="00CD69BC" w:rsidRDefault="00CD69BC" w:rsidP="00CD69BC">
            <w:r w:rsidRPr="00CD69BC">
              <w:lastRenderedPageBreak/>
              <w:t>Governance (start of project)</w:t>
            </w:r>
          </w:p>
        </w:tc>
        <w:tc>
          <w:tcPr>
            <w:tcW w:w="0" w:type="auto"/>
            <w:noWrap/>
            <w:tcMar>
              <w:top w:w="180" w:type="dxa"/>
              <w:left w:w="180" w:type="dxa"/>
              <w:bottom w:w="0" w:type="dxa"/>
              <w:right w:w="180" w:type="dxa"/>
            </w:tcMar>
            <w:hideMark/>
          </w:tcPr>
          <w:p w14:paraId="27B71921" w14:textId="77777777" w:rsidR="00CD69BC" w:rsidRPr="00CD69BC" w:rsidRDefault="00CD69BC" w:rsidP="00CD69BC">
            <w:r w:rsidRPr="00CD69BC">
              <w:t>−0.52</w:t>
            </w:r>
          </w:p>
        </w:tc>
        <w:tc>
          <w:tcPr>
            <w:tcW w:w="0" w:type="auto"/>
            <w:noWrap/>
            <w:tcMar>
              <w:top w:w="180" w:type="dxa"/>
              <w:left w:w="180" w:type="dxa"/>
              <w:bottom w:w="0" w:type="dxa"/>
              <w:right w:w="180" w:type="dxa"/>
            </w:tcMar>
            <w:hideMark/>
          </w:tcPr>
          <w:p w14:paraId="364BE09A" w14:textId="77777777" w:rsidR="00CD69BC" w:rsidRPr="00CD69BC" w:rsidRDefault="00CD69BC" w:rsidP="00CD69BC">
            <w:r w:rsidRPr="00CD69BC">
              <w:t>0.51</w:t>
            </w:r>
          </w:p>
        </w:tc>
        <w:tc>
          <w:tcPr>
            <w:tcW w:w="0" w:type="auto"/>
            <w:noWrap/>
            <w:tcMar>
              <w:top w:w="180" w:type="dxa"/>
              <w:left w:w="180" w:type="dxa"/>
              <w:bottom w:w="0" w:type="dxa"/>
              <w:right w:w="180" w:type="dxa"/>
            </w:tcMar>
            <w:hideMark/>
          </w:tcPr>
          <w:p w14:paraId="17F45714" w14:textId="77777777" w:rsidR="00CD69BC" w:rsidRPr="00CD69BC" w:rsidRDefault="00CD69BC" w:rsidP="00CD69BC">
            <w:r w:rsidRPr="00CD69BC">
              <w:t>−1.90</w:t>
            </w:r>
          </w:p>
        </w:tc>
        <w:tc>
          <w:tcPr>
            <w:tcW w:w="0" w:type="auto"/>
            <w:noWrap/>
            <w:tcMar>
              <w:top w:w="180" w:type="dxa"/>
              <w:left w:w="180" w:type="dxa"/>
              <w:bottom w:w="0" w:type="dxa"/>
              <w:right w:w="180" w:type="dxa"/>
            </w:tcMar>
            <w:hideMark/>
          </w:tcPr>
          <w:p w14:paraId="13BD59A8" w14:textId="77777777" w:rsidR="00CD69BC" w:rsidRPr="00CD69BC" w:rsidRDefault="00CD69BC" w:rsidP="00CD69BC">
            <w:r w:rsidRPr="00CD69BC">
              <w:t>1.36</w:t>
            </w:r>
          </w:p>
        </w:tc>
      </w:tr>
      <w:tr w:rsidR="00CD69BC" w:rsidRPr="00CD69BC" w14:paraId="4F3476A3" w14:textId="77777777">
        <w:trPr>
          <w:tblCellSpacing w:w="15" w:type="dxa"/>
        </w:trPr>
        <w:tc>
          <w:tcPr>
            <w:tcW w:w="0" w:type="auto"/>
            <w:noWrap/>
            <w:tcMar>
              <w:top w:w="180" w:type="dxa"/>
              <w:left w:w="180" w:type="dxa"/>
              <w:bottom w:w="0" w:type="dxa"/>
              <w:right w:w="180" w:type="dxa"/>
            </w:tcMar>
            <w:hideMark/>
          </w:tcPr>
          <w:p w14:paraId="4C59A1AB" w14:textId="77777777" w:rsidR="00CD69BC" w:rsidRPr="00CD69BC" w:rsidRDefault="00CD69BC" w:rsidP="00CD69BC">
            <w:r w:rsidRPr="00CD69BC">
              <w:t>Freedom (start of project)</w:t>
            </w:r>
          </w:p>
        </w:tc>
        <w:tc>
          <w:tcPr>
            <w:tcW w:w="0" w:type="auto"/>
            <w:noWrap/>
            <w:tcMar>
              <w:top w:w="180" w:type="dxa"/>
              <w:left w:w="180" w:type="dxa"/>
              <w:bottom w:w="0" w:type="dxa"/>
              <w:right w:w="180" w:type="dxa"/>
            </w:tcMar>
            <w:hideMark/>
          </w:tcPr>
          <w:p w14:paraId="259C008E" w14:textId="77777777" w:rsidR="00CD69BC" w:rsidRPr="00CD69BC" w:rsidRDefault="00CD69BC" w:rsidP="00CD69BC">
            <w:r w:rsidRPr="00CD69BC">
              <w:t>7.81</w:t>
            </w:r>
          </w:p>
        </w:tc>
        <w:tc>
          <w:tcPr>
            <w:tcW w:w="0" w:type="auto"/>
            <w:noWrap/>
            <w:tcMar>
              <w:top w:w="180" w:type="dxa"/>
              <w:left w:w="180" w:type="dxa"/>
              <w:bottom w:w="0" w:type="dxa"/>
              <w:right w:w="180" w:type="dxa"/>
            </w:tcMar>
            <w:hideMark/>
          </w:tcPr>
          <w:p w14:paraId="6CCDFC7C" w14:textId="77777777" w:rsidR="00CD69BC" w:rsidRPr="00CD69BC" w:rsidRDefault="00CD69BC" w:rsidP="00CD69BC">
            <w:r w:rsidRPr="00CD69BC">
              <w:t>3.15</w:t>
            </w:r>
          </w:p>
        </w:tc>
        <w:tc>
          <w:tcPr>
            <w:tcW w:w="0" w:type="auto"/>
            <w:noWrap/>
            <w:tcMar>
              <w:top w:w="180" w:type="dxa"/>
              <w:left w:w="180" w:type="dxa"/>
              <w:bottom w:w="0" w:type="dxa"/>
              <w:right w:w="180" w:type="dxa"/>
            </w:tcMar>
            <w:hideMark/>
          </w:tcPr>
          <w:p w14:paraId="355C0407" w14:textId="77777777" w:rsidR="00CD69BC" w:rsidRPr="00CD69BC" w:rsidRDefault="00CD69BC" w:rsidP="00CD69BC">
            <w:r w:rsidRPr="00CD69BC">
              <w:t>2.00</w:t>
            </w:r>
          </w:p>
        </w:tc>
        <w:tc>
          <w:tcPr>
            <w:tcW w:w="0" w:type="auto"/>
            <w:noWrap/>
            <w:tcMar>
              <w:top w:w="180" w:type="dxa"/>
              <w:left w:w="180" w:type="dxa"/>
              <w:bottom w:w="0" w:type="dxa"/>
              <w:right w:w="180" w:type="dxa"/>
            </w:tcMar>
            <w:hideMark/>
          </w:tcPr>
          <w:p w14:paraId="26135870" w14:textId="77777777" w:rsidR="00CD69BC" w:rsidRPr="00CD69BC" w:rsidRDefault="00CD69BC" w:rsidP="00CD69BC">
            <w:r w:rsidRPr="00CD69BC">
              <w:t>14.00</w:t>
            </w:r>
          </w:p>
        </w:tc>
      </w:tr>
      <w:tr w:rsidR="00CD69BC" w:rsidRPr="00CD69BC" w14:paraId="2419BDB9" w14:textId="77777777">
        <w:trPr>
          <w:tblCellSpacing w:w="15" w:type="dxa"/>
        </w:trPr>
        <w:tc>
          <w:tcPr>
            <w:tcW w:w="0" w:type="auto"/>
            <w:noWrap/>
            <w:tcMar>
              <w:top w:w="180" w:type="dxa"/>
              <w:left w:w="180" w:type="dxa"/>
              <w:bottom w:w="0" w:type="dxa"/>
              <w:right w:w="180" w:type="dxa"/>
            </w:tcMar>
            <w:hideMark/>
          </w:tcPr>
          <w:p w14:paraId="2AB81CAA" w14:textId="77777777" w:rsidR="00CD69BC" w:rsidRPr="00CD69BC" w:rsidRDefault="00CD69BC" w:rsidP="00CD69BC">
            <w:r w:rsidRPr="00CD69BC">
              <w:t>In Pacific</w:t>
            </w:r>
          </w:p>
        </w:tc>
        <w:tc>
          <w:tcPr>
            <w:tcW w:w="0" w:type="auto"/>
            <w:noWrap/>
            <w:tcMar>
              <w:top w:w="180" w:type="dxa"/>
              <w:left w:w="180" w:type="dxa"/>
              <w:bottom w:w="0" w:type="dxa"/>
              <w:right w:w="180" w:type="dxa"/>
            </w:tcMar>
            <w:hideMark/>
          </w:tcPr>
          <w:p w14:paraId="74306A3D" w14:textId="77777777" w:rsidR="00CD69BC" w:rsidRPr="00CD69BC" w:rsidRDefault="00CD69BC" w:rsidP="00CD69BC">
            <w:r w:rsidRPr="00CD69BC">
              <w:t>0.03</w:t>
            </w:r>
          </w:p>
        </w:tc>
        <w:tc>
          <w:tcPr>
            <w:tcW w:w="0" w:type="auto"/>
            <w:noWrap/>
            <w:tcMar>
              <w:top w:w="180" w:type="dxa"/>
              <w:left w:w="180" w:type="dxa"/>
              <w:bottom w:w="0" w:type="dxa"/>
              <w:right w:w="180" w:type="dxa"/>
            </w:tcMar>
            <w:hideMark/>
          </w:tcPr>
          <w:p w14:paraId="0068A71E" w14:textId="77777777" w:rsidR="00CD69BC" w:rsidRPr="00CD69BC" w:rsidRDefault="00CD69BC" w:rsidP="00CD69BC">
            <w:r w:rsidRPr="00CD69BC">
              <w:t>0.18</w:t>
            </w:r>
          </w:p>
        </w:tc>
        <w:tc>
          <w:tcPr>
            <w:tcW w:w="0" w:type="auto"/>
            <w:noWrap/>
            <w:tcMar>
              <w:top w:w="180" w:type="dxa"/>
              <w:left w:w="180" w:type="dxa"/>
              <w:bottom w:w="0" w:type="dxa"/>
              <w:right w:w="180" w:type="dxa"/>
            </w:tcMar>
            <w:hideMark/>
          </w:tcPr>
          <w:p w14:paraId="49DFCE3D" w14:textId="77777777" w:rsidR="00CD69BC" w:rsidRPr="00CD69BC" w:rsidRDefault="00CD69BC" w:rsidP="00CD69BC">
            <w:r w:rsidRPr="00CD69BC">
              <w:t>0.00</w:t>
            </w:r>
          </w:p>
        </w:tc>
        <w:tc>
          <w:tcPr>
            <w:tcW w:w="0" w:type="auto"/>
            <w:noWrap/>
            <w:tcMar>
              <w:top w:w="180" w:type="dxa"/>
              <w:left w:w="180" w:type="dxa"/>
              <w:bottom w:w="0" w:type="dxa"/>
              <w:right w:w="180" w:type="dxa"/>
            </w:tcMar>
            <w:hideMark/>
          </w:tcPr>
          <w:p w14:paraId="29F7D7AC" w14:textId="77777777" w:rsidR="00CD69BC" w:rsidRPr="00CD69BC" w:rsidRDefault="00CD69BC" w:rsidP="00CD69BC">
            <w:r w:rsidRPr="00CD69BC">
              <w:t>1.00</w:t>
            </w:r>
          </w:p>
        </w:tc>
      </w:tr>
      <w:tr w:rsidR="00CD69BC" w:rsidRPr="00CD69BC" w14:paraId="7340C84A" w14:textId="77777777">
        <w:trPr>
          <w:tblCellSpacing w:w="15" w:type="dxa"/>
        </w:trPr>
        <w:tc>
          <w:tcPr>
            <w:tcW w:w="0" w:type="auto"/>
            <w:noWrap/>
            <w:tcMar>
              <w:top w:w="180" w:type="dxa"/>
              <w:left w:w="180" w:type="dxa"/>
              <w:bottom w:w="0" w:type="dxa"/>
              <w:right w:w="180" w:type="dxa"/>
            </w:tcMar>
            <w:hideMark/>
          </w:tcPr>
          <w:p w14:paraId="0A902CB0" w14:textId="77777777" w:rsidR="00CD69BC" w:rsidRPr="00CD69BC" w:rsidRDefault="00CD69BC" w:rsidP="00CD69BC">
            <w:r w:rsidRPr="00CD69BC">
              <w:t>Total number of projects</w:t>
            </w:r>
          </w:p>
        </w:tc>
        <w:tc>
          <w:tcPr>
            <w:tcW w:w="0" w:type="auto"/>
            <w:noWrap/>
            <w:tcMar>
              <w:top w:w="180" w:type="dxa"/>
              <w:left w:w="180" w:type="dxa"/>
              <w:bottom w:w="0" w:type="dxa"/>
              <w:right w:w="180" w:type="dxa"/>
            </w:tcMar>
            <w:hideMark/>
          </w:tcPr>
          <w:p w14:paraId="580F248B" w14:textId="77777777" w:rsidR="00CD69BC" w:rsidRPr="00CD69BC" w:rsidRDefault="00CD69BC" w:rsidP="00CD69BC">
            <w:r w:rsidRPr="00CD69BC">
              <w:t>8062</w:t>
            </w:r>
          </w:p>
        </w:tc>
        <w:tc>
          <w:tcPr>
            <w:tcW w:w="0" w:type="auto"/>
            <w:noWrap/>
            <w:tcMar>
              <w:top w:w="180" w:type="dxa"/>
              <w:left w:w="180" w:type="dxa"/>
              <w:bottom w:w="0" w:type="dxa"/>
              <w:right w:w="180" w:type="dxa"/>
            </w:tcMar>
            <w:hideMark/>
          </w:tcPr>
          <w:p w14:paraId="57F9C2B5" w14:textId="77777777" w:rsidR="00CD69BC" w:rsidRPr="00CD69BC" w:rsidRDefault="00CD69BC" w:rsidP="00CD69BC"/>
        </w:tc>
        <w:tc>
          <w:tcPr>
            <w:tcW w:w="0" w:type="auto"/>
            <w:noWrap/>
            <w:tcMar>
              <w:top w:w="180" w:type="dxa"/>
              <w:left w:w="180" w:type="dxa"/>
              <w:bottom w:w="0" w:type="dxa"/>
              <w:right w:w="180" w:type="dxa"/>
            </w:tcMar>
            <w:hideMark/>
          </w:tcPr>
          <w:p w14:paraId="23AF8E45" w14:textId="77777777" w:rsidR="00CD69BC" w:rsidRPr="00CD69BC" w:rsidRDefault="00CD69BC" w:rsidP="00CD69BC"/>
        </w:tc>
        <w:tc>
          <w:tcPr>
            <w:tcW w:w="0" w:type="auto"/>
            <w:noWrap/>
            <w:tcMar>
              <w:top w:w="180" w:type="dxa"/>
              <w:left w:w="180" w:type="dxa"/>
              <w:bottom w:w="0" w:type="dxa"/>
              <w:right w:w="180" w:type="dxa"/>
            </w:tcMar>
            <w:hideMark/>
          </w:tcPr>
          <w:p w14:paraId="20F1B1DA" w14:textId="77777777" w:rsidR="00CD69BC" w:rsidRPr="00CD69BC" w:rsidRDefault="00CD69BC" w:rsidP="00CD69BC"/>
        </w:tc>
      </w:tr>
      <w:tr w:rsidR="00CD69BC" w:rsidRPr="00CD69BC" w14:paraId="61F2470B" w14:textId="77777777">
        <w:trPr>
          <w:tblCellSpacing w:w="15" w:type="dxa"/>
        </w:trPr>
        <w:tc>
          <w:tcPr>
            <w:tcW w:w="0" w:type="auto"/>
            <w:noWrap/>
            <w:tcMar>
              <w:top w:w="180" w:type="dxa"/>
              <w:left w:w="180" w:type="dxa"/>
              <w:bottom w:w="180" w:type="dxa"/>
              <w:right w:w="180" w:type="dxa"/>
            </w:tcMar>
            <w:hideMark/>
          </w:tcPr>
          <w:p w14:paraId="1750C5C2" w14:textId="77777777" w:rsidR="00CD69BC" w:rsidRPr="00CD69BC" w:rsidRDefault="00CD69BC" w:rsidP="00CD69BC">
            <w:r w:rsidRPr="00CD69BC">
              <w:t>Number of recipient countries</w:t>
            </w:r>
          </w:p>
        </w:tc>
        <w:tc>
          <w:tcPr>
            <w:tcW w:w="0" w:type="auto"/>
            <w:noWrap/>
            <w:tcMar>
              <w:top w:w="180" w:type="dxa"/>
              <w:left w:w="180" w:type="dxa"/>
              <w:bottom w:w="180" w:type="dxa"/>
              <w:right w:w="180" w:type="dxa"/>
            </w:tcMar>
            <w:hideMark/>
          </w:tcPr>
          <w:p w14:paraId="10BF5528" w14:textId="77777777" w:rsidR="00CD69BC" w:rsidRPr="00CD69BC" w:rsidRDefault="00CD69BC" w:rsidP="00CD69BC">
            <w:r w:rsidRPr="00CD69BC">
              <w:t>148</w:t>
            </w:r>
          </w:p>
        </w:tc>
        <w:tc>
          <w:tcPr>
            <w:tcW w:w="0" w:type="auto"/>
            <w:noWrap/>
            <w:tcMar>
              <w:top w:w="180" w:type="dxa"/>
              <w:left w:w="180" w:type="dxa"/>
              <w:bottom w:w="180" w:type="dxa"/>
              <w:right w:w="180" w:type="dxa"/>
            </w:tcMar>
            <w:hideMark/>
          </w:tcPr>
          <w:p w14:paraId="1732A36B" w14:textId="77777777" w:rsidR="00CD69BC" w:rsidRPr="00CD69BC" w:rsidRDefault="00CD69BC" w:rsidP="00CD69BC"/>
        </w:tc>
        <w:tc>
          <w:tcPr>
            <w:tcW w:w="0" w:type="auto"/>
            <w:noWrap/>
            <w:tcMar>
              <w:top w:w="180" w:type="dxa"/>
              <w:left w:w="180" w:type="dxa"/>
              <w:bottom w:w="180" w:type="dxa"/>
              <w:right w:w="180" w:type="dxa"/>
            </w:tcMar>
            <w:hideMark/>
          </w:tcPr>
          <w:p w14:paraId="0CB40914" w14:textId="77777777" w:rsidR="00CD69BC" w:rsidRPr="00CD69BC" w:rsidRDefault="00CD69BC" w:rsidP="00CD69BC"/>
        </w:tc>
        <w:tc>
          <w:tcPr>
            <w:tcW w:w="0" w:type="auto"/>
            <w:noWrap/>
            <w:tcMar>
              <w:top w:w="180" w:type="dxa"/>
              <w:left w:w="180" w:type="dxa"/>
              <w:bottom w:w="180" w:type="dxa"/>
              <w:right w:w="180" w:type="dxa"/>
            </w:tcMar>
            <w:hideMark/>
          </w:tcPr>
          <w:p w14:paraId="71CD097F" w14:textId="77777777" w:rsidR="00CD69BC" w:rsidRPr="00CD69BC" w:rsidRDefault="00CD69BC" w:rsidP="00CD69BC"/>
        </w:tc>
      </w:tr>
    </w:tbl>
    <w:p w14:paraId="269C5F38" w14:textId="77777777" w:rsidR="00CD69BC" w:rsidRPr="00CD69BC" w:rsidRDefault="00CD69BC" w:rsidP="00CD69BC">
      <w:r w:rsidRPr="00CD69BC">
        <w:t>Notes</w:t>
      </w:r>
    </w:p>
    <w:p w14:paraId="57FDA23C" w14:textId="77777777" w:rsidR="00CD69BC" w:rsidRPr="00CD69BC" w:rsidRDefault="00CD69BC" w:rsidP="00CD69BC">
      <w:pPr>
        <w:numPr>
          <w:ilvl w:val="0"/>
          <w:numId w:val="4"/>
        </w:numPr>
      </w:pPr>
      <w:r w:rsidRPr="00CD69BC">
        <w:t>All projects assessed are from 1996 or more recent. “In Pacific” is a dummy variable coded 1 if the country is an aid recipient in the Pacific region. The Pacific countries in our sample are: Cook Islands, Federated States of Micronesia, Fiji, Kiribati, Marshall Islands, Nauru, Palau, Papua New Guinea, Samoa, Solomon Islands, Tonga, Tuvalu, and Vanuatu.</w:t>
      </w:r>
    </w:p>
    <w:p w14:paraId="3845CF29" w14:textId="77777777" w:rsidR="00CD69BC" w:rsidRPr="00CD69BC" w:rsidRDefault="00CD69BC" w:rsidP="00CD69BC">
      <w:r w:rsidRPr="00CD69BC">
        <w:rPr>
          <w:b/>
          <w:bCs/>
        </w:rPr>
        <w:t>TABLE 2. </w:t>
      </w:r>
      <w:r w:rsidRPr="00CD69BC">
        <w:t>Project breakdown by donor</w:t>
      </w:r>
    </w:p>
    <w:tbl>
      <w:tblPr>
        <w:tblW w:w="10590" w:type="dxa"/>
        <w:tblCellSpacing w:w="15" w:type="dxa"/>
        <w:tblBorders>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9126"/>
        <w:gridCol w:w="1464"/>
      </w:tblGrid>
      <w:tr w:rsidR="00CD69BC" w:rsidRPr="00CD69BC" w14:paraId="031D7BAE" w14:textId="77777777">
        <w:trPr>
          <w:tblHeader/>
          <w:tblCellSpacing w:w="15" w:type="dxa"/>
        </w:trPr>
        <w:tc>
          <w:tcPr>
            <w:tcW w:w="0" w:type="auto"/>
            <w:tcBorders>
              <w:top w:val="nil"/>
              <w:left w:val="nil"/>
              <w:bottom w:val="single" w:sz="6" w:space="0" w:color="BDBBB7"/>
              <w:right w:val="nil"/>
            </w:tcBorders>
            <w:shd w:val="clear" w:color="auto" w:fill="EEEEEE"/>
            <w:hideMark/>
          </w:tcPr>
          <w:p w14:paraId="692918EE" w14:textId="77777777" w:rsidR="00CD69BC" w:rsidRPr="00CD69BC" w:rsidRDefault="00CD69BC" w:rsidP="00CD69BC">
            <w:pPr>
              <w:rPr>
                <w:b/>
                <w:bCs/>
              </w:rPr>
            </w:pPr>
            <w:r w:rsidRPr="00CD69BC">
              <w:rPr>
                <w:b/>
                <w:bCs/>
              </w:rPr>
              <w:t>Donor</w:t>
            </w:r>
          </w:p>
        </w:tc>
        <w:tc>
          <w:tcPr>
            <w:tcW w:w="0" w:type="auto"/>
            <w:tcBorders>
              <w:top w:val="nil"/>
              <w:left w:val="nil"/>
              <w:bottom w:val="single" w:sz="6" w:space="0" w:color="BDBBB7"/>
              <w:right w:val="nil"/>
            </w:tcBorders>
            <w:shd w:val="clear" w:color="auto" w:fill="EEEEEE"/>
            <w:hideMark/>
          </w:tcPr>
          <w:p w14:paraId="68AE55C6" w14:textId="77777777" w:rsidR="00CD69BC" w:rsidRPr="00CD69BC" w:rsidRDefault="00CD69BC" w:rsidP="00CD69BC">
            <w:pPr>
              <w:rPr>
                <w:b/>
                <w:bCs/>
              </w:rPr>
            </w:pPr>
            <w:r w:rsidRPr="00CD69BC">
              <w:rPr>
                <w:b/>
                <w:bCs/>
              </w:rPr>
              <w:t>Projects</w:t>
            </w:r>
          </w:p>
        </w:tc>
      </w:tr>
      <w:tr w:rsidR="00CD69BC" w:rsidRPr="00CD69BC" w14:paraId="6694A505" w14:textId="77777777">
        <w:trPr>
          <w:tblCellSpacing w:w="15" w:type="dxa"/>
        </w:trPr>
        <w:tc>
          <w:tcPr>
            <w:tcW w:w="0" w:type="auto"/>
            <w:noWrap/>
            <w:tcMar>
              <w:top w:w="180" w:type="dxa"/>
              <w:left w:w="180" w:type="dxa"/>
              <w:bottom w:w="0" w:type="dxa"/>
              <w:right w:w="180" w:type="dxa"/>
            </w:tcMar>
            <w:hideMark/>
          </w:tcPr>
          <w:p w14:paraId="1D1E6129" w14:textId="77777777" w:rsidR="00CD69BC" w:rsidRPr="00CD69BC" w:rsidRDefault="00CD69BC" w:rsidP="00CD69BC">
            <w:r w:rsidRPr="00CD69BC">
              <w:t>Australian Government Aid Program (Australia)</w:t>
            </w:r>
          </w:p>
        </w:tc>
        <w:tc>
          <w:tcPr>
            <w:tcW w:w="0" w:type="auto"/>
            <w:noWrap/>
            <w:tcMar>
              <w:top w:w="180" w:type="dxa"/>
              <w:left w:w="180" w:type="dxa"/>
              <w:bottom w:w="0" w:type="dxa"/>
              <w:right w:w="180" w:type="dxa"/>
            </w:tcMar>
            <w:hideMark/>
          </w:tcPr>
          <w:p w14:paraId="3182160C" w14:textId="77777777" w:rsidR="00CD69BC" w:rsidRPr="00CD69BC" w:rsidRDefault="00CD69BC" w:rsidP="00CD69BC">
            <w:r w:rsidRPr="00CD69BC">
              <w:t>429</w:t>
            </w:r>
          </w:p>
        </w:tc>
      </w:tr>
      <w:tr w:rsidR="00CD69BC" w:rsidRPr="00CD69BC" w14:paraId="55ACBAD3" w14:textId="77777777">
        <w:trPr>
          <w:tblCellSpacing w:w="15" w:type="dxa"/>
        </w:trPr>
        <w:tc>
          <w:tcPr>
            <w:tcW w:w="0" w:type="auto"/>
            <w:noWrap/>
            <w:tcMar>
              <w:top w:w="180" w:type="dxa"/>
              <w:left w:w="180" w:type="dxa"/>
              <w:bottom w:w="0" w:type="dxa"/>
              <w:right w:w="180" w:type="dxa"/>
            </w:tcMar>
            <w:hideMark/>
          </w:tcPr>
          <w:p w14:paraId="6F8BA8C6" w14:textId="77777777" w:rsidR="00CD69BC" w:rsidRPr="00CD69BC" w:rsidRDefault="00CD69BC" w:rsidP="00CD69BC">
            <w:r w:rsidRPr="00CD69BC">
              <w:t>Asian Development Bank</w:t>
            </w:r>
          </w:p>
        </w:tc>
        <w:tc>
          <w:tcPr>
            <w:tcW w:w="0" w:type="auto"/>
            <w:noWrap/>
            <w:tcMar>
              <w:top w:w="180" w:type="dxa"/>
              <w:left w:w="180" w:type="dxa"/>
              <w:bottom w:w="0" w:type="dxa"/>
              <w:right w:w="180" w:type="dxa"/>
            </w:tcMar>
            <w:hideMark/>
          </w:tcPr>
          <w:p w14:paraId="5BD6ACB6" w14:textId="77777777" w:rsidR="00CD69BC" w:rsidRPr="00CD69BC" w:rsidRDefault="00CD69BC" w:rsidP="00CD69BC">
            <w:r w:rsidRPr="00CD69BC">
              <w:t>751</w:t>
            </w:r>
          </w:p>
        </w:tc>
      </w:tr>
      <w:tr w:rsidR="00CD69BC" w:rsidRPr="00CD69BC" w14:paraId="3223C2ED" w14:textId="77777777">
        <w:trPr>
          <w:tblCellSpacing w:w="15" w:type="dxa"/>
        </w:trPr>
        <w:tc>
          <w:tcPr>
            <w:tcW w:w="0" w:type="auto"/>
            <w:noWrap/>
            <w:tcMar>
              <w:top w:w="180" w:type="dxa"/>
              <w:left w:w="180" w:type="dxa"/>
              <w:bottom w:w="0" w:type="dxa"/>
              <w:right w:w="180" w:type="dxa"/>
            </w:tcMar>
            <w:hideMark/>
          </w:tcPr>
          <w:p w14:paraId="5E882264" w14:textId="77777777" w:rsidR="00CD69BC" w:rsidRPr="00CD69BC" w:rsidRDefault="00CD69BC" w:rsidP="00CD69BC">
            <w:r w:rsidRPr="00CD69BC">
              <w:t>Department for International Development (UK)</w:t>
            </w:r>
          </w:p>
        </w:tc>
        <w:tc>
          <w:tcPr>
            <w:tcW w:w="0" w:type="auto"/>
            <w:noWrap/>
            <w:tcMar>
              <w:top w:w="180" w:type="dxa"/>
              <w:left w:w="180" w:type="dxa"/>
              <w:bottom w:w="0" w:type="dxa"/>
              <w:right w:w="180" w:type="dxa"/>
            </w:tcMar>
            <w:hideMark/>
          </w:tcPr>
          <w:p w14:paraId="279C4C31" w14:textId="77777777" w:rsidR="00CD69BC" w:rsidRPr="00CD69BC" w:rsidRDefault="00CD69BC" w:rsidP="00CD69BC">
            <w:r w:rsidRPr="00CD69BC">
              <w:t>1,676</w:t>
            </w:r>
          </w:p>
        </w:tc>
      </w:tr>
      <w:tr w:rsidR="00CD69BC" w:rsidRPr="00CD69BC" w14:paraId="201392CF" w14:textId="77777777">
        <w:trPr>
          <w:tblCellSpacing w:w="15" w:type="dxa"/>
        </w:trPr>
        <w:tc>
          <w:tcPr>
            <w:tcW w:w="0" w:type="auto"/>
            <w:noWrap/>
            <w:tcMar>
              <w:top w:w="180" w:type="dxa"/>
              <w:left w:w="180" w:type="dxa"/>
              <w:bottom w:w="0" w:type="dxa"/>
              <w:right w:w="180" w:type="dxa"/>
            </w:tcMar>
            <w:hideMark/>
          </w:tcPr>
          <w:p w14:paraId="20F9D0BF" w14:textId="77777777" w:rsidR="00CD69BC" w:rsidRPr="00CD69BC" w:rsidRDefault="00CD69BC" w:rsidP="00CD69BC">
            <w:r w:rsidRPr="00CD69BC">
              <w:t>The Global Fund to Fight AIDS, Tuberculosis and Malaria</w:t>
            </w:r>
          </w:p>
        </w:tc>
        <w:tc>
          <w:tcPr>
            <w:tcW w:w="0" w:type="auto"/>
            <w:noWrap/>
            <w:tcMar>
              <w:top w:w="180" w:type="dxa"/>
              <w:left w:w="180" w:type="dxa"/>
              <w:bottom w:w="0" w:type="dxa"/>
              <w:right w:w="180" w:type="dxa"/>
            </w:tcMar>
            <w:hideMark/>
          </w:tcPr>
          <w:p w14:paraId="2AC9F047" w14:textId="77777777" w:rsidR="00CD69BC" w:rsidRPr="00CD69BC" w:rsidRDefault="00CD69BC" w:rsidP="00CD69BC">
            <w:r w:rsidRPr="00CD69BC">
              <w:t>101</w:t>
            </w:r>
          </w:p>
        </w:tc>
      </w:tr>
      <w:tr w:rsidR="00CD69BC" w:rsidRPr="00CD69BC" w14:paraId="6E04072C" w14:textId="77777777">
        <w:trPr>
          <w:tblCellSpacing w:w="15" w:type="dxa"/>
        </w:trPr>
        <w:tc>
          <w:tcPr>
            <w:tcW w:w="0" w:type="auto"/>
            <w:noWrap/>
            <w:tcMar>
              <w:top w:w="180" w:type="dxa"/>
              <w:left w:w="180" w:type="dxa"/>
              <w:bottom w:w="0" w:type="dxa"/>
              <w:right w:w="180" w:type="dxa"/>
            </w:tcMar>
            <w:hideMark/>
          </w:tcPr>
          <w:p w14:paraId="29F3DFD3" w14:textId="77777777" w:rsidR="00CD69BC" w:rsidRPr="00CD69BC" w:rsidRDefault="00CD69BC" w:rsidP="00CD69BC">
            <w:r w:rsidRPr="00CD69BC">
              <w:t>GIZ (German government development agency)</w:t>
            </w:r>
          </w:p>
        </w:tc>
        <w:tc>
          <w:tcPr>
            <w:tcW w:w="0" w:type="auto"/>
            <w:noWrap/>
            <w:tcMar>
              <w:top w:w="180" w:type="dxa"/>
              <w:left w:w="180" w:type="dxa"/>
              <w:bottom w:w="0" w:type="dxa"/>
              <w:right w:w="180" w:type="dxa"/>
            </w:tcMar>
            <w:hideMark/>
          </w:tcPr>
          <w:p w14:paraId="0BDE6637" w14:textId="77777777" w:rsidR="00CD69BC" w:rsidRPr="00CD69BC" w:rsidRDefault="00CD69BC" w:rsidP="00CD69BC">
            <w:r w:rsidRPr="00CD69BC">
              <w:t>109</w:t>
            </w:r>
          </w:p>
        </w:tc>
      </w:tr>
      <w:tr w:rsidR="00CD69BC" w:rsidRPr="00CD69BC" w14:paraId="78FAC5A3" w14:textId="77777777">
        <w:trPr>
          <w:tblCellSpacing w:w="15" w:type="dxa"/>
        </w:trPr>
        <w:tc>
          <w:tcPr>
            <w:tcW w:w="0" w:type="auto"/>
            <w:noWrap/>
            <w:tcMar>
              <w:top w:w="180" w:type="dxa"/>
              <w:left w:w="180" w:type="dxa"/>
              <w:bottom w:w="0" w:type="dxa"/>
              <w:right w:w="180" w:type="dxa"/>
            </w:tcMar>
            <w:hideMark/>
          </w:tcPr>
          <w:p w14:paraId="2B940FDB" w14:textId="77777777" w:rsidR="00CD69BC" w:rsidRPr="00CD69BC" w:rsidRDefault="00CD69BC" w:rsidP="00CD69BC">
            <w:r w:rsidRPr="00CD69BC">
              <w:t>KfW (German government development bank)</w:t>
            </w:r>
          </w:p>
        </w:tc>
        <w:tc>
          <w:tcPr>
            <w:tcW w:w="0" w:type="auto"/>
            <w:noWrap/>
            <w:tcMar>
              <w:top w:w="180" w:type="dxa"/>
              <w:left w:w="180" w:type="dxa"/>
              <w:bottom w:w="0" w:type="dxa"/>
              <w:right w:w="180" w:type="dxa"/>
            </w:tcMar>
            <w:hideMark/>
          </w:tcPr>
          <w:p w14:paraId="6A311B8C" w14:textId="77777777" w:rsidR="00CD69BC" w:rsidRPr="00CD69BC" w:rsidRDefault="00CD69BC" w:rsidP="00CD69BC">
            <w:r w:rsidRPr="00CD69BC">
              <w:t>342</w:t>
            </w:r>
          </w:p>
        </w:tc>
      </w:tr>
      <w:tr w:rsidR="00CD69BC" w:rsidRPr="00CD69BC" w14:paraId="298C11D2" w14:textId="77777777">
        <w:trPr>
          <w:tblCellSpacing w:w="15" w:type="dxa"/>
        </w:trPr>
        <w:tc>
          <w:tcPr>
            <w:tcW w:w="0" w:type="auto"/>
            <w:noWrap/>
            <w:tcMar>
              <w:top w:w="180" w:type="dxa"/>
              <w:left w:w="180" w:type="dxa"/>
              <w:bottom w:w="0" w:type="dxa"/>
              <w:right w:w="180" w:type="dxa"/>
            </w:tcMar>
            <w:hideMark/>
          </w:tcPr>
          <w:p w14:paraId="477D011D" w14:textId="77777777" w:rsidR="00CD69BC" w:rsidRPr="00CD69BC" w:rsidRDefault="00CD69BC" w:rsidP="00CD69BC">
            <w:r w:rsidRPr="00CD69BC">
              <w:t>International Fund for Agricultural Development</w:t>
            </w:r>
          </w:p>
        </w:tc>
        <w:tc>
          <w:tcPr>
            <w:tcW w:w="0" w:type="auto"/>
            <w:noWrap/>
            <w:tcMar>
              <w:top w:w="180" w:type="dxa"/>
              <w:left w:w="180" w:type="dxa"/>
              <w:bottom w:w="0" w:type="dxa"/>
              <w:right w:w="180" w:type="dxa"/>
            </w:tcMar>
            <w:hideMark/>
          </w:tcPr>
          <w:p w14:paraId="21A09BF7" w14:textId="77777777" w:rsidR="00CD69BC" w:rsidRPr="00CD69BC" w:rsidRDefault="00CD69BC" w:rsidP="00CD69BC">
            <w:r w:rsidRPr="00CD69BC">
              <w:t>25</w:t>
            </w:r>
          </w:p>
        </w:tc>
      </w:tr>
      <w:tr w:rsidR="00CD69BC" w:rsidRPr="00CD69BC" w14:paraId="23A65211" w14:textId="77777777">
        <w:trPr>
          <w:tblCellSpacing w:w="15" w:type="dxa"/>
        </w:trPr>
        <w:tc>
          <w:tcPr>
            <w:tcW w:w="0" w:type="auto"/>
            <w:noWrap/>
            <w:tcMar>
              <w:top w:w="180" w:type="dxa"/>
              <w:left w:w="180" w:type="dxa"/>
              <w:bottom w:w="0" w:type="dxa"/>
              <w:right w:w="180" w:type="dxa"/>
            </w:tcMar>
            <w:hideMark/>
          </w:tcPr>
          <w:p w14:paraId="7D947CE0" w14:textId="77777777" w:rsidR="00CD69BC" w:rsidRPr="00CD69BC" w:rsidRDefault="00CD69BC" w:rsidP="00CD69BC">
            <w:r w:rsidRPr="00CD69BC">
              <w:t>Japan International Cooperation Agency</w:t>
            </w:r>
          </w:p>
        </w:tc>
        <w:tc>
          <w:tcPr>
            <w:tcW w:w="0" w:type="auto"/>
            <w:noWrap/>
            <w:tcMar>
              <w:top w:w="180" w:type="dxa"/>
              <w:left w:w="180" w:type="dxa"/>
              <w:bottom w:w="0" w:type="dxa"/>
              <w:right w:w="180" w:type="dxa"/>
            </w:tcMar>
            <w:hideMark/>
          </w:tcPr>
          <w:p w14:paraId="4487AA8A" w14:textId="77777777" w:rsidR="00CD69BC" w:rsidRPr="00CD69BC" w:rsidRDefault="00CD69BC" w:rsidP="00CD69BC">
            <w:r w:rsidRPr="00CD69BC">
              <w:t>501</w:t>
            </w:r>
          </w:p>
        </w:tc>
      </w:tr>
      <w:tr w:rsidR="00CD69BC" w:rsidRPr="00CD69BC" w14:paraId="7AA40B5C" w14:textId="77777777">
        <w:trPr>
          <w:tblCellSpacing w:w="15" w:type="dxa"/>
        </w:trPr>
        <w:tc>
          <w:tcPr>
            <w:tcW w:w="0" w:type="auto"/>
            <w:noWrap/>
            <w:tcMar>
              <w:top w:w="180" w:type="dxa"/>
              <w:left w:w="180" w:type="dxa"/>
              <w:bottom w:w="180" w:type="dxa"/>
              <w:right w:w="180" w:type="dxa"/>
            </w:tcMar>
            <w:hideMark/>
          </w:tcPr>
          <w:p w14:paraId="3EA71929" w14:textId="77777777" w:rsidR="00CD69BC" w:rsidRPr="00CD69BC" w:rsidRDefault="00CD69BC" w:rsidP="00CD69BC">
            <w:r w:rsidRPr="00CD69BC">
              <w:lastRenderedPageBreak/>
              <w:t>World Bank</w:t>
            </w:r>
          </w:p>
        </w:tc>
        <w:tc>
          <w:tcPr>
            <w:tcW w:w="0" w:type="auto"/>
            <w:noWrap/>
            <w:tcMar>
              <w:top w:w="180" w:type="dxa"/>
              <w:left w:w="180" w:type="dxa"/>
              <w:bottom w:w="180" w:type="dxa"/>
              <w:right w:w="180" w:type="dxa"/>
            </w:tcMar>
            <w:hideMark/>
          </w:tcPr>
          <w:p w14:paraId="2B7D2292" w14:textId="77777777" w:rsidR="00CD69BC" w:rsidRPr="00CD69BC" w:rsidRDefault="00CD69BC" w:rsidP="00CD69BC">
            <w:r w:rsidRPr="00CD69BC">
              <w:t>4,128</w:t>
            </w:r>
          </w:p>
        </w:tc>
      </w:tr>
    </w:tbl>
    <w:p w14:paraId="0254BDD7" w14:textId="77777777" w:rsidR="00CD69BC" w:rsidRPr="00CD69BC" w:rsidRDefault="00CD69BC" w:rsidP="00CD69BC">
      <w:r w:rsidRPr="00CD69BC">
        <w:t>Notes</w:t>
      </w:r>
    </w:p>
    <w:p w14:paraId="08038680" w14:textId="77777777" w:rsidR="00CD69BC" w:rsidRPr="00CD69BC" w:rsidRDefault="00CD69BC" w:rsidP="00CD69BC">
      <w:pPr>
        <w:numPr>
          <w:ilvl w:val="0"/>
          <w:numId w:val="5"/>
        </w:numPr>
      </w:pPr>
      <w:r w:rsidRPr="00CD69BC">
        <w:t>All data are from Honig (</w:t>
      </w:r>
      <w:hyperlink r:id="rId76" w:anchor="dpr12573-bib-0020" w:history="1">
        <w:r w:rsidRPr="00CD69BC">
          <w:rPr>
            <w:rStyle w:val="Hyperlink"/>
            <w:b/>
            <w:bCs/>
          </w:rPr>
          <w:t>2019</w:t>
        </w:r>
      </w:hyperlink>
      <w:r w:rsidRPr="00CD69BC">
        <w:t>), except data for the World Bank and ADB, which are from those organizations’ websites, and Australia, which were provided to the authors in 2019.</w:t>
      </w:r>
    </w:p>
    <w:p w14:paraId="0A4B821F" w14:textId="77777777" w:rsidR="00CD69BC" w:rsidRPr="00CD69BC" w:rsidRDefault="00CD69BC" w:rsidP="00CD69BC">
      <w:r w:rsidRPr="00CD69BC">
        <w:t>We undertook the first component of our analysis—study of which country traits might explain why the appraised effectiveness of aid projects is lower in the Pacific—using causal mediation analysis. This is a standard approach for estimating the extent to which the effect of one variable on another is mediated by other variables (Imai et al., </w:t>
      </w:r>
      <w:hyperlink r:id="rId77" w:anchor="dpr12573-bib-0026" w:history="1">
        <w:r w:rsidRPr="00CD69BC">
          <w:rPr>
            <w:rStyle w:val="Hyperlink"/>
            <w:b/>
            <w:bCs/>
          </w:rPr>
          <w:t>2010</w:t>
        </w:r>
      </w:hyperlink>
      <w:r w:rsidRPr="00CD69BC">
        <w:t>). In this case, we sought to estimate the extent to which the Pacific effect on project effectiveness was mediated by each of the set of variables detailed in Table </w:t>
      </w:r>
      <w:hyperlink r:id="rId78" w:anchor="dpr12573-tbl-0001" w:tooltip="Link to table" w:history="1">
        <w:r w:rsidRPr="00CD69BC">
          <w:rPr>
            <w:rStyle w:val="Hyperlink"/>
            <w:b/>
            <w:bCs/>
          </w:rPr>
          <w:t>1</w:t>
        </w:r>
      </w:hyperlink>
      <w:r w:rsidRPr="00CD69BC">
        <w:t>. These potential mediators were chosen either because they have been shown to impact project effectiveness in existing studies, or—as is the case with remoteness and population—there is good cause to suspect they may be a constraint on project effectiveness in the Pacific because of their broader impacts on the region.</w:t>
      </w:r>
    </w:p>
    <w:p w14:paraId="0DCB8A6A" w14:textId="77777777" w:rsidR="00CD69BC" w:rsidRPr="00CD69BC" w:rsidRDefault="00CD69BC" w:rsidP="00CD69BC">
      <w:r w:rsidRPr="00CD69BC">
        <w:t>We used three different approaches to causal mediation analysis. First, because of the simple intuitive nature of the approach, we combined analysis in which we studied whether mediators of interest varied systematically between the Pacific and elsewhere, with an iterative set of tests. The iterative tests assessed the cumulative impact of each potential mediator in a regression model in which aid effectiveness was the dependent variable and in which the impact of the Pacific was controlled for. In each iteration of the model, additional potential mediators were added. A sense of the extent to which each potential mediator explained why aid was less effective in the Pacific was provided by the change in the Pacific coefficient as the mediator was added. Formally, this approach is referred to as the “difference method” (VanderWeele, </w:t>
      </w:r>
      <w:hyperlink r:id="rId79" w:anchor="dpr12573-bib-0043" w:history="1">
        <w:r w:rsidRPr="00CD69BC">
          <w:rPr>
            <w:rStyle w:val="Hyperlink"/>
            <w:b/>
            <w:bCs/>
          </w:rPr>
          <w:t>2016</w:t>
        </w:r>
      </w:hyperlink>
      <w:r w:rsidRPr="00CD69BC">
        <w:t>).</w:t>
      </w:r>
    </w:p>
    <w:p w14:paraId="5489C0B4" w14:textId="77777777" w:rsidR="00CD69BC" w:rsidRPr="00CD69BC" w:rsidRDefault="00CD69BC" w:rsidP="00CD69BC">
      <w:r w:rsidRPr="00CD69BC">
        <w:t>The regression equation used in the most basic form of the model was:</w:t>
      </w:r>
    </w:p>
    <w:p w14:paraId="43B2952E" w14:textId="28AFCFB1" w:rsidR="00CD69BC" w:rsidRPr="00CD69BC" w:rsidRDefault="00CD69BC" w:rsidP="00CD69BC">
      <w:r w:rsidRPr="00CD69BC">
        <mc:AlternateContent>
          <mc:Choice Requires="wps">
            <w:drawing>
              <wp:inline distT="0" distB="0" distL="0" distR="0" wp14:anchorId="4A99C99F" wp14:editId="6025E42F">
                <wp:extent cx="304800" cy="304800"/>
                <wp:effectExtent l="0" t="0" r="0" b="0"/>
                <wp:docPr id="109281624" name="Rectangle 33" descr="urn:x-wiley:09506764:media:dpr12573:dpr12573-math-0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8CE74" id="Rectangle 33" o:spid="_x0000_s1026" alt="urn:x-wiley:09506764:media:dpr12573:dpr12573-math-000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(1)</w:t>
      </w:r>
    </w:p>
    <w:p w14:paraId="3511CCBE" w14:textId="79CECF6A" w:rsidR="00CD69BC" w:rsidRPr="00CD69BC" w:rsidRDefault="00CD69BC" w:rsidP="00CD69BC">
      <w:r w:rsidRPr="00CD69BC">
        <w:t>In the model, projects’ effectiveness scores were the dependent variable, </w:t>
      </w:r>
      <w:r w:rsidRPr="00CD69BC">
        <mc:AlternateContent>
          <mc:Choice Requires="wps">
            <w:drawing>
              <wp:inline distT="0" distB="0" distL="0" distR="0" wp14:anchorId="08D8AEDC" wp14:editId="1851163D">
                <wp:extent cx="304800" cy="304800"/>
                <wp:effectExtent l="0" t="0" r="0" b="0"/>
                <wp:docPr id="1726672339" name="Rectangle 32" descr="urn:x-wiley:09506764:media:dpr12573:dpr12573-math-0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F0189" id="Rectangle 32" o:spid="_x0000_s1026" alt="urn:x-wiley:09506764:media:dpr12573:dpr12573-math-000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 the intercept, </w:t>
      </w:r>
      <w:r w:rsidRPr="00CD69BC">
        <mc:AlternateContent>
          <mc:Choice Requires="wps">
            <w:drawing>
              <wp:inline distT="0" distB="0" distL="0" distR="0" wp14:anchorId="7BB8D615" wp14:editId="7DD5D54E">
                <wp:extent cx="304800" cy="304800"/>
                <wp:effectExtent l="0" t="0" r="0" b="0"/>
                <wp:docPr id="345648845" name="Rectangle 31" descr="urn:x-wiley:09506764:media:dpr12573:dpr12573-math-00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E7547" id="Rectangle 31" o:spid="_x0000_s1026" alt="urn:x-wiley:09506764:media:dpr12573:dpr12573-math-000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 the extent to which project effectiveness differ between the Pacific and elsewhere, </w:t>
      </w:r>
      <w:r w:rsidRPr="00CD69BC">
        <mc:AlternateContent>
          <mc:Choice Requires="wps">
            <w:drawing>
              <wp:inline distT="0" distB="0" distL="0" distR="0" wp14:anchorId="7CF9CB40" wp14:editId="5B343321">
                <wp:extent cx="304800" cy="304800"/>
                <wp:effectExtent l="0" t="0" r="0" b="0"/>
                <wp:docPr id="1922607861" name="Rectangle 30" descr="urn:x-wiley:09506764:media:dpr12573:dpr12573-math-00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100F3" id="Rectangle 30" o:spid="_x0000_s1026" alt="urn:x-wiley:09506764:media:dpr12573:dpr12573-math-000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 a vector of controls including all project traits, and donor and completion year fixed effects, and </w:t>
      </w:r>
      <w:r w:rsidRPr="00CD69BC">
        <mc:AlternateContent>
          <mc:Choice Requires="wps">
            <w:drawing>
              <wp:inline distT="0" distB="0" distL="0" distR="0" wp14:anchorId="15F75E8C" wp14:editId="1AAF72F6">
                <wp:extent cx="304800" cy="304800"/>
                <wp:effectExtent l="0" t="0" r="0" b="0"/>
                <wp:docPr id="931906386" name="Rectangle 29" descr="urn:x-wiley:09506764:media:dpr12573:dpr12573-math-00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10095" id="Rectangle 29" o:spid="_x0000_s1026" alt="urn:x-wiley:09506764:media:dpr12573:dpr12573-math-000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 the error term.</w:t>
      </w:r>
    </w:p>
    <w:p w14:paraId="06E8765C" w14:textId="77777777" w:rsidR="00CD69BC" w:rsidRPr="00CD69BC" w:rsidRDefault="00CD69BC" w:rsidP="00CD69BC">
      <w:r w:rsidRPr="00CD69BC">
        <w:lastRenderedPageBreak/>
        <w:t>In subsequent iterations the model took the following form:</w:t>
      </w:r>
    </w:p>
    <w:p w14:paraId="1F115907" w14:textId="07BA37BB" w:rsidR="00CD69BC" w:rsidRPr="00CD69BC" w:rsidRDefault="00CD69BC" w:rsidP="00CD69BC">
      <w:r w:rsidRPr="00CD69BC">
        <mc:AlternateContent>
          <mc:Choice Requires="wps">
            <w:drawing>
              <wp:inline distT="0" distB="0" distL="0" distR="0" wp14:anchorId="4DF2E3EB" wp14:editId="39EE5832">
                <wp:extent cx="304800" cy="304800"/>
                <wp:effectExtent l="0" t="0" r="0" b="0"/>
                <wp:docPr id="1442426071" name="Rectangle 28" descr="urn:x-wiley:09506764:media:dpr12573:dpr12573-math-00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E93A5" id="Rectangle 28" o:spid="_x0000_s1026" alt="urn:x-wiley:09506764:media:dpr12573:dpr12573-math-000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(2)</w:t>
      </w:r>
    </w:p>
    <w:p w14:paraId="77911E75" w14:textId="77777777" w:rsidR="00CD69BC" w:rsidRPr="00CD69BC" w:rsidRDefault="00CD69BC" w:rsidP="00CD69BC">
      <w:r w:rsidRPr="00CD69BC">
        <w:t>In which </w:t>
      </w:r>
      <w:r w:rsidRPr="00CD69BC">
        <w:rPr>
          <w:i/>
          <w:iCs/>
        </w:rPr>
        <w:t>mediators</w:t>
      </w:r>
      <w:r w:rsidRPr="00CD69BC">
        <w:t> was a vector of mediating country traits of interest. With each iteration an additional potential mediator was added to the vector of country traits. As each mediator was added the change in the Pacific dummy was the key point of interest. Country traits which shifted the Pacific dummy’s coefficient substantially when added to Model 2 were likely mediators (Baron &amp; Kenny, </w:t>
      </w:r>
      <w:hyperlink r:id="rId80" w:anchor="dpr12573-bib-0006" w:history="1">
        <w:r w:rsidRPr="00CD69BC">
          <w:rPr>
            <w:rStyle w:val="Hyperlink"/>
            <w:b/>
            <w:bCs/>
          </w:rPr>
          <w:t>1986</w:t>
        </w:r>
      </w:hyperlink>
      <w:r w:rsidRPr="00CD69BC">
        <w:t>; Preacher &amp; Hayes, </w:t>
      </w:r>
      <w:hyperlink r:id="rId81" w:anchor="dpr12573-bib-0039" w:history="1">
        <w:r w:rsidRPr="00CD69BC">
          <w:rPr>
            <w:rStyle w:val="Hyperlink"/>
            <w:b/>
            <w:bCs/>
          </w:rPr>
          <w:t>2008</w:t>
        </w:r>
      </w:hyperlink>
      <w:r w:rsidRPr="00CD69BC">
        <w:t>; VanderWeele, </w:t>
      </w:r>
      <w:hyperlink r:id="rId82" w:anchor="dpr12573-bib-0043" w:history="1">
        <w:r w:rsidRPr="00CD69BC">
          <w:rPr>
            <w:rStyle w:val="Hyperlink"/>
            <w:b/>
            <w:bCs/>
          </w:rPr>
          <w:t>2016</w:t>
        </w:r>
      </w:hyperlink>
      <w:r w:rsidRPr="00CD69BC">
        <w:t>). The regression models used in this approach were ordinary least squares (OLS).</w:t>
      </w:r>
    </w:p>
    <w:p w14:paraId="154A6232" w14:textId="77777777" w:rsidR="00CD69BC" w:rsidRPr="00CD69BC" w:rsidRDefault="00CD69BC" w:rsidP="00CD69BC">
      <w:r w:rsidRPr="00CD69BC">
        <w:t>Our second approach was more systematic. In it, we used Seemingly Unrelated Regressions (SUR) to combine estimates of the variation in potential mediating variables between the Pacific and elsewhere with estimates of the variables’ impact on the effect of the Pacific on aid effectiveness. This approach involved simultaneously estimating the following models:</w:t>
      </w:r>
    </w:p>
    <w:p w14:paraId="61A5DD05" w14:textId="4B6B7B86" w:rsidR="00CD69BC" w:rsidRPr="00CD69BC" w:rsidRDefault="00CD69BC" w:rsidP="00CD69BC">
      <w:r w:rsidRPr="00CD69BC">
        <mc:AlternateContent>
          <mc:Choice Requires="wps">
            <w:drawing>
              <wp:inline distT="0" distB="0" distL="0" distR="0" wp14:anchorId="7A1E9E03" wp14:editId="53ADBE54">
                <wp:extent cx="304800" cy="304800"/>
                <wp:effectExtent l="0" t="0" r="0" b="0"/>
                <wp:docPr id="1410735533" name="Rectangle 27" descr="urn:x-wiley:09506764:media:dpr12573:dpr12573-math-00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44AE37" id="Rectangle 27" o:spid="_x0000_s1026" alt="urn:x-wiley:09506764:media:dpr12573:dpr12573-math-000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(3)</w:t>
      </w:r>
    </w:p>
    <w:p w14:paraId="331D063F" w14:textId="71801239" w:rsidR="00CD69BC" w:rsidRPr="00CD69BC" w:rsidRDefault="00CD69BC" w:rsidP="00CD69BC">
      <w:r w:rsidRPr="00CD69BC">
        <mc:AlternateContent>
          <mc:Choice Requires="wps">
            <w:drawing>
              <wp:inline distT="0" distB="0" distL="0" distR="0" wp14:anchorId="03A0CBA9" wp14:editId="1572D5C8">
                <wp:extent cx="304800" cy="304800"/>
                <wp:effectExtent l="0" t="0" r="0" b="0"/>
                <wp:docPr id="2016777613" name="Rectangle 26" descr="urn:x-wiley:09506764:media:dpr12573:dpr12573-math-00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94FAF" id="Rectangle 26" o:spid="_x0000_s1026" alt="urn:x-wiley:09506764:media:dpr12573:dpr12573-math-000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(4)</w:t>
      </w:r>
    </w:p>
    <w:p w14:paraId="7B857B45" w14:textId="77777777" w:rsidR="00CD69BC" w:rsidRPr="00CD69BC" w:rsidRDefault="00CD69BC" w:rsidP="00CD69BC">
      <w:r w:rsidRPr="00CD69BC">
        <w:t>Model 3 was estimated one time for each of the </w:t>
      </w:r>
      <w:r w:rsidRPr="00CD69BC">
        <w:rPr>
          <w:i/>
          <w:iCs/>
        </w:rPr>
        <w:t>j</w:t>
      </w:r>
      <w:r w:rsidRPr="00CD69BC">
        <w:t> mediators of interest and as part of the same series of equations as Model 4. Using SUR allowed us to precisely estimate how much of the Pacific’s effect on aid project effectiveness was mediated through each potential mediator. It also allowed us to consistently estimate standard errors and measures of the statistical significance of each mediator’s impact on the Pacific effect (Baron &amp; Kenny, </w:t>
      </w:r>
      <w:hyperlink r:id="rId83" w:anchor="dpr12573-bib-0006" w:history="1">
        <w:r w:rsidRPr="00CD69BC">
          <w:rPr>
            <w:rStyle w:val="Hyperlink"/>
            <w:b/>
            <w:bCs/>
          </w:rPr>
          <w:t>1986</w:t>
        </w:r>
      </w:hyperlink>
      <w:r w:rsidRPr="00CD69BC">
        <w:t>; </w:t>
      </w:r>
      <w:hyperlink r:id="rId84" w:anchor="dpr12573-bib-0042" w:history="1">
        <w:r w:rsidRPr="00CD69BC">
          <w:rPr>
            <w:rStyle w:val="Hyperlink"/>
            <w:b/>
            <w:bCs/>
          </w:rPr>
          <w:t>Statistical Consulting Group, n.d.</w:t>
        </w:r>
      </w:hyperlink>
      <w:r w:rsidRPr="00CD69BC">
        <w:t>; VanderWeele, </w:t>
      </w:r>
      <w:hyperlink r:id="rId85" w:anchor="dpr12573-bib-0043" w:history="1">
        <w:r w:rsidRPr="00CD69BC">
          <w:rPr>
            <w:rStyle w:val="Hyperlink"/>
            <w:b/>
            <w:bCs/>
          </w:rPr>
          <w:t>2016</w:t>
        </w:r>
      </w:hyperlink>
      <w:r w:rsidRPr="00CD69BC">
        <w:t>). Once again, OLS regressions were used.</w:t>
      </w:r>
    </w:p>
    <w:p w14:paraId="4AD704D8" w14:textId="77777777" w:rsidR="00CD69BC" w:rsidRPr="00CD69BC" w:rsidRDefault="00CD69BC" w:rsidP="00CD69BC">
      <w:r w:rsidRPr="00CD69BC">
        <w:t>Our third approach, which we report on in the online appendix, involved using the Karlson, Holm, and Breen (KHB) method, a new means of testing for causal mediation (Karlson &amp; Holm, </w:t>
      </w:r>
      <w:hyperlink r:id="rId86" w:anchor="dpr12573-bib-0029" w:history="1">
        <w:r w:rsidRPr="00CD69BC">
          <w:rPr>
            <w:rStyle w:val="Hyperlink"/>
            <w:b/>
            <w:bCs/>
          </w:rPr>
          <w:t>2011</w:t>
        </w:r>
      </w:hyperlink>
      <w:r w:rsidRPr="00CD69BC">
        <w:t>; Kohler et al., </w:t>
      </w:r>
      <w:hyperlink r:id="rId87" w:anchor="dpr12573-bib-0031" w:history="1">
        <w:r w:rsidRPr="00CD69BC">
          <w:rPr>
            <w:rStyle w:val="Hyperlink"/>
            <w:b/>
            <w:bCs/>
          </w:rPr>
          <w:t>2011</w:t>
        </w:r>
      </w:hyperlink>
      <w:r w:rsidRPr="00CD69BC">
        <w:t>). The KHB approach serves as a useful robustness test. It can be used with clustered standard errors and it can be used in models in which the dependent variable is not treated as continuous (Kohler et al., </w:t>
      </w:r>
      <w:hyperlink r:id="rId88" w:anchor="dpr12573-bib-0031" w:history="1">
        <w:r w:rsidRPr="00CD69BC">
          <w:rPr>
            <w:rStyle w:val="Hyperlink"/>
            <w:b/>
            <w:bCs/>
          </w:rPr>
          <w:t>2011</w:t>
        </w:r>
      </w:hyperlink>
      <w:r w:rsidRPr="00CD69BC">
        <w:t>; Smith et al., </w:t>
      </w:r>
      <w:hyperlink r:id="rId89" w:anchor="dpr12573-bib-0041" w:history="1">
        <w:r w:rsidRPr="00CD69BC">
          <w:rPr>
            <w:rStyle w:val="Hyperlink"/>
            <w:b/>
            <w:bCs/>
          </w:rPr>
          <w:t>2019</w:t>
        </w:r>
      </w:hyperlink>
      <w:r w:rsidRPr="00CD69BC">
        <w:t>). As we show, results from the KHB approach (with clustered standard errors and the dependent variable, project effectiveness, treated as ordinal) were effectively identical to the results presented in the main body of the text. As a further robustness test, in the online appendix we also tested whether results changed substantively in more parsimonious models that included only key country traits and which, in one case, excluded project-level controls. When we did this, we found no evidence of significantly different findings.</w:t>
      </w:r>
    </w:p>
    <w:p w14:paraId="35E1B932" w14:textId="77777777" w:rsidR="00CD69BC" w:rsidRPr="00CD69BC" w:rsidRDefault="00CD69BC" w:rsidP="00CD69BC">
      <w:r w:rsidRPr="00CD69BC">
        <w:lastRenderedPageBreak/>
        <w:t>In the second component of our analysis, we used OLS regressions with interaction terms in the models to study which project traits had differing impacts in the Pacific from the rest of the developing world. The approach is shown in equation form in Model 5.</w:t>
      </w:r>
    </w:p>
    <w:p w14:paraId="2F8A8E21" w14:textId="1ED04F22" w:rsidR="00CD69BC" w:rsidRPr="00CD69BC" w:rsidRDefault="00CD69BC" w:rsidP="00CD69BC">
      <w:r w:rsidRPr="00CD69BC">
        <mc:AlternateContent>
          <mc:Choice Requires="wps">
            <w:drawing>
              <wp:inline distT="0" distB="0" distL="0" distR="0" wp14:anchorId="4AB1BB88" wp14:editId="17186B12">
                <wp:extent cx="304800" cy="304800"/>
                <wp:effectExtent l="0" t="0" r="0" b="0"/>
                <wp:docPr id="2020072016" name="Rectangle 25" descr="urn:x-wiley:09506764:media:dpr12573:dpr12573-math-00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58F77" id="Rectangle 25" o:spid="_x0000_s1026" alt="urn:x-wiley:09506764:media:dpr12573:dpr12573-math-000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(5)</w:t>
      </w:r>
    </w:p>
    <w:p w14:paraId="717B4F18" w14:textId="1C3F3EBD" w:rsidR="00CD69BC" w:rsidRPr="00CD69BC" w:rsidRDefault="00CD69BC" w:rsidP="00CD69BC">
      <w:r w:rsidRPr="00CD69BC">
        <w:t>Here the dependent variable is the effectiveness score of the project in question, </w:t>
      </w:r>
      <w:r w:rsidRPr="00CD69BC">
        <mc:AlternateContent>
          <mc:Choice Requires="wps">
            <w:drawing>
              <wp:inline distT="0" distB="0" distL="0" distR="0" wp14:anchorId="1F741F88" wp14:editId="07066AE3">
                <wp:extent cx="304800" cy="304800"/>
                <wp:effectExtent l="0" t="0" r="0" b="0"/>
                <wp:docPr id="972968904" name="Rectangle 24" descr="urn:x-wiley:09506764:media:dpr12573:dpr12573-math-00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4BA4A" id="Rectangle 24" o:spid="_x0000_s1026" alt="urn:x-wiley:09506764:media:dpr12573:dpr12573-math-00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 the intercept, </w:t>
      </w:r>
      <w:r w:rsidRPr="00CD69BC">
        <mc:AlternateContent>
          <mc:Choice Requires="wps">
            <w:drawing>
              <wp:inline distT="0" distB="0" distL="0" distR="0" wp14:anchorId="44EA770D" wp14:editId="17F4CB0F">
                <wp:extent cx="304800" cy="304800"/>
                <wp:effectExtent l="0" t="0" r="0" b="0"/>
                <wp:docPr id="1150070890" name="Rectangle 23" descr="urn:x-wiley:09506764:media:dpr12573:dpr12573-math-00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AF587" id="Rectangle 23" o:spid="_x0000_s1026" alt="urn:x-wiley:09506764:media:dpr12573:dpr12573-math-001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 the Pacific effect and </w:t>
      </w:r>
      <w:r w:rsidRPr="00CD69BC">
        <mc:AlternateContent>
          <mc:Choice Requires="wps">
            <w:drawing>
              <wp:inline distT="0" distB="0" distL="0" distR="0" wp14:anchorId="71E614F9" wp14:editId="276D94F1">
                <wp:extent cx="304800" cy="304800"/>
                <wp:effectExtent l="0" t="0" r="0" b="0"/>
                <wp:docPr id="44617146" name="Rectangle 22" descr="urn:x-wiley:09506764:media:dpr12573:dpr12573-math-00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C4C3D" id="Rectangle 22" o:spid="_x0000_s1026" alt="urn:x-wiley:09506764:media:dpr12573:dpr12573-math-00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 the individual suite of </w:t>
      </w:r>
      <w:r w:rsidRPr="00CD69BC">
        <w:rPr>
          <w:i/>
          <w:iCs/>
        </w:rPr>
        <w:t>j</w:t>
      </w:r>
      <w:r w:rsidRPr="00CD69BC">
        <w:t> project traits on effectiveness. </w:t>
      </w:r>
      <w:r w:rsidRPr="00CD69BC">
        <mc:AlternateContent>
          <mc:Choice Requires="wps">
            <w:drawing>
              <wp:inline distT="0" distB="0" distL="0" distR="0" wp14:anchorId="22BF79D6" wp14:editId="763A6FE9">
                <wp:extent cx="304800" cy="304800"/>
                <wp:effectExtent l="0" t="0" r="0" b="0"/>
                <wp:docPr id="1749136233" name="Rectangle 21" descr="urn:x-wiley:09506764:media:dpr12573:dpr12573-math-00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FCB51" id="Rectangle 21" o:spid="_x0000_s1026" alt="urn:x-wiley:09506764:media:dpr12573:dpr12573-math-001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 is a vector of controls including country traits, and donor and completion year fixed effects. </w:t>
      </w:r>
      <w:r w:rsidRPr="00CD69BC">
        <mc:AlternateContent>
          <mc:Choice Requires="wps">
            <w:drawing>
              <wp:inline distT="0" distB="0" distL="0" distR="0" wp14:anchorId="26B1D771" wp14:editId="311BA25F">
                <wp:extent cx="304800" cy="304800"/>
                <wp:effectExtent l="0" t="0" r="0" b="0"/>
                <wp:docPr id="864553866" name="Rectangle 20" descr="urn:x-wiley:09506764:media:dpr12573:dpr12573-math-00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D88E2" id="Rectangle 20" o:spid="_x0000_s1026" alt="urn:x-wiley:09506764:media:dpr12573:dpr12573-math-001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 is the error term. The key variable of interest is the interaction between each of the project traits and the Pacific. The studied project traits were sector, size, and duration.</w:t>
      </w:r>
    </w:p>
    <w:p w14:paraId="22963405" w14:textId="77777777" w:rsidR="00CD69BC" w:rsidRPr="00CD69BC" w:rsidRDefault="00CD69BC" w:rsidP="00CD69BC">
      <w:pPr>
        <w:rPr>
          <w:b/>
          <w:bCs/>
        </w:rPr>
      </w:pPr>
      <w:r w:rsidRPr="00CD69BC">
        <w:rPr>
          <w:b/>
          <w:bCs/>
        </w:rPr>
        <w:t>4 RESULTS</w:t>
      </w:r>
    </w:p>
    <w:p w14:paraId="775677A8" w14:textId="77777777" w:rsidR="00CD69BC" w:rsidRPr="00CD69BC" w:rsidRDefault="00CD69BC" w:rsidP="00CD69BC">
      <w:r w:rsidRPr="00CD69BC">
        <w:t>Figure </w:t>
      </w:r>
      <w:hyperlink r:id="rId90" w:anchor="dpr12573-fig-0001" w:history="1">
        <w:r w:rsidRPr="00CD69BC">
          <w:rPr>
            <w:rStyle w:val="Hyperlink"/>
            <w:b/>
            <w:bCs/>
          </w:rPr>
          <w:t>1</w:t>
        </w:r>
      </w:hyperlink>
      <w:r w:rsidRPr="00CD69BC">
        <w:t> compares project effectiveness between the Pacific and the rest of the developing world. As we noted above, different aid donors may be more or less lenient in assessing their projects, and donors may become more or less lenient over time. As stated, in our formal analysis we account for this issue using donor and completion year fixed effects. However, to offer a simple visual means of demonstrating difference in project effectiveness, which accounts for these issues, we generated a binary variable that indicated whether a project had performed below its donor’s average in the year in which it was assessed. The relationship between this binary and the Pacific was then estimated using a logistic regression. The resulting average probability that a project will be below donor average is shown for the Pacific and elsewhere in Figure </w:t>
      </w:r>
      <w:hyperlink r:id="rId91" w:anchor="dpr12573-fig-0001" w:history="1">
        <w:r w:rsidRPr="00CD69BC">
          <w:rPr>
            <w:rStyle w:val="Hyperlink"/>
            <w:b/>
            <w:bCs/>
          </w:rPr>
          <w:t>1</w:t>
        </w:r>
      </w:hyperlink>
      <w:r w:rsidRPr="00CD69BC">
        <w:t>. The first panel in the regression is a simple comparison, the second panel comes from a regression model in which project traits such as size and sector are controlled for.</w:t>
      </w:r>
    </w:p>
    <w:p w14:paraId="4B39720C" w14:textId="589DA2D5" w:rsidR="00CD69BC" w:rsidRPr="00CD69BC" w:rsidRDefault="00CD69BC" w:rsidP="00CD69BC">
      <w:r w:rsidRPr="00CD69BC">
        <w:rPr>
          <w:b/>
          <w:bCs/>
        </w:rPr>
        <mc:AlternateContent>
          <mc:Choice Requires="wps">
            <w:drawing>
              <wp:inline distT="0" distB="0" distL="0" distR="0" wp14:anchorId="0FA2D595" wp14:editId="2DC0CDA3">
                <wp:extent cx="304800" cy="304800"/>
                <wp:effectExtent l="0" t="0" r="0" b="0"/>
                <wp:docPr id="1404382091" name="Rectangle 19" descr="Details are in the caption following the image">
                  <a:hlinkClick xmlns:a="http://schemas.openxmlformats.org/drawingml/2006/main" r:id="rId9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BCB7C" id="Rectangle 19" o:spid="_x0000_s1026" alt="Details are in the caption following the image" href="https://onlinelibrary.wiley.com/cms/asset/4bb8fad6-ae57-416f-9d7d-955329688735/dpr12573-fig-0001-m.jp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5D926AD" w14:textId="77777777" w:rsidR="00CD69BC" w:rsidRPr="00CD69BC" w:rsidRDefault="00CD69BC" w:rsidP="00CD69BC">
      <w:r w:rsidRPr="00CD69BC">
        <w:rPr>
          <w:b/>
          <w:bCs/>
        </w:rPr>
        <w:t>FIGURE 1</w:t>
      </w:r>
    </w:p>
    <w:p w14:paraId="26AD9F67" w14:textId="77777777" w:rsidR="00CD69BC" w:rsidRPr="00CD69BC" w:rsidRDefault="00CD69BC" w:rsidP="00CD69BC">
      <w:hyperlink r:id="rId93" w:history="1">
        <w:r w:rsidRPr="00CD69BC">
          <w:rPr>
            <w:rStyle w:val="Hyperlink"/>
            <w:b/>
            <w:bCs/>
          </w:rPr>
          <w:t>Open in figure viewer</w:t>
        </w:r>
      </w:hyperlink>
      <w:hyperlink r:id="rId94" w:history="1">
        <w:r w:rsidRPr="00CD69BC">
          <w:rPr>
            <w:rStyle w:val="Hyperlink"/>
            <w:b/>
            <w:bCs/>
          </w:rPr>
          <w:t>PowerPoint</w:t>
        </w:r>
      </w:hyperlink>
    </w:p>
    <w:p w14:paraId="6DC90343" w14:textId="77777777" w:rsidR="00CD69BC" w:rsidRPr="00CD69BC" w:rsidRDefault="00CD69BC" w:rsidP="00CD69BC">
      <w:r w:rsidRPr="00CD69BC">
        <w:t>Probability of underperforming, Pacific projects and elsewhere</w:t>
      </w:r>
    </w:p>
    <w:p w14:paraId="538F212B" w14:textId="77777777" w:rsidR="00CD69BC" w:rsidRPr="00CD69BC" w:rsidRDefault="00CD69BC" w:rsidP="00CD69BC">
      <w:r w:rsidRPr="00CD69BC">
        <w:rPr>
          <w:i/>
          <w:iCs/>
        </w:rPr>
        <w:t>Notes</w:t>
      </w:r>
      <w:r w:rsidRPr="00CD69BC">
        <w:t>: data come from 1996 and thereafter. Data are from all donors with projects in the Pacific. Values are predicted probabilities of projects performing worse than the donor’s mean project in that year. Predicted probabilities come from logistic regressions. In the second panel, regressions are run with project traits controlled for.</w:t>
      </w:r>
    </w:p>
    <w:p w14:paraId="34F843F7" w14:textId="77777777" w:rsidR="00CD69BC" w:rsidRPr="00CD69BC" w:rsidRDefault="00CD69BC" w:rsidP="00CD69BC">
      <w:r w:rsidRPr="00CD69BC">
        <w:lastRenderedPageBreak/>
        <w:t>The predicted probability of underperformance in the Pacific is more than 10 percentage points higher in both panels. Projects in the Pacific are certainly not guaranteed to fail, but they are much more likely to underperform than projects in the rest of the developing world.</w:t>
      </w:r>
      <w:hyperlink r:id="rId95" w:anchor="dpr12573-note-1005_note_7" w:tooltip="Link to note" w:history="1">
        <w:r w:rsidRPr="00CD69BC">
          <w:rPr>
            <w:rStyle w:val="Hyperlink"/>
            <w:b/>
            <w:bCs/>
          </w:rPr>
          <w:t>5</w:t>
        </w:r>
      </w:hyperlink>
    </w:p>
    <w:p w14:paraId="3354304D" w14:textId="77777777" w:rsidR="00CD69BC" w:rsidRPr="00CD69BC" w:rsidRDefault="00CD69BC" w:rsidP="00CD69BC">
      <w:r w:rsidRPr="00CD69BC">
        <w:t>In Table </w:t>
      </w:r>
      <w:hyperlink r:id="rId96" w:anchor="dpr12573-tbl-0003" w:tooltip="Link to table" w:history="1">
        <w:r w:rsidRPr="00CD69BC">
          <w:rPr>
            <w:rStyle w:val="Hyperlink"/>
            <w:b/>
            <w:bCs/>
          </w:rPr>
          <w:t>3</w:t>
        </w:r>
      </w:hyperlink>
      <w:r w:rsidRPr="00CD69BC">
        <w:t>, we compare whether the variables of interest differ on average between the Pacific region and elsewhere. The values in the table show the mean score for each variable averaged across projects. Averages are provided for projects run outside of the Pacific and projects inside the Pacific. Averages are compared in the “Difference” column.</w:t>
      </w:r>
    </w:p>
    <w:p w14:paraId="3FCDBE15" w14:textId="77777777" w:rsidR="00CD69BC" w:rsidRPr="00CD69BC" w:rsidRDefault="00CD69BC" w:rsidP="00CD69BC">
      <w:r w:rsidRPr="00CD69BC">
        <w:rPr>
          <w:b/>
          <w:bCs/>
        </w:rPr>
        <w:t>TABLE 3. </w:t>
      </w:r>
      <w:r w:rsidRPr="00CD69BC">
        <w:t>Key variables in the Pacific and elsewhere</w:t>
      </w:r>
    </w:p>
    <w:tbl>
      <w:tblPr>
        <w:tblW w:w="10590" w:type="dxa"/>
        <w:tblCellSpacing w:w="15" w:type="dxa"/>
        <w:tblBorders>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3428"/>
        <w:gridCol w:w="2913"/>
        <w:gridCol w:w="2136"/>
        <w:gridCol w:w="2113"/>
      </w:tblGrid>
      <w:tr w:rsidR="00CD69BC" w:rsidRPr="00CD69BC" w14:paraId="59FE01C6" w14:textId="77777777">
        <w:trPr>
          <w:tblHeader/>
          <w:tblCellSpacing w:w="15" w:type="dxa"/>
        </w:trPr>
        <w:tc>
          <w:tcPr>
            <w:tcW w:w="0" w:type="auto"/>
            <w:tcBorders>
              <w:top w:val="nil"/>
              <w:left w:val="nil"/>
              <w:bottom w:val="single" w:sz="6" w:space="0" w:color="BDBBB7"/>
              <w:right w:val="nil"/>
            </w:tcBorders>
            <w:shd w:val="clear" w:color="auto" w:fill="EEEEEE"/>
            <w:hideMark/>
          </w:tcPr>
          <w:p w14:paraId="530209BD" w14:textId="77777777" w:rsidR="00CD69BC" w:rsidRPr="00CD69BC" w:rsidRDefault="00CD69BC" w:rsidP="00CD69BC"/>
        </w:tc>
        <w:tc>
          <w:tcPr>
            <w:tcW w:w="0" w:type="auto"/>
            <w:tcBorders>
              <w:top w:val="nil"/>
              <w:left w:val="nil"/>
              <w:bottom w:val="single" w:sz="6" w:space="0" w:color="BDBBB7"/>
              <w:right w:val="nil"/>
            </w:tcBorders>
            <w:shd w:val="clear" w:color="auto" w:fill="EEEEEE"/>
            <w:hideMark/>
          </w:tcPr>
          <w:p w14:paraId="103C76E6" w14:textId="77777777" w:rsidR="00CD69BC" w:rsidRPr="00CD69BC" w:rsidRDefault="00CD69BC" w:rsidP="00CD69BC">
            <w:pPr>
              <w:rPr>
                <w:b/>
                <w:bCs/>
              </w:rPr>
            </w:pPr>
            <w:r w:rsidRPr="00CD69BC">
              <w:rPr>
                <w:b/>
                <w:bCs/>
              </w:rPr>
              <w:t>Non-Pacific mean</w:t>
            </w:r>
          </w:p>
        </w:tc>
        <w:tc>
          <w:tcPr>
            <w:tcW w:w="0" w:type="auto"/>
            <w:tcBorders>
              <w:top w:val="nil"/>
              <w:left w:val="nil"/>
              <w:bottom w:val="single" w:sz="6" w:space="0" w:color="BDBBB7"/>
              <w:right w:val="nil"/>
            </w:tcBorders>
            <w:shd w:val="clear" w:color="auto" w:fill="EEEEEE"/>
            <w:hideMark/>
          </w:tcPr>
          <w:p w14:paraId="7AAA03DB" w14:textId="77777777" w:rsidR="00CD69BC" w:rsidRPr="00CD69BC" w:rsidRDefault="00CD69BC" w:rsidP="00CD69BC">
            <w:pPr>
              <w:rPr>
                <w:b/>
                <w:bCs/>
              </w:rPr>
            </w:pPr>
            <w:r w:rsidRPr="00CD69BC">
              <w:rPr>
                <w:b/>
                <w:bCs/>
              </w:rPr>
              <w:t>Pacific mean</w:t>
            </w:r>
          </w:p>
        </w:tc>
        <w:tc>
          <w:tcPr>
            <w:tcW w:w="0" w:type="auto"/>
            <w:tcBorders>
              <w:top w:val="nil"/>
              <w:left w:val="nil"/>
              <w:bottom w:val="single" w:sz="6" w:space="0" w:color="BDBBB7"/>
              <w:right w:val="nil"/>
            </w:tcBorders>
            <w:shd w:val="clear" w:color="auto" w:fill="EEEEEE"/>
            <w:hideMark/>
          </w:tcPr>
          <w:p w14:paraId="6762F280" w14:textId="77777777" w:rsidR="00CD69BC" w:rsidRPr="00CD69BC" w:rsidRDefault="00CD69BC" w:rsidP="00CD69BC">
            <w:pPr>
              <w:rPr>
                <w:b/>
                <w:bCs/>
              </w:rPr>
            </w:pPr>
            <w:r w:rsidRPr="00CD69BC">
              <w:rPr>
                <w:b/>
                <w:bCs/>
              </w:rPr>
              <w:t>Difference</w:t>
            </w:r>
          </w:p>
        </w:tc>
      </w:tr>
      <w:tr w:rsidR="00CD69BC" w:rsidRPr="00CD69BC" w14:paraId="3D90D6A3" w14:textId="77777777">
        <w:trPr>
          <w:tblCellSpacing w:w="15" w:type="dxa"/>
        </w:trPr>
        <w:tc>
          <w:tcPr>
            <w:tcW w:w="0" w:type="auto"/>
            <w:vMerge w:val="restart"/>
            <w:noWrap/>
            <w:tcMar>
              <w:top w:w="180" w:type="dxa"/>
              <w:left w:w="180" w:type="dxa"/>
              <w:bottom w:w="0" w:type="dxa"/>
              <w:right w:w="180" w:type="dxa"/>
            </w:tcMar>
            <w:hideMark/>
          </w:tcPr>
          <w:p w14:paraId="0096EAA4" w14:textId="77777777" w:rsidR="00CD69BC" w:rsidRPr="00CD69BC" w:rsidRDefault="00CD69BC" w:rsidP="00CD69BC">
            <w:r w:rsidRPr="00CD69BC">
              <w:t>Governance</w:t>
            </w:r>
          </w:p>
        </w:tc>
        <w:tc>
          <w:tcPr>
            <w:tcW w:w="0" w:type="auto"/>
            <w:noWrap/>
            <w:tcMar>
              <w:top w:w="180" w:type="dxa"/>
              <w:left w:w="180" w:type="dxa"/>
              <w:bottom w:w="0" w:type="dxa"/>
              <w:right w:w="180" w:type="dxa"/>
            </w:tcMar>
            <w:hideMark/>
          </w:tcPr>
          <w:p w14:paraId="38B443A9" w14:textId="77777777" w:rsidR="00CD69BC" w:rsidRPr="00CD69BC" w:rsidRDefault="00CD69BC" w:rsidP="00CD69BC">
            <w:r w:rsidRPr="00CD69BC">
              <w:t>−0.532</w:t>
            </w:r>
          </w:p>
        </w:tc>
        <w:tc>
          <w:tcPr>
            <w:tcW w:w="0" w:type="auto"/>
            <w:noWrap/>
            <w:tcMar>
              <w:top w:w="180" w:type="dxa"/>
              <w:left w:w="180" w:type="dxa"/>
              <w:bottom w:w="0" w:type="dxa"/>
              <w:right w:w="180" w:type="dxa"/>
            </w:tcMar>
            <w:hideMark/>
          </w:tcPr>
          <w:p w14:paraId="76947911" w14:textId="77777777" w:rsidR="00CD69BC" w:rsidRPr="00CD69BC" w:rsidRDefault="00CD69BC" w:rsidP="00CD69BC">
            <w:r w:rsidRPr="00CD69BC">
              <w:t>−0.141</w:t>
            </w:r>
          </w:p>
        </w:tc>
        <w:tc>
          <w:tcPr>
            <w:tcW w:w="0" w:type="auto"/>
            <w:noWrap/>
            <w:tcMar>
              <w:top w:w="180" w:type="dxa"/>
              <w:left w:w="180" w:type="dxa"/>
              <w:bottom w:w="0" w:type="dxa"/>
              <w:right w:w="180" w:type="dxa"/>
            </w:tcMar>
            <w:hideMark/>
          </w:tcPr>
          <w:p w14:paraId="38F58234" w14:textId="77777777" w:rsidR="00CD69BC" w:rsidRPr="00CD69BC" w:rsidRDefault="00CD69BC" w:rsidP="00CD69BC">
            <w:r w:rsidRPr="00CD69BC">
              <w:t>0.391***</w:t>
            </w:r>
          </w:p>
        </w:tc>
      </w:tr>
      <w:tr w:rsidR="00CD69BC" w:rsidRPr="00CD69BC" w14:paraId="014A8BFF" w14:textId="77777777">
        <w:trPr>
          <w:tblCellSpacing w:w="15" w:type="dxa"/>
        </w:trPr>
        <w:tc>
          <w:tcPr>
            <w:tcW w:w="0" w:type="auto"/>
            <w:vMerge/>
            <w:vAlign w:val="center"/>
            <w:hideMark/>
          </w:tcPr>
          <w:p w14:paraId="78870B92" w14:textId="77777777" w:rsidR="00CD69BC" w:rsidRPr="00CD69BC" w:rsidRDefault="00CD69BC" w:rsidP="00CD69BC"/>
        </w:tc>
        <w:tc>
          <w:tcPr>
            <w:tcW w:w="0" w:type="auto"/>
            <w:noWrap/>
            <w:tcMar>
              <w:top w:w="180" w:type="dxa"/>
              <w:left w:w="180" w:type="dxa"/>
              <w:bottom w:w="0" w:type="dxa"/>
              <w:right w:w="180" w:type="dxa"/>
            </w:tcMar>
            <w:hideMark/>
          </w:tcPr>
          <w:p w14:paraId="6FD3D081" w14:textId="77777777" w:rsidR="00CD69BC" w:rsidRPr="00CD69BC" w:rsidRDefault="00CD69BC" w:rsidP="00CD69BC">
            <w:r w:rsidRPr="00CD69BC">
              <w:t>(0.006)</w:t>
            </w:r>
          </w:p>
        </w:tc>
        <w:tc>
          <w:tcPr>
            <w:tcW w:w="0" w:type="auto"/>
            <w:noWrap/>
            <w:tcMar>
              <w:top w:w="180" w:type="dxa"/>
              <w:left w:w="180" w:type="dxa"/>
              <w:bottom w:w="0" w:type="dxa"/>
              <w:right w:w="180" w:type="dxa"/>
            </w:tcMar>
            <w:hideMark/>
          </w:tcPr>
          <w:p w14:paraId="2BF2D76E" w14:textId="77777777" w:rsidR="00CD69BC" w:rsidRPr="00CD69BC" w:rsidRDefault="00CD69BC" w:rsidP="00CD69BC">
            <w:r w:rsidRPr="00CD69BC">
              <w:t>(0.026)</w:t>
            </w:r>
          </w:p>
        </w:tc>
        <w:tc>
          <w:tcPr>
            <w:tcW w:w="0" w:type="auto"/>
            <w:noWrap/>
            <w:tcMar>
              <w:top w:w="180" w:type="dxa"/>
              <w:left w:w="180" w:type="dxa"/>
              <w:bottom w:w="0" w:type="dxa"/>
              <w:right w:w="180" w:type="dxa"/>
            </w:tcMar>
            <w:hideMark/>
          </w:tcPr>
          <w:p w14:paraId="1E3F6676" w14:textId="77777777" w:rsidR="00CD69BC" w:rsidRPr="00CD69BC" w:rsidRDefault="00CD69BC" w:rsidP="00CD69BC"/>
        </w:tc>
      </w:tr>
      <w:tr w:rsidR="00CD69BC" w:rsidRPr="00CD69BC" w14:paraId="6836F51A" w14:textId="77777777">
        <w:trPr>
          <w:tblCellSpacing w:w="15" w:type="dxa"/>
        </w:trPr>
        <w:tc>
          <w:tcPr>
            <w:tcW w:w="0" w:type="auto"/>
            <w:vMerge w:val="restart"/>
            <w:noWrap/>
            <w:tcMar>
              <w:top w:w="180" w:type="dxa"/>
              <w:left w:w="180" w:type="dxa"/>
              <w:bottom w:w="0" w:type="dxa"/>
              <w:right w:w="180" w:type="dxa"/>
            </w:tcMar>
            <w:hideMark/>
          </w:tcPr>
          <w:p w14:paraId="23E961EC" w14:textId="77777777" w:rsidR="00CD69BC" w:rsidRPr="00CD69BC" w:rsidRDefault="00CD69BC" w:rsidP="00CD69BC">
            <w:r w:rsidRPr="00CD69BC">
              <w:t>Freedom</w:t>
            </w:r>
          </w:p>
        </w:tc>
        <w:tc>
          <w:tcPr>
            <w:tcW w:w="0" w:type="auto"/>
            <w:noWrap/>
            <w:tcMar>
              <w:top w:w="180" w:type="dxa"/>
              <w:left w:w="180" w:type="dxa"/>
              <w:bottom w:w="0" w:type="dxa"/>
              <w:right w:w="180" w:type="dxa"/>
            </w:tcMar>
            <w:hideMark/>
          </w:tcPr>
          <w:p w14:paraId="4B5E5BA0" w14:textId="77777777" w:rsidR="00CD69BC" w:rsidRPr="00CD69BC" w:rsidRDefault="00CD69BC" w:rsidP="00CD69BC">
            <w:r w:rsidRPr="00CD69BC">
              <w:t>7.710</w:t>
            </w:r>
          </w:p>
        </w:tc>
        <w:tc>
          <w:tcPr>
            <w:tcW w:w="0" w:type="auto"/>
            <w:noWrap/>
            <w:tcMar>
              <w:top w:w="180" w:type="dxa"/>
              <w:left w:w="180" w:type="dxa"/>
              <w:bottom w:w="0" w:type="dxa"/>
              <w:right w:w="180" w:type="dxa"/>
            </w:tcMar>
            <w:hideMark/>
          </w:tcPr>
          <w:p w14:paraId="7DEDD3A3" w14:textId="77777777" w:rsidR="00CD69BC" w:rsidRPr="00CD69BC" w:rsidRDefault="00CD69BC" w:rsidP="00CD69BC">
            <w:r w:rsidRPr="00CD69BC">
              <w:t>10.707</w:t>
            </w:r>
          </w:p>
        </w:tc>
        <w:tc>
          <w:tcPr>
            <w:tcW w:w="0" w:type="auto"/>
            <w:noWrap/>
            <w:tcMar>
              <w:top w:w="180" w:type="dxa"/>
              <w:left w:w="180" w:type="dxa"/>
              <w:bottom w:w="0" w:type="dxa"/>
              <w:right w:w="180" w:type="dxa"/>
            </w:tcMar>
            <w:hideMark/>
          </w:tcPr>
          <w:p w14:paraId="27DD19E4" w14:textId="77777777" w:rsidR="00CD69BC" w:rsidRPr="00CD69BC" w:rsidRDefault="00CD69BC" w:rsidP="00CD69BC">
            <w:r w:rsidRPr="00CD69BC">
              <w:t>2.998***</w:t>
            </w:r>
          </w:p>
        </w:tc>
      </w:tr>
      <w:tr w:rsidR="00CD69BC" w:rsidRPr="00CD69BC" w14:paraId="2982C1F9" w14:textId="77777777">
        <w:trPr>
          <w:tblCellSpacing w:w="15" w:type="dxa"/>
        </w:trPr>
        <w:tc>
          <w:tcPr>
            <w:tcW w:w="0" w:type="auto"/>
            <w:vMerge/>
            <w:vAlign w:val="center"/>
            <w:hideMark/>
          </w:tcPr>
          <w:p w14:paraId="1F65C5E8" w14:textId="77777777" w:rsidR="00CD69BC" w:rsidRPr="00CD69BC" w:rsidRDefault="00CD69BC" w:rsidP="00CD69BC"/>
        </w:tc>
        <w:tc>
          <w:tcPr>
            <w:tcW w:w="0" w:type="auto"/>
            <w:noWrap/>
            <w:tcMar>
              <w:top w:w="180" w:type="dxa"/>
              <w:left w:w="180" w:type="dxa"/>
              <w:bottom w:w="0" w:type="dxa"/>
              <w:right w:w="180" w:type="dxa"/>
            </w:tcMar>
            <w:hideMark/>
          </w:tcPr>
          <w:p w14:paraId="1E66187F" w14:textId="77777777" w:rsidR="00CD69BC" w:rsidRPr="00CD69BC" w:rsidRDefault="00CD69BC" w:rsidP="00CD69BC">
            <w:r w:rsidRPr="00CD69BC">
              <w:t>(0.035)</w:t>
            </w:r>
          </w:p>
        </w:tc>
        <w:tc>
          <w:tcPr>
            <w:tcW w:w="0" w:type="auto"/>
            <w:noWrap/>
            <w:tcMar>
              <w:top w:w="180" w:type="dxa"/>
              <w:left w:w="180" w:type="dxa"/>
              <w:bottom w:w="0" w:type="dxa"/>
              <w:right w:w="180" w:type="dxa"/>
            </w:tcMar>
            <w:hideMark/>
          </w:tcPr>
          <w:p w14:paraId="4DC670FD" w14:textId="77777777" w:rsidR="00CD69BC" w:rsidRPr="00CD69BC" w:rsidRDefault="00CD69BC" w:rsidP="00CD69BC">
            <w:r w:rsidRPr="00CD69BC">
              <w:t>(0.129)</w:t>
            </w:r>
          </w:p>
        </w:tc>
        <w:tc>
          <w:tcPr>
            <w:tcW w:w="0" w:type="auto"/>
            <w:noWrap/>
            <w:tcMar>
              <w:top w:w="180" w:type="dxa"/>
              <w:left w:w="180" w:type="dxa"/>
              <w:bottom w:w="0" w:type="dxa"/>
              <w:right w:w="180" w:type="dxa"/>
            </w:tcMar>
            <w:hideMark/>
          </w:tcPr>
          <w:p w14:paraId="50E9843C" w14:textId="77777777" w:rsidR="00CD69BC" w:rsidRPr="00CD69BC" w:rsidRDefault="00CD69BC" w:rsidP="00CD69BC"/>
        </w:tc>
      </w:tr>
      <w:tr w:rsidR="00CD69BC" w:rsidRPr="00CD69BC" w14:paraId="294077FA" w14:textId="77777777">
        <w:trPr>
          <w:tblCellSpacing w:w="15" w:type="dxa"/>
        </w:trPr>
        <w:tc>
          <w:tcPr>
            <w:tcW w:w="0" w:type="auto"/>
            <w:vMerge w:val="restart"/>
            <w:noWrap/>
            <w:tcMar>
              <w:top w:w="180" w:type="dxa"/>
              <w:left w:w="180" w:type="dxa"/>
              <w:bottom w:w="0" w:type="dxa"/>
              <w:right w:w="180" w:type="dxa"/>
            </w:tcMar>
            <w:hideMark/>
          </w:tcPr>
          <w:p w14:paraId="18582E93" w14:textId="77777777" w:rsidR="00CD69BC" w:rsidRPr="00CD69BC" w:rsidRDefault="00CD69BC" w:rsidP="00CD69BC">
            <w:r w:rsidRPr="00CD69BC">
              <w:t>Growth</w:t>
            </w:r>
          </w:p>
        </w:tc>
        <w:tc>
          <w:tcPr>
            <w:tcW w:w="0" w:type="auto"/>
            <w:noWrap/>
            <w:tcMar>
              <w:top w:w="180" w:type="dxa"/>
              <w:left w:w="180" w:type="dxa"/>
              <w:bottom w:w="0" w:type="dxa"/>
              <w:right w:w="180" w:type="dxa"/>
            </w:tcMar>
            <w:hideMark/>
          </w:tcPr>
          <w:p w14:paraId="09FF6AF6" w14:textId="77777777" w:rsidR="00CD69BC" w:rsidRPr="00CD69BC" w:rsidRDefault="00CD69BC" w:rsidP="00CD69BC">
            <w:r w:rsidRPr="00CD69BC">
              <w:t>3.719</w:t>
            </w:r>
          </w:p>
        </w:tc>
        <w:tc>
          <w:tcPr>
            <w:tcW w:w="0" w:type="auto"/>
            <w:noWrap/>
            <w:tcMar>
              <w:top w:w="180" w:type="dxa"/>
              <w:left w:w="180" w:type="dxa"/>
              <w:bottom w:w="0" w:type="dxa"/>
              <w:right w:w="180" w:type="dxa"/>
            </w:tcMar>
            <w:hideMark/>
          </w:tcPr>
          <w:p w14:paraId="26B723A1" w14:textId="77777777" w:rsidR="00CD69BC" w:rsidRPr="00CD69BC" w:rsidRDefault="00CD69BC" w:rsidP="00CD69BC">
            <w:r w:rsidRPr="00CD69BC">
              <w:t>1.261</w:t>
            </w:r>
          </w:p>
        </w:tc>
        <w:tc>
          <w:tcPr>
            <w:tcW w:w="0" w:type="auto"/>
            <w:noWrap/>
            <w:tcMar>
              <w:top w:w="180" w:type="dxa"/>
              <w:left w:w="180" w:type="dxa"/>
              <w:bottom w:w="0" w:type="dxa"/>
              <w:right w:w="180" w:type="dxa"/>
            </w:tcMar>
            <w:hideMark/>
          </w:tcPr>
          <w:p w14:paraId="5ADE9D2C" w14:textId="77777777" w:rsidR="00CD69BC" w:rsidRPr="00CD69BC" w:rsidRDefault="00CD69BC" w:rsidP="00CD69BC">
            <w:r w:rsidRPr="00CD69BC">
              <w:t>−2.458***</w:t>
            </w:r>
          </w:p>
        </w:tc>
      </w:tr>
      <w:tr w:rsidR="00CD69BC" w:rsidRPr="00CD69BC" w14:paraId="377CAFE7" w14:textId="77777777">
        <w:trPr>
          <w:tblCellSpacing w:w="15" w:type="dxa"/>
        </w:trPr>
        <w:tc>
          <w:tcPr>
            <w:tcW w:w="0" w:type="auto"/>
            <w:vMerge/>
            <w:vAlign w:val="center"/>
            <w:hideMark/>
          </w:tcPr>
          <w:p w14:paraId="2947873E" w14:textId="77777777" w:rsidR="00CD69BC" w:rsidRPr="00CD69BC" w:rsidRDefault="00CD69BC" w:rsidP="00CD69BC"/>
        </w:tc>
        <w:tc>
          <w:tcPr>
            <w:tcW w:w="0" w:type="auto"/>
            <w:noWrap/>
            <w:tcMar>
              <w:top w:w="180" w:type="dxa"/>
              <w:left w:w="180" w:type="dxa"/>
              <w:bottom w:w="0" w:type="dxa"/>
              <w:right w:w="180" w:type="dxa"/>
            </w:tcMar>
            <w:hideMark/>
          </w:tcPr>
          <w:p w14:paraId="381C0BB3" w14:textId="77777777" w:rsidR="00CD69BC" w:rsidRPr="00CD69BC" w:rsidRDefault="00CD69BC" w:rsidP="00CD69BC">
            <w:r w:rsidRPr="00CD69BC">
              <w:t>(0.071)</w:t>
            </w:r>
          </w:p>
        </w:tc>
        <w:tc>
          <w:tcPr>
            <w:tcW w:w="0" w:type="auto"/>
            <w:noWrap/>
            <w:tcMar>
              <w:top w:w="180" w:type="dxa"/>
              <w:left w:w="180" w:type="dxa"/>
              <w:bottom w:w="0" w:type="dxa"/>
              <w:right w:w="180" w:type="dxa"/>
            </w:tcMar>
            <w:hideMark/>
          </w:tcPr>
          <w:p w14:paraId="26F99205" w14:textId="77777777" w:rsidR="00CD69BC" w:rsidRPr="00CD69BC" w:rsidRDefault="00CD69BC" w:rsidP="00CD69BC">
            <w:r w:rsidRPr="00CD69BC">
              <w:t>(0.267)</w:t>
            </w:r>
          </w:p>
        </w:tc>
        <w:tc>
          <w:tcPr>
            <w:tcW w:w="0" w:type="auto"/>
            <w:noWrap/>
            <w:tcMar>
              <w:top w:w="180" w:type="dxa"/>
              <w:left w:w="180" w:type="dxa"/>
              <w:bottom w:w="0" w:type="dxa"/>
              <w:right w:w="180" w:type="dxa"/>
            </w:tcMar>
            <w:hideMark/>
          </w:tcPr>
          <w:p w14:paraId="4F6381F0" w14:textId="77777777" w:rsidR="00CD69BC" w:rsidRPr="00CD69BC" w:rsidRDefault="00CD69BC" w:rsidP="00CD69BC"/>
        </w:tc>
      </w:tr>
      <w:tr w:rsidR="00CD69BC" w:rsidRPr="00CD69BC" w14:paraId="6D54BE25" w14:textId="77777777">
        <w:trPr>
          <w:tblCellSpacing w:w="15" w:type="dxa"/>
        </w:trPr>
        <w:tc>
          <w:tcPr>
            <w:tcW w:w="0" w:type="auto"/>
            <w:vMerge w:val="restart"/>
            <w:noWrap/>
            <w:tcMar>
              <w:top w:w="180" w:type="dxa"/>
              <w:left w:w="180" w:type="dxa"/>
              <w:bottom w:w="0" w:type="dxa"/>
              <w:right w:w="180" w:type="dxa"/>
            </w:tcMar>
            <w:hideMark/>
          </w:tcPr>
          <w:p w14:paraId="4574F0FB" w14:textId="77777777" w:rsidR="00CD69BC" w:rsidRPr="00CD69BC" w:rsidRDefault="00CD69BC" w:rsidP="00CD69BC">
            <w:r w:rsidRPr="00CD69BC">
              <w:t>GDP Per capita (ln)</w:t>
            </w:r>
          </w:p>
        </w:tc>
        <w:tc>
          <w:tcPr>
            <w:tcW w:w="0" w:type="auto"/>
            <w:noWrap/>
            <w:tcMar>
              <w:top w:w="180" w:type="dxa"/>
              <w:left w:w="180" w:type="dxa"/>
              <w:bottom w:w="0" w:type="dxa"/>
              <w:right w:w="180" w:type="dxa"/>
            </w:tcMar>
            <w:hideMark/>
          </w:tcPr>
          <w:p w14:paraId="324DB2A3" w14:textId="77777777" w:rsidR="00CD69BC" w:rsidRPr="00CD69BC" w:rsidRDefault="00CD69BC" w:rsidP="00CD69BC">
            <w:r w:rsidRPr="00CD69BC">
              <w:t>8.222</w:t>
            </w:r>
          </w:p>
        </w:tc>
        <w:tc>
          <w:tcPr>
            <w:tcW w:w="0" w:type="auto"/>
            <w:noWrap/>
            <w:tcMar>
              <w:top w:w="180" w:type="dxa"/>
              <w:left w:w="180" w:type="dxa"/>
              <w:bottom w:w="0" w:type="dxa"/>
              <w:right w:w="180" w:type="dxa"/>
            </w:tcMar>
            <w:hideMark/>
          </w:tcPr>
          <w:p w14:paraId="69CAEECE" w14:textId="77777777" w:rsidR="00CD69BC" w:rsidRPr="00CD69BC" w:rsidRDefault="00CD69BC" w:rsidP="00CD69BC">
            <w:r w:rsidRPr="00CD69BC">
              <w:t>8.139</w:t>
            </w:r>
          </w:p>
        </w:tc>
        <w:tc>
          <w:tcPr>
            <w:tcW w:w="0" w:type="auto"/>
            <w:noWrap/>
            <w:tcMar>
              <w:top w:w="180" w:type="dxa"/>
              <w:left w:w="180" w:type="dxa"/>
              <w:bottom w:w="0" w:type="dxa"/>
              <w:right w:w="180" w:type="dxa"/>
            </w:tcMar>
            <w:hideMark/>
          </w:tcPr>
          <w:p w14:paraId="29383BA4" w14:textId="77777777" w:rsidR="00CD69BC" w:rsidRPr="00CD69BC" w:rsidRDefault="00CD69BC" w:rsidP="00CD69BC">
            <w:r w:rsidRPr="00CD69BC">
              <w:t>−0.083</w:t>
            </w:r>
          </w:p>
        </w:tc>
      </w:tr>
      <w:tr w:rsidR="00CD69BC" w:rsidRPr="00CD69BC" w14:paraId="27BBA245" w14:textId="77777777">
        <w:trPr>
          <w:tblCellSpacing w:w="15" w:type="dxa"/>
        </w:trPr>
        <w:tc>
          <w:tcPr>
            <w:tcW w:w="0" w:type="auto"/>
            <w:vMerge/>
            <w:vAlign w:val="center"/>
            <w:hideMark/>
          </w:tcPr>
          <w:p w14:paraId="670F7ACA" w14:textId="77777777" w:rsidR="00CD69BC" w:rsidRPr="00CD69BC" w:rsidRDefault="00CD69BC" w:rsidP="00CD69BC"/>
        </w:tc>
        <w:tc>
          <w:tcPr>
            <w:tcW w:w="0" w:type="auto"/>
            <w:noWrap/>
            <w:tcMar>
              <w:top w:w="180" w:type="dxa"/>
              <w:left w:w="180" w:type="dxa"/>
              <w:bottom w:w="0" w:type="dxa"/>
              <w:right w:w="180" w:type="dxa"/>
            </w:tcMar>
            <w:hideMark/>
          </w:tcPr>
          <w:p w14:paraId="57E68035" w14:textId="77777777" w:rsidR="00CD69BC" w:rsidRPr="00CD69BC" w:rsidRDefault="00CD69BC" w:rsidP="00CD69BC">
            <w:r w:rsidRPr="00CD69BC">
              <w:t>(0.010)</w:t>
            </w:r>
          </w:p>
        </w:tc>
        <w:tc>
          <w:tcPr>
            <w:tcW w:w="0" w:type="auto"/>
            <w:noWrap/>
            <w:tcMar>
              <w:top w:w="180" w:type="dxa"/>
              <w:left w:w="180" w:type="dxa"/>
              <w:bottom w:w="0" w:type="dxa"/>
              <w:right w:w="180" w:type="dxa"/>
            </w:tcMar>
            <w:hideMark/>
          </w:tcPr>
          <w:p w14:paraId="40D14F84" w14:textId="77777777" w:rsidR="00CD69BC" w:rsidRPr="00CD69BC" w:rsidRDefault="00CD69BC" w:rsidP="00CD69BC">
            <w:r w:rsidRPr="00CD69BC">
              <w:t>(0.027)</w:t>
            </w:r>
          </w:p>
        </w:tc>
        <w:tc>
          <w:tcPr>
            <w:tcW w:w="0" w:type="auto"/>
            <w:noWrap/>
            <w:tcMar>
              <w:top w:w="180" w:type="dxa"/>
              <w:left w:w="180" w:type="dxa"/>
              <w:bottom w:w="0" w:type="dxa"/>
              <w:right w:w="180" w:type="dxa"/>
            </w:tcMar>
            <w:hideMark/>
          </w:tcPr>
          <w:p w14:paraId="38E441C3" w14:textId="77777777" w:rsidR="00CD69BC" w:rsidRPr="00CD69BC" w:rsidRDefault="00CD69BC" w:rsidP="00CD69BC"/>
        </w:tc>
      </w:tr>
      <w:tr w:rsidR="00CD69BC" w:rsidRPr="00CD69BC" w14:paraId="71E778B5" w14:textId="77777777">
        <w:trPr>
          <w:tblCellSpacing w:w="15" w:type="dxa"/>
        </w:trPr>
        <w:tc>
          <w:tcPr>
            <w:tcW w:w="0" w:type="auto"/>
            <w:vMerge w:val="restart"/>
            <w:noWrap/>
            <w:tcMar>
              <w:top w:w="180" w:type="dxa"/>
              <w:left w:w="180" w:type="dxa"/>
              <w:bottom w:w="0" w:type="dxa"/>
              <w:right w:w="180" w:type="dxa"/>
            </w:tcMar>
            <w:hideMark/>
          </w:tcPr>
          <w:p w14:paraId="644CEF08" w14:textId="77777777" w:rsidR="00CD69BC" w:rsidRPr="00CD69BC" w:rsidRDefault="00CD69BC" w:rsidP="00CD69BC">
            <w:r w:rsidRPr="00CD69BC">
              <w:t>Remoteness</w:t>
            </w:r>
          </w:p>
        </w:tc>
        <w:tc>
          <w:tcPr>
            <w:tcW w:w="0" w:type="auto"/>
            <w:noWrap/>
            <w:tcMar>
              <w:top w:w="180" w:type="dxa"/>
              <w:left w:w="180" w:type="dxa"/>
              <w:bottom w:w="0" w:type="dxa"/>
              <w:right w:w="180" w:type="dxa"/>
            </w:tcMar>
            <w:hideMark/>
          </w:tcPr>
          <w:p w14:paraId="767AE80F" w14:textId="77777777" w:rsidR="00CD69BC" w:rsidRPr="00CD69BC" w:rsidRDefault="00CD69BC" w:rsidP="00CD69BC">
            <w:r w:rsidRPr="00CD69BC">
              <w:t>8.657</w:t>
            </w:r>
          </w:p>
        </w:tc>
        <w:tc>
          <w:tcPr>
            <w:tcW w:w="0" w:type="auto"/>
            <w:noWrap/>
            <w:tcMar>
              <w:top w:w="180" w:type="dxa"/>
              <w:left w:w="180" w:type="dxa"/>
              <w:bottom w:w="0" w:type="dxa"/>
              <w:right w:w="180" w:type="dxa"/>
            </w:tcMar>
            <w:hideMark/>
          </w:tcPr>
          <w:p w14:paraId="642585B4" w14:textId="77777777" w:rsidR="00CD69BC" w:rsidRPr="00CD69BC" w:rsidRDefault="00CD69BC" w:rsidP="00CD69BC">
            <w:r w:rsidRPr="00CD69BC">
              <w:t>11.566</w:t>
            </w:r>
          </w:p>
        </w:tc>
        <w:tc>
          <w:tcPr>
            <w:tcW w:w="0" w:type="auto"/>
            <w:noWrap/>
            <w:tcMar>
              <w:top w:w="180" w:type="dxa"/>
              <w:left w:w="180" w:type="dxa"/>
              <w:bottom w:w="0" w:type="dxa"/>
              <w:right w:w="180" w:type="dxa"/>
            </w:tcMar>
            <w:hideMark/>
          </w:tcPr>
          <w:p w14:paraId="0E8726C8" w14:textId="77777777" w:rsidR="00CD69BC" w:rsidRPr="00CD69BC" w:rsidRDefault="00CD69BC" w:rsidP="00CD69BC">
            <w:r w:rsidRPr="00CD69BC">
              <w:t>2.909***</w:t>
            </w:r>
          </w:p>
        </w:tc>
      </w:tr>
      <w:tr w:rsidR="00CD69BC" w:rsidRPr="00CD69BC" w14:paraId="172A5777" w14:textId="77777777">
        <w:trPr>
          <w:tblCellSpacing w:w="15" w:type="dxa"/>
        </w:trPr>
        <w:tc>
          <w:tcPr>
            <w:tcW w:w="0" w:type="auto"/>
            <w:vMerge/>
            <w:vAlign w:val="center"/>
            <w:hideMark/>
          </w:tcPr>
          <w:p w14:paraId="580E9E7B" w14:textId="77777777" w:rsidR="00CD69BC" w:rsidRPr="00CD69BC" w:rsidRDefault="00CD69BC" w:rsidP="00CD69BC"/>
        </w:tc>
        <w:tc>
          <w:tcPr>
            <w:tcW w:w="0" w:type="auto"/>
            <w:noWrap/>
            <w:tcMar>
              <w:top w:w="180" w:type="dxa"/>
              <w:left w:w="180" w:type="dxa"/>
              <w:bottom w:w="0" w:type="dxa"/>
              <w:right w:w="180" w:type="dxa"/>
            </w:tcMar>
            <w:hideMark/>
          </w:tcPr>
          <w:p w14:paraId="43E2AFB9" w14:textId="77777777" w:rsidR="00CD69BC" w:rsidRPr="00CD69BC" w:rsidRDefault="00CD69BC" w:rsidP="00CD69BC">
            <w:r w:rsidRPr="00CD69BC">
              <w:t>(0.016)</w:t>
            </w:r>
          </w:p>
        </w:tc>
        <w:tc>
          <w:tcPr>
            <w:tcW w:w="0" w:type="auto"/>
            <w:noWrap/>
            <w:tcMar>
              <w:top w:w="180" w:type="dxa"/>
              <w:left w:w="180" w:type="dxa"/>
              <w:bottom w:w="0" w:type="dxa"/>
              <w:right w:w="180" w:type="dxa"/>
            </w:tcMar>
            <w:hideMark/>
          </w:tcPr>
          <w:p w14:paraId="6A7C1A48" w14:textId="77777777" w:rsidR="00CD69BC" w:rsidRPr="00CD69BC" w:rsidRDefault="00CD69BC" w:rsidP="00CD69BC">
            <w:r w:rsidRPr="00CD69BC">
              <w:t>(0.034)</w:t>
            </w:r>
          </w:p>
        </w:tc>
        <w:tc>
          <w:tcPr>
            <w:tcW w:w="0" w:type="auto"/>
            <w:noWrap/>
            <w:tcMar>
              <w:top w:w="180" w:type="dxa"/>
              <w:left w:w="180" w:type="dxa"/>
              <w:bottom w:w="0" w:type="dxa"/>
              <w:right w:w="180" w:type="dxa"/>
            </w:tcMar>
            <w:hideMark/>
          </w:tcPr>
          <w:p w14:paraId="36092056" w14:textId="77777777" w:rsidR="00CD69BC" w:rsidRPr="00CD69BC" w:rsidRDefault="00CD69BC" w:rsidP="00CD69BC"/>
        </w:tc>
      </w:tr>
      <w:tr w:rsidR="00CD69BC" w:rsidRPr="00CD69BC" w14:paraId="4F3FF376" w14:textId="77777777">
        <w:trPr>
          <w:tblCellSpacing w:w="15" w:type="dxa"/>
        </w:trPr>
        <w:tc>
          <w:tcPr>
            <w:tcW w:w="0" w:type="auto"/>
            <w:vMerge w:val="restart"/>
            <w:noWrap/>
            <w:tcMar>
              <w:top w:w="180" w:type="dxa"/>
              <w:left w:w="180" w:type="dxa"/>
              <w:bottom w:w="0" w:type="dxa"/>
              <w:right w:w="180" w:type="dxa"/>
            </w:tcMar>
            <w:hideMark/>
          </w:tcPr>
          <w:p w14:paraId="4E6A2A00" w14:textId="77777777" w:rsidR="00CD69BC" w:rsidRPr="00CD69BC" w:rsidRDefault="00CD69BC" w:rsidP="00CD69BC">
            <w:r w:rsidRPr="00CD69BC">
              <w:t>Population (ln)</w:t>
            </w:r>
          </w:p>
        </w:tc>
        <w:tc>
          <w:tcPr>
            <w:tcW w:w="0" w:type="auto"/>
            <w:noWrap/>
            <w:tcMar>
              <w:top w:w="180" w:type="dxa"/>
              <w:left w:w="180" w:type="dxa"/>
              <w:bottom w:w="0" w:type="dxa"/>
              <w:right w:w="180" w:type="dxa"/>
            </w:tcMar>
            <w:hideMark/>
          </w:tcPr>
          <w:p w14:paraId="59DA1D90" w14:textId="77777777" w:rsidR="00CD69BC" w:rsidRPr="00CD69BC" w:rsidRDefault="00CD69BC" w:rsidP="00CD69BC">
            <w:r w:rsidRPr="00CD69BC">
              <w:t>17.274</w:t>
            </w:r>
          </w:p>
        </w:tc>
        <w:tc>
          <w:tcPr>
            <w:tcW w:w="0" w:type="auto"/>
            <w:noWrap/>
            <w:tcMar>
              <w:top w:w="180" w:type="dxa"/>
              <w:left w:w="180" w:type="dxa"/>
              <w:bottom w:w="0" w:type="dxa"/>
              <w:right w:w="180" w:type="dxa"/>
            </w:tcMar>
            <w:hideMark/>
          </w:tcPr>
          <w:p w14:paraId="1FACF5CE" w14:textId="77777777" w:rsidR="00CD69BC" w:rsidRPr="00CD69BC" w:rsidRDefault="00CD69BC" w:rsidP="00CD69BC">
            <w:r w:rsidRPr="00CD69BC">
              <w:t>13.020</w:t>
            </w:r>
          </w:p>
        </w:tc>
        <w:tc>
          <w:tcPr>
            <w:tcW w:w="0" w:type="auto"/>
            <w:noWrap/>
            <w:tcMar>
              <w:top w:w="180" w:type="dxa"/>
              <w:left w:w="180" w:type="dxa"/>
              <w:bottom w:w="0" w:type="dxa"/>
              <w:right w:w="180" w:type="dxa"/>
            </w:tcMar>
            <w:hideMark/>
          </w:tcPr>
          <w:p w14:paraId="495EA72B" w14:textId="77777777" w:rsidR="00CD69BC" w:rsidRPr="00CD69BC" w:rsidRDefault="00CD69BC" w:rsidP="00CD69BC">
            <w:r w:rsidRPr="00CD69BC">
              <w:t>−4.254***</w:t>
            </w:r>
          </w:p>
        </w:tc>
      </w:tr>
      <w:tr w:rsidR="00CD69BC" w:rsidRPr="00CD69BC" w14:paraId="5ECB53FD" w14:textId="77777777">
        <w:trPr>
          <w:tblCellSpacing w:w="15" w:type="dxa"/>
        </w:trPr>
        <w:tc>
          <w:tcPr>
            <w:tcW w:w="0" w:type="auto"/>
            <w:vMerge/>
            <w:vAlign w:val="center"/>
            <w:hideMark/>
          </w:tcPr>
          <w:p w14:paraId="636BE3B6" w14:textId="77777777" w:rsidR="00CD69BC" w:rsidRPr="00CD69BC" w:rsidRDefault="00CD69BC" w:rsidP="00CD69BC"/>
        </w:tc>
        <w:tc>
          <w:tcPr>
            <w:tcW w:w="0" w:type="auto"/>
            <w:noWrap/>
            <w:tcMar>
              <w:top w:w="180" w:type="dxa"/>
              <w:left w:w="180" w:type="dxa"/>
              <w:bottom w:w="180" w:type="dxa"/>
              <w:right w:w="180" w:type="dxa"/>
            </w:tcMar>
            <w:hideMark/>
          </w:tcPr>
          <w:p w14:paraId="3D0BA1E5" w14:textId="77777777" w:rsidR="00CD69BC" w:rsidRPr="00CD69BC" w:rsidRDefault="00CD69BC" w:rsidP="00CD69BC">
            <w:r w:rsidRPr="00CD69BC">
              <w:t>(0.021)</w:t>
            </w:r>
          </w:p>
        </w:tc>
        <w:tc>
          <w:tcPr>
            <w:tcW w:w="0" w:type="auto"/>
            <w:noWrap/>
            <w:tcMar>
              <w:top w:w="180" w:type="dxa"/>
              <w:left w:w="180" w:type="dxa"/>
              <w:bottom w:w="180" w:type="dxa"/>
              <w:right w:w="180" w:type="dxa"/>
            </w:tcMar>
            <w:hideMark/>
          </w:tcPr>
          <w:p w14:paraId="024EB3CC" w14:textId="77777777" w:rsidR="00CD69BC" w:rsidRPr="00CD69BC" w:rsidRDefault="00CD69BC" w:rsidP="00CD69BC">
            <w:r w:rsidRPr="00CD69BC">
              <w:t>(0.115)</w:t>
            </w:r>
          </w:p>
        </w:tc>
        <w:tc>
          <w:tcPr>
            <w:tcW w:w="0" w:type="auto"/>
            <w:noWrap/>
            <w:tcMar>
              <w:top w:w="180" w:type="dxa"/>
              <w:left w:w="180" w:type="dxa"/>
              <w:bottom w:w="180" w:type="dxa"/>
              <w:right w:w="180" w:type="dxa"/>
            </w:tcMar>
            <w:hideMark/>
          </w:tcPr>
          <w:p w14:paraId="20545847" w14:textId="77777777" w:rsidR="00CD69BC" w:rsidRPr="00CD69BC" w:rsidRDefault="00CD69BC" w:rsidP="00CD69BC"/>
        </w:tc>
      </w:tr>
    </w:tbl>
    <w:p w14:paraId="39620A98" w14:textId="77777777" w:rsidR="00CD69BC" w:rsidRPr="00CD69BC" w:rsidRDefault="00CD69BC" w:rsidP="00CD69BC">
      <w:pPr>
        <w:numPr>
          <w:ilvl w:val="0"/>
          <w:numId w:val="6"/>
        </w:numPr>
      </w:pPr>
      <w:r w:rsidRPr="00CD69BC">
        <w:t>Standard errors in parentheses; P-values from t-test of means; *</w:t>
      </w:r>
      <w:r w:rsidRPr="00CD69BC">
        <w:rPr>
          <w:i/>
          <w:iCs/>
        </w:rPr>
        <w:t>p</w:t>
      </w:r>
      <w:r w:rsidRPr="00CD69BC">
        <w:t> &lt; 0.10, **</w:t>
      </w:r>
      <w:r w:rsidRPr="00CD69BC">
        <w:rPr>
          <w:i/>
          <w:iCs/>
        </w:rPr>
        <w:t>p</w:t>
      </w:r>
      <w:r w:rsidRPr="00CD69BC">
        <w:t> &lt; 0.05, ***</w:t>
      </w:r>
      <w:r w:rsidRPr="00CD69BC">
        <w:rPr>
          <w:i/>
          <w:iCs/>
        </w:rPr>
        <w:t>p</w:t>
      </w:r>
      <w:r w:rsidRPr="00CD69BC">
        <w:t> &lt; 0.01.</w:t>
      </w:r>
    </w:p>
    <w:p w14:paraId="013D4276" w14:textId="77777777" w:rsidR="00CD69BC" w:rsidRPr="00CD69BC" w:rsidRDefault="00CD69BC" w:rsidP="00CD69BC">
      <w:r w:rsidRPr="00CD69BC">
        <w:lastRenderedPageBreak/>
        <w:t>The table shows that, on average, the countries of the Pacific are better governed and freer than the rest of the developing world (at least as captured in standard measures). Economic growth is lower in Pacific countries. GDP per capita is also lower if anything, although the difference is not statistically significant. As would be expected, Pacific countries are more remote on average and have smaller populations.</w:t>
      </w:r>
    </w:p>
    <w:p w14:paraId="262B6928" w14:textId="77777777" w:rsidR="00CD69BC" w:rsidRPr="00CD69BC" w:rsidRDefault="00CD69BC" w:rsidP="00CD69BC">
      <w:r w:rsidRPr="00CD69BC">
        <w:t>Table </w:t>
      </w:r>
      <w:hyperlink r:id="rId97" w:anchor="dpr12573-tbl-0004" w:tooltip="Link to table" w:history="1">
        <w:r w:rsidRPr="00CD69BC">
          <w:rPr>
            <w:rStyle w:val="Hyperlink"/>
            <w:b/>
            <w:bCs/>
          </w:rPr>
          <w:t>4</w:t>
        </w:r>
      </w:hyperlink>
      <w:r w:rsidRPr="00CD69BC">
        <w:t> presents the results of a series of regressions in which aid project effectiveness is the dependent variable and projects are the unit of analysis. In each of these regressions, project traits are controlled for and donor and completion year fixed effects added. The first independent variable in each regression is a dummy variable for the Pacific. It represents the “Pacific effect”: the extent to which project effectiveness differs between the Pacific and elsewhere. The first regression contains the Pacific (alongside project controls and fixed effects) as the sole independent variable. In each subsequent regression, potential mediating variables are added one at a time.</w:t>
      </w:r>
    </w:p>
    <w:p w14:paraId="6A6DF786" w14:textId="77777777" w:rsidR="00CD69BC" w:rsidRPr="00CD69BC" w:rsidRDefault="00CD69BC" w:rsidP="00CD69BC">
      <w:r w:rsidRPr="00CD69BC">
        <w:rPr>
          <w:b/>
          <w:bCs/>
        </w:rPr>
        <w:t>TABLE 4. </w:t>
      </w:r>
      <w:r w:rsidRPr="00CD69BC">
        <w:t>Aid project effectiveness, the Pacific dummy, and added variables</w:t>
      </w:r>
    </w:p>
    <w:tbl>
      <w:tblPr>
        <w:tblW w:w="11678" w:type="dxa"/>
        <w:tblCellSpacing w:w="15" w:type="dxa"/>
        <w:tblBorders>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3052"/>
        <w:gridCol w:w="1191"/>
        <w:gridCol w:w="1382"/>
        <w:gridCol w:w="1301"/>
        <w:gridCol w:w="1301"/>
        <w:gridCol w:w="1301"/>
        <w:gridCol w:w="1301"/>
        <w:gridCol w:w="1331"/>
      </w:tblGrid>
      <w:tr w:rsidR="00CD69BC" w:rsidRPr="00CD69BC" w14:paraId="4ECC1A7C" w14:textId="77777777">
        <w:trPr>
          <w:tblHeader/>
          <w:tblCellSpacing w:w="15" w:type="dxa"/>
        </w:trPr>
        <w:tc>
          <w:tcPr>
            <w:tcW w:w="0" w:type="auto"/>
            <w:tcBorders>
              <w:top w:val="nil"/>
              <w:left w:val="nil"/>
              <w:bottom w:val="single" w:sz="6" w:space="0" w:color="BDBBB7"/>
              <w:right w:val="nil"/>
            </w:tcBorders>
            <w:shd w:val="clear" w:color="auto" w:fill="EEEEEE"/>
            <w:hideMark/>
          </w:tcPr>
          <w:p w14:paraId="17BDCCC6" w14:textId="77777777" w:rsidR="00CD69BC" w:rsidRPr="00CD69BC" w:rsidRDefault="00CD69BC" w:rsidP="00CD69BC"/>
        </w:tc>
        <w:tc>
          <w:tcPr>
            <w:tcW w:w="0" w:type="auto"/>
            <w:tcBorders>
              <w:top w:val="nil"/>
              <w:left w:val="nil"/>
              <w:bottom w:val="single" w:sz="6" w:space="0" w:color="BDBBB7"/>
              <w:right w:val="nil"/>
            </w:tcBorders>
            <w:shd w:val="clear" w:color="auto" w:fill="EEEEEE"/>
            <w:hideMark/>
          </w:tcPr>
          <w:p w14:paraId="6765981A" w14:textId="77777777" w:rsidR="00CD69BC" w:rsidRPr="00CD69BC" w:rsidRDefault="00CD69BC" w:rsidP="00CD69BC">
            <w:pPr>
              <w:rPr>
                <w:b/>
                <w:bCs/>
              </w:rPr>
            </w:pPr>
            <w:r w:rsidRPr="00CD69BC">
              <w:rPr>
                <w:b/>
                <w:bCs/>
              </w:rPr>
              <w:t>Pacific</w:t>
            </w:r>
          </w:p>
        </w:tc>
        <w:tc>
          <w:tcPr>
            <w:tcW w:w="0" w:type="auto"/>
            <w:tcBorders>
              <w:top w:val="nil"/>
              <w:left w:val="nil"/>
              <w:bottom w:val="single" w:sz="6" w:space="0" w:color="BDBBB7"/>
              <w:right w:val="nil"/>
            </w:tcBorders>
            <w:shd w:val="clear" w:color="auto" w:fill="EEEEEE"/>
            <w:hideMark/>
          </w:tcPr>
          <w:p w14:paraId="3F8904EC" w14:textId="77777777" w:rsidR="00CD69BC" w:rsidRPr="00CD69BC" w:rsidRDefault="00CD69BC" w:rsidP="00CD69BC">
            <w:pPr>
              <w:rPr>
                <w:b/>
                <w:bCs/>
              </w:rPr>
            </w:pPr>
            <w:r w:rsidRPr="00CD69BC">
              <w:rPr>
                <w:b/>
                <w:bCs/>
              </w:rPr>
              <w:t>Governance</w:t>
            </w:r>
          </w:p>
        </w:tc>
        <w:tc>
          <w:tcPr>
            <w:tcW w:w="0" w:type="auto"/>
            <w:tcBorders>
              <w:top w:val="nil"/>
              <w:left w:val="nil"/>
              <w:bottom w:val="single" w:sz="6" w:space="0" w:color="BDBBB7"/>
              <w:right w:val="nil"/>
            </w:tcBorders>
            <w:shd w:val="clear" w:color="auto" w:fill="EEEEEE"/>
            <w:hideMark/>
          </w:tcPr>
          <w:p w14:paraId="068EA5A8" w14:textId="77777777" w:rsidR="00CD69BC" w:rsidRPr="00CD69BC" w:rsidRDefault="00CD69BC" w:rsidP="00CD69BC">
            <w:pPr>
              <w:rPr>
                <w:b/>
                <w:bCs/>
              </w:rPr>
            </w:pPr>
            <w:r w:rsidRPr="00CD69BC">
              <w:rPr>
                <w:b/>
                <w:bCs/>
              </w:rPr>
              <w:t>Freedom</w:t>
            </w:r>
          </w:p>
        </w:tc>
        <w:tc>
          <w:tcPr>
            <w:tcW w:w="0" w:type="auto"/>
            <w:tcBorders>
              <w:top w:val="nil"/>
              <w:left w:val="nil"/>
              <w:bottom w:val="single" w:sz="6" w:space="0" w:color="BDBBB7"/>
              <w:right w:val="nil"/>
            </w:tcBorders>
            <w:shd w:val="clear" w:color="auto" w:fill="EEEEEE"/>
            <w:hideMark/>
          </w:tcPr>
          <w:p w14:paraId="2975E24B" w14:textId="77777777" w:rsidR="00CD69BC" w:rsidRPr="00CD69BC" w:rsidRDefault="00CD69BC" w:rsidP="00CD69BC">
            <w:pPr>
              <w:rPr>
                <w:b/>
                <w:bCs/>
              </w:rPr>
            </w:pPr>
            <w:r w:rsidRPr="00CD69BC">
              <w:rPr>
                <w:b/>
                <w:bCs/>
              </w:rPr>
              <w:t>Growth</w:t>
            </w:r>
          </w:p>
        </w:tc>
        <w:tc>
          <w:tcPr>
            <w:tcW w:w="0" w:type="auto"/>
            <w:tcBorders>
              <w:top w:val="nil"/>
              <w:left w:val="nil"/>
              <w:bottom w:val="single" w:sz="6" w:space="0" w:color="BDBBB7"/>
              <w:right w:val="nil"/>
            </w:tcBorders>
            <w:shd w:val="clear" w:color="auto" w:fill="EEEEEE"/>
            <w:hideMark/>
          </w:tcPr>
          <w:p w14:paraId="2A771CEE" w14:textId="77777777" w:rsidR="00CD69BC" w:rsidRPr="00CD69BC" w:rsidRDefault="00CD69BC" w:rsidP="00CD69BC">
            <w:pPr>
              <w:rPr>
                <w:b/>
                <w:bCs/>
              </w:rPr>
            </w:pPr>
            <w:r w:rsidRPr="00CD69BC">
              <w:rPr>
                <w:b/>
                <w:bCs/>
              </w:rPr>
              <w:t>GDP</w:t>
            </w:r>
          </w:p>
        </w:tc>
        <w:tc>
          <w:tcPr>
            <w:tcW w:w="0" w:type="auto"/>
            <w:tcBorders>
              <w:top w:val="nil"/>
              <w:left w:val="nil"/>
              <w:bottom w:val="single" w:sz="6" w:space="0" w:color="BDBBB7"/>
              <w:right w:val="nil"/>
            </w:tcBorders>
            <w:shd w:val="clear" w:color="auto" w:fill="EEEEEE"/>
            <w:hideMark/>
          </w:tcPr>
          <w:p w14:paraId="369DAD74" w14:textId="77777777" w:rsidR="00CD69BC" w:rsidRPr="00CD69BC" w:rsidRDefault="00CD69BC" w:rsidP="00CD69BC">
            <w:pPr>
              <w:rPr>
                <w:b/>
                <w:bCs/>
              </w:rPr>
            </w:pPr>
            <w:r w:rsidRPr="00CD69BC">
              <w:rPr>
                <w:b/>
                <w:bCs/>
              </w:rPr>
              <w:t>Remote</w:t>
            </w:r>
          </w:p>
        </w:tc>
        <w:tc>
          <w:tcPr>
            <w:tcW w:w="0" w:type="auto"/>
            <w:tcBorders>
              <w:top w:val="nil"/>
              <w:left w:val="nil"/>
              <w:bottom w:val="single" w:sz="6" w:space="0" w:color="BDBBB7"/>
              <w:right w:val="nil"/>
            </w:tcBorders>
            <w:shd w:val="clear" w:color="auto" w:fill="EEEEEE"/>
            <w:hideMark/>
          </w:tcPr>
          <w:p w14:paraId="5A14108F" w14:textId="77777777" w:rsidR="00CD69BC" w:rsidRPr="00CD69BC" w:rsidRDefault="00CD69BC" w:rsidP="00CD69BC">
            <w:pPr>
              <w:rPr>
                <w:b/>
                <w:bCs/>
              </w:rPr>
            </w:pPr>
            <w:r w:rsidRPr="00CD69BC">
              <w:rPr>
                <w:b/>
                <w:bCs/>
              </w:rPr>
              <w:t>Pop</w:t>
            </w:r>
          </w:p>
        </w:tc>
      </w:tr>
      <w:tr w:rsidR="00CD69BC" w:rsidRPr="00CD69BC" w14:paraId="37FCA36D" w14:textId="77777777">
        <w:trPr>
          <w:tblCellSpacing w:w="15" w:type="dxa"/>
        </w:trPr>
        <w:tc>
          <w:tcPr>
            <w:tcW w:w="0" w:type="auto"/>
            <w:vMerge w:val="restart"/>
            <w:noWrap/>
            <w:tcMar>
              <w:top w:w="180" w:type="dxa"/>
              <w:left w:w="180" w:type="dxa"/>
              <w:bottom w:w="0" w:type="dxa"/>
              <w:right w:w="180" w:type="dxa"/>
            </w:tcMar>
            <w:hideMark/>
          </w:tcPr>
          <w:p w14:paraId="0720ED67" w14:textId="77777777" w:rsidR="00CD69BC" w:rsidRPr="00CD69BC" w:rsidRDefault="00CD69BC" w:rsidP="00CD69BC">
            <w:r w:rsidRPr="00CD69BC">
              <w:t>Pacific</w:t>
            </w:r>
          </w:p>
        </w:tc>
        <w:tc>
          <w:tcPr>
            <w:tcW w:w="0" w:type="auto"/>
            <w:noWrap/>
            <w:tcMar>
              <w:top w:w="180" w:type="dxa"/>
              <w:left w:w="180" w:type="dxa"/>
              <w:bottom w:w="0" w:type="dxa"/>
              <w:right w:w="180" w:type="dxa"/>
            </w:tcMar>
            <w:hideMark/>
          </w:tcPr>
          <w:p w14:paraId="1540408B" w14:textId="77777777" w:rsidR="00CD69BC" w:rsidRPr="00CD69BC" w:rsidRDefault="00CD69BC" w:rsidP="00CD69BC">
            <w:r w:rsidRPr="00CD69BC">
              <w:t>−0.15**</w:t>
            </w:r>
          </w:p>
        </w:tc>
        <w:tc>
          <w:tcPr>
            <w:tcW w:w="0" w:type="auto"/>
            <w:noWrap/>
            <w:tcMar>
              <w:top w:w="180" w:type="dxa"/>
              <w:left w:w="180" w:type="dxa"/>
              <w:bottom w:w="0" w:type="dxa"/>
              <w:right w:w="180" w:type="dxa"/>
            </w:tcMar>
            <w:hideMark/>
          </w:tcPr>
          <w:p w14:paraId="5CF8C9D8" w14:textId="77777777" w:rsidR="00CD69BC" w:rsidRPr="00CD69BC" w:rsidRDefault="00CD69BC" w:rsidP="00CD69BC">
            <w:r w:rsidRPr="00CD69BC">
              <w:t>−0.23***</w:t>
            </w:r>
          </w:p>
        </w:tc>
        <w:tc>
          <w:tcPr>
            <w:tcW w:w="0" w:type="auto"/>
            <w:noWrap/>
            <w:tcMar>
              <w:top w:w="180" w:type="dxa"/>
              <w:left w:w="180" w:type="dxa"/>
              <w:bottom w:w="0" w:type="dxa"/>
              <w:right w:w="180" w:type="dxa"/>
            </w:tcMar>
            <w:hideMark/>
          </w:tcPr>
          <w:p w14:paraId="4F6449E5" w14:textId="77777777" w:rsidR="00CD69BC" w:rsidRPr="00CD69BC" w:rsidRDefault="00CD69BC" w:rsidP="00CD69BC">
            <w:r w:rsidRPr="00CD69BC">
              <w:t>−0.18***</w:t>
            </w:r>
          </w:p>
        </w:tc>
        <w:tc>
          <w:tcPr>
            <w:tcW w:w="0" w:type="auto"/>
            <w:noWrap/>
            <w:tcMar>
              <w:top w:w="180" w:type="dxa"/>
              <w:left w:w="180" w:type="dxa"/>
              <w:bottom w:w="0" w:type="dxa"/>
              <w:right w:w="180" w:type="dxa"/>
            </w:tcMar>
            <w:hideMark/>
          </w:tcPr>
          <w:p w14:paraId="5573BBA5" w14:textId="77777777" w:rsidR="00CD69BC" w:rsidRPr="00CD69BC" w:rsidRDefault="00CD69BC" w:rsidP="00CD69BC">
            <w:r w:rsidRPr="00CD69BC">
              <w:t>−0.16**</w:t>
            </w:r>
          </w:p>
        </w:tc>
        <w:tc>
          <w:tcPr>
            <w:tcW w:w="0" w:type="auto"/>
            <w:noWrap/>
            <w:tcMar>
              <w:top w:w="180" w:type="dxa"/>
              <w:left w:w="180" w:type="dxa"/>
              <w:bottom w:w="0" w:type="dxa"/>
              <w:right w:w="180" w:type="dxa"/>
            </w:tcMar>
            <w:hideMark/>
          </w:tcPr>
          <w:p w14:paraId="53F28088" w14:textId="77777777" w:rsidR="00CD69BC" w:rsidRPr="00CD69BC" w:rsidRDefault="00CD69BC" w:rsidP="00CD69BC">
            <w:r w:rsidRPr="00CD69BC">
              <w:t>−0.14**</w:t>
            </w:r>
          </w:p>
        </w:tc>
        <w:tc>
          <w:tcPr>
            <w:tcW w:w="0" w:type="auto"/>
            <w:noWrap/>
            <w:tcMar>
              <w:top w:w="180" w:type="dxa"/>
              <w:left w:w="180" w:type="dxa"/>
              <w:bottom w:w="0" w:type="dxa"/>
              <w:right w:w="180" w:type="dxa"/>
            </w:tcMar>
            <w:hideMark/>
          </w:tcPr>
          <w:p w14:paraId="1939C836" w14:textId="77777777" w:rsidR="00CD69BC" w:rsidRPr="00CD69BC" w:rsidRDefault="00CD69BC" w:rsidP="00CD69BC">
            <w:r w:rsidRPr="00CD69BC">
              <w:t>−0.07</w:t>
            </w:r>
          </w:p>
        </w:tc>
        <w:tc>
          <w:tcPr>
            <w:tcW w:w="0" w:type="auto"/>
            <w:noWrap/>
            <w:tcMar>
              <w:top w:w="180" w:type="dxa"/>
              <w:left w:w="180" w:type="dxa"/>
              <w:bottom w:w="0" w:type="dxa"/>
              <w:right w:w="180" w:type="dxa"/>
            </w:tcMar>
            <w:hideMark/>
          </w:tcPr>
          <w:p w14:paraId="58C27B2F" w14:textId="77777777" w:rsidR="00CD69BC" w:rsidRPr="00CD69BC" w:rsidRDefault="00CD69BC" w:rsidP="00CD69BC">
            <w:r w:rsidRPr="00CD69BC">
              <w:t>0.02</w:t>
            </w:r>
          </w:p>
        </w:tc>
      </w:tr>
      <w:tr w:rsidR="00CD69BC" w:rsidRPr="00CD69BC" w14:paraId="5F8DD458" w14:textId="77777777">
        <w:trPr>
          <w:tblCellSpacing w:w="15" w:type="dxa"/>
        </w:trPr>
        <w:tc>
          <w:tcPr>
            <w:tcW w:w="0" w:type="auto"/>
            <w:vMerge/>
            <w:vAlign w:val="center"/>
            <w:hideMark/>
          </w:tcPr>
          <w:p w14:paraId="72164EE8" w14:textId="77777777" w:rsidR="00CD69BC" w:rsidRPr="00CD69BC" w:rsidRDefault="00CD69BC" w:rsidP="00CD69BC"/>
        </w:tc>
        <w:tc>
          <w:tcPr>
            <w:tcW w:w="0" w:type="auto"/>
            <w:noWrap/>
            <w:tcMar>
              <w:top w:w="180" w:type="dxa"/>
              <w:left w:w="180" w:type="dxa"/>
              <w:bottom w:w="0" w:type="dxa"/>
              <w:right w:w="180" w:type="dxa"/>
            </w:tcMar>
            <w:hideMark/>
          </w:tcPr>
          <w:p w14:paraId="5CDE10F7" w14:textId="77777777" w:rsidR="00CD69BC" w:rsidRPr="00CD69BC" w:rsidRDefault="00CD69BC" w:rsidP="00CD69BC">
            <w:r w:rsidRPr="00CD69BC">
              <w:t>(0.06)</w:t>
            </w:r>
          </w:p>
        </w:tc>
        <w:tc>
          <w:tcPr>
            <w:tcW w:w="0" w:type="auto"/>
            <w:noWrap/>
            <w:tcMar>
              <w:top w:w="180" w:type="dxa"/>
              <w:left w:w="180" w:type="dxa"/>
              <w:bottom w:w="0" w:type="dxa"/>
              <w:right w:w="180" w:type="dxa"/>
            </w:tcMar>
            <w:hideMark/>
          </w:tcPr>
          <w:p w14:paraId="4E3DC924" w14:textId="77777777" w:rsidR="00CD69BC" w:rsidRPr="00CD69BC" w:rsidRDefault="00CD69BC" w:rsidP="00CD69BC">
            <w:r w:rsidRPr="00CD69BC">
              <w:t>(0.06)</w:t>
            </w:r>
          </w:p>
        </w:tc>
        <w:tc>
          <w:tcPr>
            <w:tcW w:w="0" w:type="auto"/>
            <w:noWrap/>
            <w:tcMar>
              <w:top w:w="180" w:type="dxa"/>
              <w:left w:w="180" w:type="dxa"/>
              <w:bottom w:w="0" w:type="dxa"/>
              <w:right w:w="180" w:type="dxa"/>
            </w:tcMar>
            <w:hideMark/>
          </w:tcPr>
          <w:p w14:paraId="335A5C1F" w14:textId="77777777" w:rsidR="00CD69BC" w:rsidRPr="00CD69BC" w:rsidRDefault="00CD69BC" w:rsidP="00CD69BC">
            <w:r w:rsidRPr="00CD69BC">
              <w:t>(0.06)</w:t>
            </w:r>
          </w:p>
        </w:tc>
        <w:tc>
          <w:tcPr>
            <w:tcW w:w="0" w:type="auto"/>
            <w:noWrap/>
            <w:tcMar>
              <w:top w:w="180" w:type="dxa"/>
              <w:left w:w="180" w:type="dxa"/>
              <w:bottom w:w="0" w:type="dxa"/>
              <w:right w:w="180" w:type="dxa"/>
            </w:tcMar>
            <w:hideMark/>
          </w:tcPr>
          <w:p w14:paraId="2C8CD646" w14:textId="77777777" w:rsidR="00CD69BC" w:rsidRPr="00CD69BC" w:rsidRDefault="00CD69BC" w:rsidP="00CD69BC">
            <w:r w:rsidRPr="00CD69BC">
              <w:t>(0.06)</w:t>
            </w:r>
          </w:p>
        </w:tc>
        <w:tc>
          <w:tcPr>
            <w:tcW w:w="0" w:type="auto"/>
            <w:noWrap/>
            <w:tcMar>
              <w:top w:w="180" w:type="dxa"/>
              <w:left w:w="180" w:type="dxa"/>
              <w:bottom w:w="0" w:type="dxa"/>
              <w:right w:w="180" w:type="dxa"/>
            </w:tcMar>
            <w:hideMark/>
          </w:tcPr>
          <w:p w14:paraId="3204FA12" w14:textId="77777777" w:rsidR="00CD69BC" w:rsidRPr="00CD69BC" w:rsidRDefault="00CD69BC" w:rsidP="00CD69BC">
            <w:r w:rsidRPr="00CD69BC">
              <w:t>(0.06)</w:t>
            </w:r>
          </w:p>
        </w:tc>
        <w:tc>
          <w:tcPr>
            <w:tcW w:w="0" w:type="auto"/>
            <w:noWrap/>
            <w:tcMar>
              <w:top w:w="180" w:type="dxa"/>
              <w:left w:w="180" w:type="dxa"/>
              <w:bottom w:w="0" w:type="dxa"/>
              <w:right w:w="180" w:type="dxa"/>
            </w:tcMar>
            <w:hideMark/>
          </w:tcPr>
          <w:p w14:paraId="03FA58B0" w14:textId="77777777" w:rsidR="00CD69BC" w:rsidRPr="00CD69BC" w:rsidRDefault="00CD69BC" w:rsidP="00CD69BC">
            <w:r w:rsidRPr="00CD69BC">
              <w:t>(0.07)</w:t>
            </w:r>
          </w:p>
        </w:tc>
        <w:tc>
          <w:tcPr>
            <w:tcW w:w="0" w:type="auto"/>
            <w:noWrap/>
            <w:tcMar>
              <w:top w:w="180" w:type="dxa"/>
              <w:left w:w="180" w:type="dxa"/>
              <w:bottom w:w="0" w:type="dxa"/>
              <w:right w:w="180" w:type="dxa"/>
            </w:tcMar>
            <w:hideMark/>
          </w:tcPr>
          <w:p w14:paraId="36290ABD" w14:textId="77777777" w:rsidR="00CD69BC" w:rsidRPr="00CD69BC" w:rsidRDefault="00CD69BC" w:rsidP="00CD69BC">
            <w:r w:rsidRPr="00CD69BC">
              <w:t>(0.07)</w:t>
            </w:r>
          </w:p>
        </w:tc>
      </w:tr>
      <w:tr w:rsidR="00CD69BC" w:rsidRPr="00CD69BC" w14:paraId="357081C3" w14:textId="77777777">
        <w:trPr>
          <w:tblCellSpacing w:w="15" w:type="dxa"/>
        </w:trPr>
        <w:tc>
          <w:tcPr>
            <w:tcW w:w="0" w:type="auto"/>
            <w:vMerge w:val="restart"/>
            <w:noWrap/>
            <w:tcMar>
              <w:top w:w="180" w:type="dxa"/>
              <w:left w:w="180" w:type="dxa"/>
              <w:bottom w:w="0" w:type="dxa"/>
              <w:right w:w="180" w:type="dxa"/>
            </w:tcMar>
            <w:hideMark/>
          </w:tcPr>
          <w:p w14:paraId="5F180C15" w14:textId="77777777" w:rsidR="00CD69BC" w:rsidRPr="00CD69BC" w:rsidRDefault="00CD69BC" w:rsidP="00CD69BC">
            <w:r w:rsidRPr="00CD69BC">
              <w:t>Governance (initial)</w:t>
            </w:r>
          </w:p>
        </w:tc>
        <w:tc>
          <w:tcPr>
            <w:tcW w:w="0" w:type="auto"/>
            <w:noWrap/>
            <w:tcMar>
              <w:top w:w="180" w:type="dxa"/>
              <w:left w:w="180" w:type="dxa"/>
              <w:bottom w:w="0" w:type="dxa"/>
              <w:right w:w="180" w:type="dxa"/>
            </w:tcMar>
            <w:hideMark/>
          </w:tcPr>
          <w:p w14:paraId="389472D9" w14:textId="77777777" w:rsidR="00CD69BC" w:rsidRPr="00CD69BC" w:rsidRDefault="00CD69BC" w:rsidP="00CD69BC"/>
        </w:tc>
        <w:tc>
          <w:tcPr>
            <w:tcW w:w="0" w:type="auto"/>
            <w:noWrap/>
            <w:tcMar>
              <w:top w:w="180" w:type="dxa"/>
              <w:left w:w="180" w:type="dxa"/>
              <w:bottom w:w="0" w:type="dxa"/>
              <w:right w:w="180" w:type="dxa"/>
            </w:tcMar>
            <w:hideMark/>
          </w:tcPr>
          <w:p w14:paraId="3206B3EB" w14:textId="77777777" w:rsidR="00CD69BC" w:rsidRPr="00CD69BC" w:rsidRDefault="00CD69BC" w:rsidP="00CD69BC">
            <w:r w:rsidRPr="00CD69BC">
              <w:t>0.14***</w:t>
            </w:r>
          </w:p>
        </w:tc>
        <w:tc>
          <w:tcPr>
            <w:tcW w:w="0" w:type="auto"/>
            <w:noWrap/>
            <w:tcMar>
              <w:top w:w="180" w:type="dxa"/>
              <w:left w:w="180" w:type="dxa"/>
              <w:bottom w:w="0" w:type="dxa"/>
              <w:right w:w="180" w:type="dxa"/>
            </w:tcMar>
            <w:hideMark/>
          </w:tcPr>
          <w:p w14:paraId="463103FB" w14:textId="77777777" w:rsidR="00CD69BC" w:rsidRPr="00CD69BC" w:rsidRDefault="00CD69BC" w:rsidP="00CD69BC">
            <w:r w:rsidRPr="00CD69BC">
              <w:t>0.31***</w:t>
            </w:r>
          </w:p>
        </w:tc>
        <w:tc>
          <w:tcPr>
            <w:tcW w:w="0" w:type="auto"/>
            <w:noWrap/>
            <w:tcMar>
              <w:top w:w="180" w:type="dxa"/>
              <w:left w:w="180" w:type="dxa"/>
              <w:bottom w:w="0" w:type="dxa"/>
              <w:right w:w="180" w:type="dxa"/>
            </w:tcMar>
            <w:hideMark/>
          </w:tcPr>
          <w:p w14:paraId="61728435" w14:textId="77777777" w:rsidR="00CD69BC" w:rsidRPr="00CD69BC" w:rsidRDefault="00CD69BC" w:rsidP="00CD69BC">
            <w:r w:rsidRPr="00CD69BC">
              <w:t>0.30***</w:t>
            </w:r>
          </w:p>
        </w:tc>
        <w:tc>
          <w:tcPr>
            <w:tcW w:w="0" w:type="auto"/>
            <w:noWrap/>
            <w:tcMar>
              <w:top w:w="180" w:type="dxa"/>
              <w:left w:w="180" w:type="dxa"/>
              <w:bottom w:w="0" w:type="dxa"/>
              <w:right w:w="180" w:type="dxa"/>
            </w:tcMar>
            <w:hideMark/>
          </w:tcPr>
          <w:p w14:paraId="0146BECC" w14:textId="77777777" w:rsidR="00CD69BC" w:rsidRPr="00CD69BC" w:rsidRDefault="00CD69BC" w:rsidP="00CD69BC">
            <w:r w:rsidRPr="00CD69BC">
              <w:t>0.27***</w:t>
            </w:r>
          </w:p>
        </w:tc>
        <w:tc>
          <w:tcPr>
            <w:tcW w:w="0" w:type="auto"/>
            <w:noWrap/>
            <w:tcMar>
              <w:top w:w="180" w:type="dxa"/>
              <w:left w:w="180" w:type="dxa"/>
              <w:bottom w:w="0" w:type="dxa"/>
              <w:right w:w="180" w:type="dxa"/>
            </w:tcMar>
            <w:hideMark/>
          </w:tcPr>
          <w:p w14:paraId="12124DE9" w14:textId="77777777" w:rsidR="00CD69BC" w:rsidRPr="00CD69BC" w:rsidRDefault="00CD69BC" w:rsidP="00CD69BC">
            <w:r w:rsidRPr="00CD69BC">
              <w:t>0.28***</w:t>
            </w:r>
          </w:p>
        </w:tc>
        <w:tc>
          <w:tcPr>
            <w:tcW w:w="0" w:type="auto"/>
            <w:noWrap/>
            <w:tcMar>
              <w:top w:w="180" w:type="dxa"/>
              <w:left w:w="180" w:type="dxa"/>
              <w:bottom w:w="0" w:type="dxa"/>
              <w:right w:w="180" w:type="dxa"/>
            </w:tcMar>
            <w:hideMark/>
          </w:tcPr>
          <w:p w14:paraId="6343A727" w14:textId="77777777" w:rsidR="00CD69BC" w:rsidRPr="00CD69BC" w:rsidRDefault="00CD69BC" w:rsidP="00CD69BC">
            <w:r w:rsidRPr="00CD69BC">
              <w:t>0.29***</w:t>
            </w:r>
          </w:p>
        </w:tc>
      </w:tr>
      <w:tr w:rsidR="00CD69BC" w:rsidRPr="00CD69BC" w14:paraId="183FC2F2" w14:textId="77777777">
        <w:trPr>
          <w:tblCellSpacing w:w="15" w:type="dxa"/>
        </w:trPr>
        <w:tc>
          <w:tcPr>
            <w:tcW w:w="0" w:type="auto"/>
            <w:vMerge/>
            <w:vAlign w:val="center"/>
            <w:hideMark/>
          </w:tcPr>
          <w:p w14:paraId="382ED7ED" w14:textId="77777777" w:rsidR="00CD69BC" w:rsidRPr="00CD69BC" w:rsidRDefault="00CD69BC" w:rsidP="00CD69BC"/>
        </w:tc>
        <w:tc>
          <w:tcPr>
            <w:tcW w:w="0" w:type="auto"/>
            <w:noWrap/>
            <w:tcMar>
              <w:top w:w="180" w:type="dxa"/>
              <w:left w:w="180" w:type="dxa"/>
              <w:bottom w:w="0" w:type="dxa"/>
              <w:right w:w="180" w:type="dxa"/>
            </w:tcMar>
            <w:hideMark/>
          </w:tcPr>
          <w:p w14:paraId="781E80E0" w14:textId="77777777" w:rsidR="00CD69BC" w:rsidRPr="00CD69BC" w:rsidRDefault="00CD69BC" w:rsidP="00CD69BC"/>
        </w:tc>
        <w:tc>
          <w:tcPr>
            <w:tcW w:w="0" w:type="auto"/>
            <w:noWrap/>
            <w:tcMar>
              <w:top w:w="180" w:type="dxa"/>
              <w:left w:w="180" w:type="dxa"/>
              <w:bottom w:w="0" w:type="dxa"/>
              <w:right w:w="180" w:type="dxa"/>
            </w:tcMar>
            <w:hideMark/>
          </w:tcPr>
          <w:p w14:paraId="45431327" w14:textId="77777777" w:rsidR="00CD69BC" w:rsidRPr="00CD69BC" w:rsidRDefault="00CD69BC" w:rsidP="00CD69BC">
            <w:r w:rsidRPr="00CD69BC">
              <w:t>(0.03)</w:t>
            </w:r>
          </w:p>
        </w:tc>
        <w:tc>
          <w:tcPr>
            <w:tcW w:w="0" w:type="auto"/>
            <w:noWrap/>
            <w:tcMar>
              <w:top w:w="180" w:type="dxa"/>
              <w:left w:w="180" w:type="dxa"/>
              <w:bottom w:w="0" w:type="dxa"/>
              <w:right w:w="180" w:type="dxa"/>
            </w:tcMar>
            <w:hideMark/>
          </w:tcPr>
          <w:p w14:paraId="394289B9"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48AA4DC8"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4876C7C0"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0FD9DF47"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3457680E" w14:textId="77777777" w:rsidR="00CD69BC" w:rsidRPr="00CD69BC" w:rsidRDefault="00CD69BC" w:rsidP="00CD69BC">
            <w:r w:rsidRPr="00CD69BC">
              <w:t>(0.04)</w:t>
            </w:r>
          </w:p>
        </w:tc>
      </w:tr>
      <w:tr w:rsidR="00CD69BC" w:rsidRPr="00CD69BC" w14:paraId="5806C944" w14:textId="77777777">
        <w:trPr>
          <w:tblCellSpacing w:w="15" w:type="dxa"/>
        </w:trPr>
        <w:tc>
          <w:tcPr>
            <w:tcW w:w="0" w:type="auto"/>
            <w:vMerge w:val="restart"/>
            <w:noWrap/>
            <w:tcMar>
              <w:top w:w="180" w:type="dxa"/>
              <w:left w:w="180" w:type="dxa"/>
              <w:bottom w:w="0" w:type="dxa"/>
              <w:right w:w="180" w:type="dxa"/>
            </w:tcMar>
            <w:hideMark/>
          </w:tcPr>
          <w:p w14:paraId="612679EE" w14:textId="77777777" w:rsidR="00CD69BC" w:rsidRPr="00CD69BC" w:rsidRDefault="00CD69BC" w:rsidP="00CD69BC">
            <w:r w:rsidRPr="00CD69BC">
              <w:t>Freedom (initial)</w:t>
            </w:r>
          </w:p>
        </w:tc>
        <w:tc>
          <w:tcPr>
            <w:tcW w:w="0" w:type="auto"/>
            <w:noWrap/>
            <w:tcMar>
              <w:top w:w="180" w:type="dxa"/>
              <w:left w:w="180" w:type="dxa"/>
              <w:bottom w:w="0" w:type="dxa"/>
              <w:right w:w="180" w:type="dxa"/>
            </w:tcMar>
            <w:hideMark/>
          </w:tcPr>
          <w:p w14:paraId="1C208C42" w14:textId="77777777" w:rsidR="00CD69BC" w:rsidRPr="00CD69BC" w:rsidRDefault="00CD69BC" w:rsidP="00CD69BC"/>
        </w:tc>
        <w:tc>
          <w:tcPr>
            <w:tcW w:w="0" w:type="auto"/>
            <w:noWrap/>
            <w:tcMar>
              <w:top w:w="180" w:type="dxa"/>
              <w:left w:w="180" w:type="dxa"/>
              <w:bottom w:w="0" w:type="dxa"/>
              <w:right w:w="180" w:type="dxa"/>
            </w:tcMar>
            <w:hideMark/>
          </w:tcPr>
          <w:p w14:paraId="27B18FED" w14:textId="77777777" w:rsidR="00CD69BC" w:rsidRPr="00CD69BC" w:rsidRDefault="00CD69BC" w:rsidP="00CD69BC"/>
        </w:tc>
        <w:tc>
          <w:tcPr>
            <w:tcW w:w="0" w:type="auto"/>
            <w:noWrap/>
            <w:tcMar>
              <w:top w:w="180" w:type="dxa"/>
              <w:left w:w="180" w:type="dxa"/>
              <w:bottom w:w="0" w:type="dxa"/>
              <w:right w:w="180" w:type="dxa"/>
            </w:tcMar>
            <w:hideMark/>
          </w:tcPr>
          <w:p w14:paraId="61EB49AB"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1A760568"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3CBA29EB"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4CE6EC9E" w14:textId="77777777" w:rsidR="00CD69BC" w:rsidRPr="00CD69BC" w:rsidRDefault="00CD69BC" w:rsidP="00CD69BC">
            <w:r w:rsidRPr="00CD69BC">
              <w:t>−0.03***</w:t>
            </w:r>
          </w:p>
        </w:tc>
        <w:tc>
          <w:tcPr>
            <w:tcW w:w="0" w:type="auto"/>
            <w:noWrap/>
            <w:tcMar>
              <w:top w:w="180" w:type="dxa"/>
              <w:left w:w="180" w:type="dxa"/>
              <w:bottom w:w="0" w:type="dxa"/>
              <w:right w:w="180" w:type="dxa"/>
            </w:tcMar>
            <w:hideMark/>
          </w:tcPr>
          <w:p w14:paraId="521057D8" w14:textId="77777777" w:rsidR="00CD69BC" w:rsidRPr="00CD69BC" w:rsidRDefault="00CD69BC" w:rsidP="00CD69BC">
            <w:r w:rsidRPr="00CD69BC">
              <w:t>−0.03***</w:t>
            </w:r>
          </w:p>
        </w:tc>
      </w:tr>
      <w:tr w:rsidR="00CD69BC" w:rsidRPr="00CD69BC" w14:paraId="294EE85C" w14:textId="77777777">
        <w:trPr>
          <w:tblCellSpacing w:w="15" w:type="dxa"/>
        </w:trPr>
        <w:tc>
          <w:tcPr>
            <w:tcW w:w="0" w:type="auto"/>
            <w:vMerge/>
            <w:vAlign w:val="center"/>
            <w:hideMark/>
          </w:tcPr>
          <w:p w14:paraId="176420B4" w14:textId="77777777" w:rsidR="00CD69BC" w:rsidRPr="00CD69BC" w:rsidRDefault="00CD69BC" w:rsidP="00CD69BC"/>
        </w:tc>
        <w:tc>
          <w:tcPr>
            <w:tcW w:w="0" w:type="auto"/>
            <w:noWrap/>
            <w:tcMar>
              <w:top w:w="180" w:type="dxa"/>
              <w:left w:w="180" w:type="dxa"/>
              <w:bottom w:w="0" w:type="dxa"/>
              <w:right w:w="180" w:type="dxa"/>
            </w:tcMar>
            <w:hideMark/>
          </w:tcPr>
          <w:p w14:paraId="77475B8D" w14:textId="77777777" w:rsidR="00CD69BC" w:rsidRPr="00CD69BC" w:rsidRDefault="00CD69BC" w:rsidP="00CD69BC"/>
        </w:tc>
        <w:tc>
          <w:tcPr>
            <w:tcW w:w="0" w:type="auto"/>
            <w:noWrap/>
            <w:tcMar>
              <w:top w:w="180" w:type="dxa"/>
              <w:left w:w="180" w:type="dxa"/>
              <w:bottom w:w="0" w:type="dxa"/>
              <w:right w:w="180" w:type="dxa"/>
            </w:tcMar>
            <w:hideMark/>
          </w:tcPr>
          <w:p w14:paraId="079018FA" w14:textId="77777777" w:rsidR="00CD69BC" w:rsidRPr="00CD69BC" w:rsidRDefault="00CD69BC" w:rsidP="00CD69BC"/>
        </w:tc>
        <w:tc>
          <w:tcPr>
            <w:tcW w:w="0" w:type="auto"/>
            <w:noWrap/>
            <w:tcMar>
              <w:top w:w="180" w:type="dxa"/>
              <w:left w:w="180" w:type="dxa"/>
              <w:bottom w:w="0" w:type="dxa"/>
              <w:right w:w="180" w:type="dxa"/>
            </w:tcMar>
            <w:hideMark/>
          </w:tcPr>
          <w:p w14:paraId="3E1ADFE6"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280C536C"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7BE91A0B"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38990099"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60B8B6EF" w14:textId="77777777" w:rsidR="00CD69BC" w:rsidRPr="00CD69BC" w:rsidRDefault="00CD69BC" w:rsidP="00CD69BC">
            <w:r w:rsidRPr="00CD69BC">
              <w:t>(0.01)</w:t>
            </w:r>
          </w:p>
        </w:tc>
      </w:tr>
      <w:tr w:rsidR="00CD69BC" w:rsidRPr="00CD69BC" w14:paraId="52540BCE" w14:textId="77777777">
        <w:trPr>
          <w:tblCellSpacing w:w="15" w:type="dxa"/>
        </w:trPr>
        <w:tc>
          <w:tcPr>
            <w:tcW w:w="0" w:type="auto"/>
            <w:vMerge w:val="restart"/>
            <w:noWrap/>
            <w:tcMar>
              <w:top w:w="180" w:type="dxa"/>
              <w:left w:w="180" w:type="dxa"/>
              <w:bottom w:w="0" w:type="dxa"/>
              <w:right w:w="180" w:type="dxa"/>
            </w:tcMar>
            <w:hideMark/>
          </w:tcPr>
          <w:p w14:paraId="5334DCB9" w14:textId="77777777" w:rsidR="00CD69BC" w:rsidRPr="00CD69BC" w:rsidRDefault="00CD69BC" w:rsidP="00CD69BC">
            <w:r w:rsidRPr="00CD69BC">
              <w:t>Growth (initial)</w:t>
            </w:r>
          </w:p>
        </w:tc>
        <w:tc>
          <w:tcPr>
            <w:tcW w:w="0" w:type="auto"/>
            <w:noWrap/>
            <w:tcMar>
              <w:top w:w="180" w:type="dxa"/>
              <w:left w:w="180" w:type="dxa"/>
              <w:bottom w:w="0" w:type="dxa"/>
              <w:right w:w="180" w:type="dxa"/>
            </w:tcMar>
            <w:hideMark/>
          </w:tcPr>
          <w:p w14:paraId="2E04941A" w14:textId="77777777" w:rsidR="00CD69BC" w:rsidRPr="00CD69BC" w:rsidRDefault="00CD69BC" w:rsidP="00CD69BC"/>
        </w:tc>
        <w:tc>
          <w:tcPr>
            <w:tcW w:w="0" w:type="auto"/>
            <w:noWrap/>
            <w:tcMar>
              <w:top w:w="180" w:type="dxa"/>
              <w:left w:w="180" w:type="dxa"/>
              <w:bottom w:w="0" w:type="dxa"/>
              <w:right w:w="180" w:type="dxa"/>
            </w:tcMar>
            <w:hideMark/>
          </w:tcPr>
          <w:p w14:paraId="00B27CB2" w14:textId="77777777" w:rsidR="00CD69BC" w:rsidRPr="00CD69BC" w:rsidRDefault="00CD69BC" w:rsidP="00CD69BC"/>
        </w:tc>
        <w:tc>
          <w:tcPr>
            <w:tcW w:w="0" w:type="auto"/>
            <w:noWrap/>
            <w:tcMar>
              <w:top w:w="180" w:type="dxa"/>
              <w:left w:w="180" w:type="dxa"/>
              <w:bottom w:w="0" w:type="dxa"/>
              <w:right w:w="180" w:type="dxa"/>
            </w:tcMar>
            <w:hideMark/>
          </w:tcPr>
          <w:p w14:paraId="5A666492" w14:textId="77777777" w:rsidR="00CD69BC" w:rsidRPr="00CD69BC" w:rsidRDefault="00CD69BC" w:rsidP="00CD69BC"/>
        </w:tc>
        <w:tc>
          <w:tcPr>
            <w:tcW w:w="0" w:type="auto"/>
            <w:noWrap/>
            <w:tcMar>
              <w:top w:w="180" w:type="dxa"/>
              <w:left w:w="180" w:type="dxa"/>
              <w:bottom w:w="0" w:type="dxa"/>
              <w:right w:w="180" w:type="dxa"/>
            </w:tcMar>
            <w:hideMark/>
          </w:tcPr>
          <w:p w14:paraId="252D1FD1"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4F2A4DA5"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24F1A00A"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64956517" w14:textId="77777777" w:rsidR="00CD69BC" w:rsidRPr="00CD69BC" w:rsidRDefault="00CD69BC" w:rsidP="00CD69BC">
            <w:r w:rsidRPr="00CD69BC">
              <w:t>0.01**</w:t>
            </w:r>
          </w:p>
        </w:tc>
      </w:tr>
      <w:tr w:rsidR="00CD69BC" w:rsidRPr="00CD69BC" w14:paraId="788966CB" w14:textId="77777777">
        <w:trPr>
          <w:tblCellSpacing w:w="15" w:type="dxa"/>
        </w:trPr>
        <w:tc>
          <w:tcPr>
            <w:tcW w:w="0" w:type="auto"/>
            <w:vMerge/>
            <w:vAlign w:val="center"/>
            <w:hideMark/>
          </w:tcPr>
          <w:p w14:paraId="7D55BF9D" w14:textId="77777777" w:rsidR="00CD69BC" w:rsidRPr="00CD69BC" w:rsidRDefault="00CD69BC" w:rsidP="00CD69BC"/>
        </w:tc>
        <w:tc>
          <w:tcPr>
            <w:tcW w:w="0" w:type="auto"/>
            <w:noWrap/>
            <w:tcMar>
              <w:top w:w="180" w:type="dxa"/>
              <w:left w:w="180" w:type="dxa"/>
              <w:bottom w:w="0" w:type="dxa"/>
              <w:right w:w="180" w:type="dxa"/>
            </w:tcMar>
            <w:hideMark/>
          </w:tcPr>
          <w:p w14:paraId="5DA4EBCF" w14:textId="77777777" w:rsidR="00CD69BC" w:rsidRPr="00CD69BC" w:rsidRDefault="00CD69BC" w:rsidP="00CD69BC"/>
        </w:tc>
        <w:tc>
          <w:tcPr>
            <w:tcW w:w="0" w:type="auto"/>
            <w:noWrap/>
            <w:tcMar>
              <w:top w:w="180" w:type="dxa"/>
              <w:left w:w="180" w:type="dxa"/>
              <w:bottom w:w="0" w:type="dxa"/>
              <w:right w:w="180" w:type="dxa"/>
            </w:tcMar>
            <w:hideMark/>
          </w:tcPr>
          <w:p w14:paraId="1AF7551E" w14:textId="77777777" w:rsidR="00CD69BC" w:rsidRPr="00CD69BC" w:rsidRDefault="00CD69BC" w:rsidP="00CD69BC"/>
        </w:tc>
        <w:tc>
          <w:tcPr>
            <w:tcW w:w="0" w:type="auto"/>
            <w:noWrap/>
            <w:tcMar>
              <w:top w:w="180" w:type="dxa"/>
              <w:left w:w="180" w:type="dxa"/>
              <w:bottom w:w="0" w:type="dxa"/>
              <w:right w:w="180" w:type="dxa"/>
            </w:tcMar>
            <w:hideMark/>
          </w:tcPr>
          <w:p w14:paraId="1D892F7A" w14:textId="77777777" w:rsidR="00CD69BC" w:rsidRPr="00CD69BC" w:rsidRDefault="00CD69BC" w:rsidP="00CD69BC"/>
        </w:tc>
        <w:tc>
          <w:tcPr>
            <w:tcW w:w="0" w:type="auto"/>
            <w:noWrap/>
            <w:tcMar>
              <w:top w:w="180" w:type="dxa"/>
              <w:left w:w="180" w:type="dxa"/>
              <w:bottom w:w="0" w:type="dxa"/>
              <w:right w:w="180" w:type="dxa"/>
            </w:tcMar>
            <w:hideMark/>
          </w:tcPr>
          <w:p w14:paraId="32EF0B0D" w14:textId="77777777" w:rsidR="00CD69BC" w:rsidRPr="00CD69BC" w:rsidRDefault="00CD69BC" w:rsidP="00CD69BC">
            <w:r w:rsidRPr="00CD69BC">
              <w:t>(0.00)</w:t>
            </w:r>
          </w:p>
        </w:tc>
        <w:tc>
          <w:tcPr>
            <w:tcW w:w="0" w:type="auto"/>
            <w:noWrap/>
            <w:tcMar>
              <w:top w:w="180" w:type="dxa"/>
              <w:left w:w="180" w:type="dxa"/>
              <w:bottom w:w="0" w:type="dxa"/>
              <w:right w:w="180" w:type="dxa"/>
            </w:tcMar>
            <w:hideMark/>
          </w:tcPr>
          <w:p w14:paraId="1787C040" w14:textId="77777777" w:rsidR="00CD69BC" w:rsidRPr="00CD69BC" w:rsidRDefault="00CD69BC" w:rsidP="00CD69BC">
            <w:r w:rsidRPr="00CD69BC">
              <w:t>(0.00)</w:t>
            </w:r>
          </w:p>
        </w:tc>
        <w:tc>
          <w:tcPr>
            <w:tcW w:w="0" w:type="auto"/>
            <w:noWrap/>
            <w:tcMar>
              <w:top w:w="180" w:type="dxa"/>
              <w:left w:w="180" w:type="dxa"/>
              <w:bottom w:w="0" w:type="dxa"/>
              <w:right w:w="180" w:type="dxa"/>
            </w:tcMar>
            <w:hideMark/>
          </w:tcPr>
          <w:p w14:paraId="4DE71883" w14:textId="77777777" w:rsidR="00CD69BC" w:rsidRPr="00CD69BC" w:rsidRDefault="00CD69BC" w:rsidP="00CD69BC">
            <w:r w:rsidRPr="00CD69BC">
              <w:t>(0.00)</w:t>
            </w:r>
          </w:p>
        </w:tc>
        <w:tc>
          <w:tcPr>
            <w:tcW w:w="0" w:type="auto"/>
            <w:noWrap/>
            <w:tcMar>
              <w:top w:w="180" w:type="dxa"/>
              <w:left w:w="180" w:type="dxa"/>
              <w:bottom w:w="0" w:type="dxa"/>
              <w:right w:w="180" w:type="dxa"/>
            </w:tcMar>
            <w:hideMark/>
          </w:tcPr>
          <w:p w14:paraId="35A43B72" w14:textId="77777777" w:rsidR="00CD69BC" w:rsidRPr="00CD69BC" w:rsidRDefault="00CD69BC" w:rsidP="00CD69BC">
            <w:r w:rsidRPr="00CD69BC">
              <w:t>(0.00)</w:t>
            </w:r>
          </w:p>
        </w:tc>
      </w:tr>
      <w:tr w:rsidR="00CD69BC" w:rsidRPr="00CD69BC" w14:paraId="4794009C" w14:textId="77777777">
        <w:trPr>
          <w:tblCellSpacing w:w="15" w:type="dxa"/>
        </w:trPr>
        <w:tc>
          <w:tcPr>
            <w:tcW w:w="0" w:type="auto"/>
            <w:vMerge w:val="restart"/>
            <w:noWrap/>
            <w:tcMar>
              <w:top w:w="180" w:type="dxa"/>
              <w:left w:w="180" w:type="dxa"/>
              <w:bottom w:w="0" w:type="dxa"/>
              <w:right w:w="180" w:type="dxa"/>
            </w:tcMar>
            <w:hideMark/>
          </w:tcPr>
          <w:p w14:paraId="4A39668B" w14:textId="77777777" w:rsidR="00CD69BC" w:rsidRPr="00CD69BC" w:rsidRDefault="00CD69BC" w:rsidP="00CD69BC">
            <w:r w:rsidRPr="00CD69BC">
              <w:t>GDP per capita (initial; ln)</w:t>
            </w:r>
          </w:p>
        </w:tc>
        <w:tc>
          <w:tcPr>
            <w:tcW w:w="0" w:type="auto"/>
            <w:noWrap/>
            <w:tcMar>
              <w:top w:w="180" w:type="dxa"/>
              <w:left w:w="180" w:type="dxa"/>
              <w:bottom w:w="0" w:type="dxa"/>
              <w:right w:w="180" w:type="dxa"/>
            </w:tcMar>
            <w:hideMark/>
          </w:tcPr>
          <w:p w14:paraId="171FB273" w14:textId="77777777" w:rsidR="00CD69BC" w:rsidRPr="00CD69BC" w:rsidRDefault="00CD69BC" w:rsidP="00CD69BC"/>
        </w:tc>
        <w:tc>
          <w:tcPr>
            <w:tcW w:w="0" w:type="auto"/>
            <w:noWrap/>
            <w:tcMar>
              <w:top w:w="180" w:type="dxa"/>
              <w:left w:w="180" w:type="dxa"/>
              <w:bottom w:w="0" w:type="dxa"/>
              <w:right w:w="180" w:type="dxa"/>
            </w:tcMar>
            <w:hideMark/>
          </w:tcPr>
          <w:p w14:paraId="360D91FC" w14:textId="77777777" w:rsidR="00CD69BC" w:rsidRPr="00CD69BC" w:rsidRDefault="00CD69BC" w:rsidP="00CD69BC"/>
        </w:tc>
        <w:tc>
          <w:tcPr>
            <w:tcW w:w="0" w:type="auto"/>
            <w:noWrap/>
            <w:tcMar>
              <w:top w:w="180" w:type="dxa"/>
              <w:left w:w="180" w:type="dxa"/>
              <w:bottom w:w="0" w:type="dxa"/>
              <w:right w:w="180" w:type="dxa"/>
            </w:tcMar>
            <w:hideMark/>
          </w:tcPr>
          <w:p w14:paraId="41A650D4" w14:textId="77777777" w:rsidR="00CD69BC" w:rsidRPr="00CD69BC" w:rsidRDefault="00CD69BC" w:rsidP="00CD69BC"/>
        </w:tc>
        <w:tc>
          <w:tcPr>
            <w:tcW w:w="0" w:type="auto"/>
            <w:noWrap/>
            <w:tcMar>
              <w:top w:w="180" w:type="dxa"/>
              <w:left w:w="180" w:type="dxa"/>
              <w:bottom w:w="0" w:type="dxa"/>
              <w:right w:w="180" w:type="dxa"/>
            </w:tcMar>
            <w:hideMark/>
          </w:tcPr>
          <w:p w14:paraId="2477BE84" w14:textId="77777777" w:rsidR="00CD69BC" w:rsidRPr="00CD69BC" w:rsidRDefault="00CD69BC" w:rsidP="00CD69BC"/>
        </w:tc>
        <w:tc>
          <w:tcPr>
            <w:tcW w:w="0" w:type="auto"/>
            <w:noWrap/>
            <w:tcMar>
              <w:top w:w="180" w:type="dxa"/>
              <w:left w:w="180" w:type="dxa"/>
              <w:bottom w:w="0" w:type="dxa"/>
              <w:right w:w="180" w:type="dxa"/>
            </w:tcMar>
            <w:hideMark/>
          </w:tcPr>
          <w:p w14:paraId="20D49E34"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17C5F8F9" w14:textId="77777777" w:rsidR="00CD69BC" w:rsidRPr="00CD69BC" w:rsidRDefault="00CD69BC" w:rsidP="00CD69BC">
            <w:r w:rsidRPr="00CD69BC">
              <w:t>0.03</w:t>
            </w:r>
          </w:p>
        </w:tc>
        <w:tc>
          <w:tcPr>
            <w:tcW w:w="0" w:type="auto"/>
            <w:noWrap/>
            <w:tcMar>
              <w:top w:w="180" w:type="dxa"/>
              <w:left w:w="180" w:type="dxa"/>
              <w:bottom w:w="0" w:type="dxa"/>
              <w:right w:w="180" w:type="dxa"/>
            </w:tcMar>
            <w:hideMark/>
          </w:tcPr>
          <w:p w14:paraId="20ED3842" w14:textId="77777777" w:rsidR="00CD69BC" w:rsidRPr="00CD69BC" w:rsidRDefault="00CD69BC" w:rsidP="00CD69BC">
            <w:r w:rsidRPr="00CD69BC">
              <w:t>0.02</w:t>
            </w:r>
          </w:p>
        </w:tc>
      </w:tr>
      <w:tr w:rsidR="00CD69BC" w:rsidRPr="00CD69BC" w14:paraId="40210930" w14:textId="77777777">
        <w:trPr>
          <w:tblCellSpacing w:w="15" w:type="dxa"/>
        </w:trPr>
        <w:tc>
          <w:tcPr>
            <w:tcW w:w="0" w:type="auto"/>
            <w:vMerge/>
            <w:vAlign w:val="center"/>
            <w:hideMark/>
          </w:tcPr>
          <w:p w14:paraId="13E84933" w14:textId="77777777" w:rsidR="00CD69BC" w:rsidRPr="00CD69BC" w:rsidRDefault="00CD69BC" w:rsidP="00CD69BC"/>
        </w:tc>
        <w:tc>
          <w:tcPr>
            <w:tcW w:w="0" w:type="auto"/>
            <w:noWrap/>
            <w:tcMar>
              <w:top w:w="180" w:type="dxa"/>
              <w:left w:w="180" w:type="dxa"/>
              <w:bottom w:w="0" w:type="dxa"/>
              <w:right w:w="180" w:type="dxa"/>
            </w:tcMar>
            <w:hideMark/>
          </w:tcPr>
          <w:p w14:paraId="514CEBEA" w14:textId="77777777" w:rsidR="00CD69BC" w:rsidRPr="00CD69BC" w:rsidRDefault="00CD69BC" w:rsidP="00CD69BC"/>
        </w:tc>
        <w:tc>
          <w:tcPr>
            <w:tcW w:w="0" w:type="auto"/>
            <w:noWrap/>
            <w:tcMar>
              <w:top w:w="180" w:type="dxa"/>
              <w:left w:w="180" w:type="dxa"/>
              <w:bottom w:w="0" w:type="dxa"/>
              <w:right w:w="180" w:type="dxa"/>
            </w:tcMar>
            <w:hideMark/>
          </w:tcPr>
          <w:p w14:paraId="0F03474D" w14:textId="77777777" w:rsidR="00CD69BC" w:rsidRPr="00CD69BC" w:rsidRDefault="00CD69BC" w:rsidP="00CD69BC"/>
        </w:tc>
        <w:tc>
          <w:tcPr>
            <w:tcW w:w="0" w:type="auto"/>
            <w:noWrap/>
            <w:tcMar>
              <w:top w:w="180" w:type="dxa"/>
              <w:left w:w="180" w:type="dxa"/>
              <w:bottom w:w="0" w:type="dxa"/>
              <w:right w:w="180" w:type="dxa"/>
            </w:tcMar>
            <w:hideMark/>
          </w:tcPr>
          <w:p w14:paraId="0BD31FE8" w14:textId="77777777" w:rsidR="00CD69BC" w:rsidRPr="00CD69BC" w:rsidRDefault="00CD69BC" w:rsidP="00CD69BC"/>
        </w:tc>
        <w:tc>
          <w:tcPr>
            <w:tcW w:w="0" w:type="auto"/>
            <w:noWrap/>
            <w:tcMar>
              <w:top w:w="180" w:type="dxa"/>
              <w:left w:w="180" w:type="dxa"/>
              <w:bottom w:w="0" w:type="dxa"/>
              <w:right w:w="180" w:type="dxa"/>
            </w:tcMar>
            <w:hideMark/>
          </w:tcPr>
          <w:p w14:paraId="3D7BACF8" w14:textId="77777777" w:rsidR="00CD69BC" w:rsidRPr="00CD69BC" w:rsidRDefault="00CD69BC" w:rsidP="00CD69BC"/>
        </w:tc>
        <w:tc>
          <w:tcPr>
            <w:tcW w:w="0" w:type="auto"/>
            <w:noWrap/>
            <w:tcMar>
              <w:top w:w="180" w:type="dxa"/>
              <w:left w:w="180" w:type="dxa"/>
              <w:bottom w:w="0" w:type="dxa"/>
              <w:right w:w="180" w:type="dxa"/>
            </w:tcMar>
            <w:hideMark/>
          </w:tcPr>
          <w:p w14:paraId="4CA78DF2" w14:textId="77777777" w:rsidR="00CD69BC" w:rsidRPr="00CD69BC" w:rsidRDefault="00CD69BC" w:rsidP="00CD69BC">
            <w:r w:rsidRPr="00CD69BC">
              <w:t>(0.02)</w:t>
            </w:r>
          </w:p>
        </w:tc>
        <w:tc>
          <w:tcPr>
            <w:tcW w:w="0" w:type="auto"/>
            <w:noWrap/>
            <w:tcMar>
              <w:top w:w="180" w:type="dxa"/>
              <w:left w:w="180" w:type="dxa"/>
              <w:bottom w:w="0" w:type="dxa"/>
              <w:right w:w="180" w:type="dxa"/>
            </w:tcMar>
            <w:hideMark/>
          </w:tcPr>
          <w:p w14:paraId="52FD4D50" w14:textId="77777777" w:rsidR="00CD69BC" w:rsidRPr="00CD69BC" w:rsidRDefault="00CD69BC" w:rsidP="00CD69BC">
            <w:r w:rsidRPr="00CD69BC">
              <w:t>(0.02)</w:t>
            </w:r>
          </w:p>
        </w:tc>
        <w:tc>
          <w:tcPr>
            <w:tcW w:w="0" w:type="auto"/>
            <w:noWrap/>
            <w:tcMar>
              <w:top w:w="180" w:type="dxa"/>
              <w:left w:w="180" w:type="dxa"/>
              <w:bottom w:w="0" w:type="dxa"/>
              <w:right w:w="180" w:type="dxa"/>
            </w:tcMar>
            <w:hideMark/>
          </w:tcPr>
          <w:p w14:paraId="5A8BCC14" w14:textId="77777777" w:rsidR="00CD69BC" w:rsidRPr="00CD69BC" w:rsidRDefault="00CD69BC" w:rsidP="00CD69BC">
            <w:r w:rsidRPr="00CD69BC">
              <w:t>(0.02)</w:t>
            </w:r>
          </w:p>
        </w:tc>
      </w:tr>
      <w:tr w:rsidR="00CD69BC" w:rsidRPr="00CD69BC" w14:paraId="79411A44" w14:textId="77777777">
        <w:trPr>
          <w:tblCellSpacing w:w="15" w:type="dxa"/>
        </w:trPr>
        <w:tc>
          <w:tcPr>
            <w:tcW w:w="0" w:type="auto"/>
            <w:vMerge w:val="restart"/>
            <w:noWrap/>
            <w:tcMar>
              <w:top w:w="180" w:type="dxa"/>
              <w:left w:w="180" w:type="dxa"/>
              <w:bottom w:w="0" w:type="dxa"/>
              <w:right w:w="180" w:type="dxa"/>
            </w:tcMar>
            <w:hideMark/>
          </w:tcPr>
          <w:p w14:paraId="4E6A3BD2" w14:textId="77777777" w:rsidR="00CD69BC" w:rsidRPr="00CD69BC" w:rsidRDefault="00CD69BC" w:rsidP="00CD69BC">
            <w:r w:rsidRPr="00CD69BC">
              <w:t>Remoteness</w:t>
            </w:r>
          </w:p>
        </w:tc>
        <w:tc>
          <w:tcPr>
            <w:tcW w:w="0" w:type="auto"/>
            <w:noWrap/>
            <w:tcMar>
              <w:top w:w="180" w:type="dxa"/>
              <w:left w:w="180" w:type="dxa"/>
              <w:bottom w:w="0" w:type="dxa"/>
              <w:right w:w="180" w:type="dxa"/>
            </w:tcMar>
            <w:hideMark/>
          </w:tcPr>
          <w:p w14:paraId="5C85C8C5" w14:textId="77777777" w:rsidR="00CD69BC" w:rsidRPr="00CD69BC" w:rsidRDefault="00CD69BC" w:rsidP="00CD69BC"/>
        </w:tc>
        <w:tc>
          <w:tcPr>
            <w:tcW w:w="0" w:type="auto"/>
            <w:noWrap/>
            <w:tcMar>
              <w:top w:w="180" w:type="dxa"/>
              <w:left w:w="180" w:type="dxa"/>
              <w:bottom w:w="0" w:type="dxa"/>
              <w:right w:w="180" w:type="dxa"/>
            </w:tcMar>
            <w:hideMark/>
          </w:tcPr>
          <w:p w14:paraId="13741379" w14:textId="77777777" w:rsidR="00CD69BC" w:rsidRPr="00CD69BC" w:rsidRDefault="00CD69BC" w:rsidP="00CD69BC"/>
        </w:tc>
        <w:tc>
          <w:tcPr>
            <w:tcW w:w="0" w:type="auto"/>
            <w:noWrap/>
            <w:tcMar>
              <w:top w:w="180" w:type="dxa"/>
              <w:left w:w="180" w:type="dxa"/>
              <w:bottom w:w="0" w:type="dxa"/>
              <w:right w:w="180" w:type="dxa"/>
            </w:tcMar>
            <w:hideMark/>
          </w:tcPr>
          <w:p w14:paraId="671BBDA1" w14:textId="77777777" w:rsidR="00CD69BC" w:rsidRPr="00CD69BC" w:rsidRDefault="00CD69BC" w:rsidP="00CD69BC"/>
        </w:tc>
        <w:tc>
          <w:tcPr>
            <w:tcW w:w="0" w:type="auto"/>
            <w:noWrap/>
            <w:tcMar>
              <w:top w:w="180" w:type="dxa"/>
              <w:left w:w="180" w:type="dxa"/>
              <w:bottom w:w="0" w:type="dxa"/>
              <w:right w:w="180" w:type="dxa"/>
            </w:tcMar>
            <w:hideMark/>
          </w:tcPr>
          <w:p w14:paraId="2E46BDEE" w14:textId="77777777" w:rsidR="00CD69BC" w:rsidRPr="00CD69BC" w:rsidRDefault="00CD69BC" w:rsidP="00CD69BC"/>
        </w:tc>
        <w:tc>
          <w:tcPr>
            <w:tcW w:w="0" w:type="auto"/>
            <w:noWrap/>
            <w:tcMar>
              <w:top w:w="180" w:type="dxa"/>
              <w:left w:w="180" w:type="dxa"/>
              <w:bottom w:w="0" w:type="dxa"/>
              <w:right w:w="180" w:type="dxa"/>
            </w:tcMar>
            <w:hideMark/>
          </w:tcPr>
          <w:p w14:paraId="6AF11146" w14:textId="77777777" w:rsidR="00CD69BC" w:rsidRPr="00CD69BC" w:rsidRDefault="00CD69BC" w:rsidP="00CD69BC"/>
        </w:tc>
        <w:tc>
          <w:tcPr>
            <w:tcW w:w="0" w:type="auto"/>
            <w:noWrap/>
            <w:tcMar>
              <w:top w:w="180" w:type="dxa"/>
              <w:left w:w="180" w:type="dxa"/>
              <w:bottom w:w="0" w:type="dxa"/>
              <w:right w:w="180" w:type="dxa"/>
            </w:tcMar>
            <w:hideMark/>
          </w:tcPr>
          <w:p w14:paraId="3D30A503" w14:textId="77777777" w:rsidR="00CD69BC" w:rsidRPr="00CD69BC" w:rsidRDefault="00CD69BC" w:rsidP="00CD69BC">
            <w:r w:rsidRPr="00CD69BC">
              <w:t>−0.03***</w:t>
            </w:r>
          </w:p>
        </w:tc>
        <w:tc>
          <w:tcPr>
            <w:tcW w:w="0" w:type="auto"/>
            <w:noWrap/>
            <w:tcMar>
              <w:top w:w="180" w:type="dxa"/>
              <w:left w:w="180" w:type="dxa"/>
              <w:bottom w:w="0" w:type="dxa"/>
              <w:right w:w="180" w:type="dxa"/>
            </w:tcMar>
            <w:hideMark/>
          </w:tcPr>
          <w:p w14:paraId="0E37443A" w14:textId="77777777" w:rsidR="00CD69BC" w:rsidRPr="00CD69BC" w:rsidRDefault="00CD69BC" w:rsidP="00CD69BC">
            <w:r w:rsidRPr="00CD69BC">
              <w:t>−0.04***</w:t>
            </w:r>
          </w:p>
        </w:tc>
      </w:tr>
      <w:tr w:rsidR="00CD69BC" w:rsidRPr="00CD69BC" w14:paraId="304D7CE5" w14:textId="77777777">
        <w:trPr>
          <w:tblCellSpacing w:w="15" w:type="dxa"/>
        </w:trPr>
        <w:tc>
          <w:tcPr>
            <w:tcW w:w="0" w:type="auto"/>
            <w:vMerge/>
            <w:vAlign w:val="center"/>
            <w:hideMark/>
          </w:tcPr>
          <w:p w14:paraId="5199A18E" w14:textId="77777777" w:rsidR="00CD69BC" w:rsidRPr="00CD69BC" w:rsidRDefault="00CD69BC" w:rsidP="00CD69BC"/>
        </w:tc>
        <w:tc>
          <w:tcPr>
            <w:tcW w:w="0" w:type="auto"/>
            <w:noWrap/>
            <w:tcMar>
              <w:top w:w="180" w:type="dxa"/>
              <w:left w:w="180" w:type="dxa"/>
              <w:bottom w:w="0" w:type="dxa"/>
              <w:right w:w="180" w:type="dxa"/>
            </w:tcMar>
            <w:hideMark/>
          </w:tcPr>
          <w:p w14:paraId="0DD7B25C" w14:textId="77777777" w:rsidR="00CD69BC" w:rsidRPr="00CD69BC" w:rsidRDefault="00CD69BC" w:rsidP="00CD69BC"/>
        </w:tc>
        <w:tc>
          <w:tcPr>
            <w:tcW w:w="0" w:type="auto"/>
            <w:noWrap/>
            <w:tcMar>
              <w:top w:w="180" w:type="dxa"/>
              <w:left w:w="180" w:type="dxa"/>
              <w:bottom w:w="0" w:type="dxa"/>
              <w:right w:w="180" w:type="dxa"/>
            </w:tcMar>
            <w:hideMark/>
          </w:tcPr>
          <w:p w14:paraId="26E22ADF" w14:textId="77777777" w:rsidR="00CD69BC" w:rsidRPr="00CD69BC" w:rsidRDefault="00CD69BC" w:rsidP="00CD69BC"/>
        </w:tc>
        <w:tc>
          <w:tcPr>
            <w:tcW w:w="0" w:type="auto"/>
            <w:noWrap/>
            <w:tcMar>
              <w:top w:w="180" w:type="dxa"/>
              <w:left w:w="180" w:type="dxa"/>
              <w:bottom w:w="0" w:type="dxa"/>
              <w:right w:w="180" w:type="dxa"/>
            </w:tcMar>
            <w:hideMark/>
          </w:tcPr>
          <w:p w14:paraId="4D93705F" w14:textId="77777777" w:rsidR="00CD69BC" w:rsidRPr="00CD69BC" w:rsidRDefault="00CD69BC" w:rsidP="00CD69BC"/>
        </w:tc>
        <w:tc>
          <w:tcPr>
            <w:tcW w:w="0" w:type="auto"/>
            <w:noWrap/>
            <w:tcMar>
              <w:top w:w="180" w:type="dxa"/>
              <w:left w:w="180" w:type="dxa"/>
              <w:bottom w:w="0" w:type="dxa"/>
              <w:right w:w="180" w:type="dxa"/>
            </w:tcMar>
            <w:hideMark/>
          </w:tcPr>
          <w:p w14:paraId="2C4AD1AB" w14:textId="77777777" w:rsidR="00CD69BC" w:rsidRPr="00CD69BC" w:rsidRDefault="00CD69BC" w:rsidP="00CD69BC"/>
        </w:tc>
        <w:tc>
          <w:tcPr>
            <w:tcW w:w="0" w:type="auto"/>
            <w:noWrap/>
            <w:tcMar>
              <w:top w:w="180" w:type="dxa"/>
              <w:left w:w="180" w:type="dxa"/>
              <w:bottom w:w="0" w:type="dxa"/>
              <w:right w:w="180" w:type="dxa"/>
            </w:tcMar>
            <w:hideMark/>
          </w:tcPr>
          <w:p w14:paraId="4D5A48D7" w14:textId="77777777" w:rsidR="00CD69BC" w:rsidRPr="00CD69BC" w:rsidRDefault="00CD69BC" w:rsidP="00CD69BC"/>
        </w:tc>
        <w:tc>
          <w:tcPr>
            <w:tcW w:w="0" w:type="auto"/>
            <w:noWrap/>
            <w:tcMar>
              <w:top w:w="180" w:type="dxa"/>
              <w:left w:w="180" w:type="dxa"/>
              <w:bottom w:w="0" w:type="dxa"/>
              <w:right w:w="180" w:type="dxa"/>
            </w:tcMar>
            <w:hideMark/>
          </w:tcPr>
          <w:p w14:paraId="1BA93108"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44CAB9FA" w14:textId="77777777" w:rsidR="00CD69BC" w:rsidRPr="00CD69BC" w:rsidRDefault="00CD69BC" w:rsidP="00CD69BC">
            <w:r w:rsidRPr="00CD69BC">
              <w:t>(0.01)</w:t>
            </w:r>
          </w:p>
        </w:tc>
      </w:tr>
      <w:tr w:rsidR="00CD69BC" w:rsidRPr="00CD69BC" w14:paraId="13252B50" w14:textId="77777777">
        <w:trPr>
          <w:tblCellSpacing w:w="15" w:type="dxa"/>
        </w:trPr>
        <w:tc>
          <w:tcPr>
            <w:tcW w:w="0" w:type="auto"/>
            <w:vMerge w:val="restart"/>
            <w:noWrap/>
            <w:tcMar>
              <w:top w:w="180" w:type="dxa"/>
              <w:left w:w="180" w:type="dxa"/>
              <w:bottom w:w="0" w:type="dxa"/>
              <w:right w:w="180" w:type="dxa"/>
            </w:tcMar>
            <w:hideMark/>
          </w:tcPr>
          <w:p w14:paraId="27BD2533" w14:textId="77777777" w:rsidR="00CD69BC" w:rsidRPr="00CD69BC" w:rsidRDefault="00CD69BC" w:rsidP="00CD69BC">
            <w:r w:rsidRPr="00CD69BC">
              <w:t>Population</w:t>
            </w:r>
          </w:p>
        </w:tc>
        <w:tc>
          <w:tcPr>
            <w:tcW w:w="0" w:type="auto"/>
            <w:noWrap/>
            <w:tcMar>
              <w:top w:w="180" w:type="dxa"/>
              <w:left w:w="180" w:type="dxa"/>
              <w:bottom w:w="0" w:type="dxa"/>
              <w:right w:w="180" w:type="dxa"/>
            </w:tcMar>
            <w:hideMark/>
          </w:tcPr>
          <w:p w14:paraId="1E48DE5C" w14:textId="77777777" w:rsidR="00CD69BC" w:rsidRPr="00CD69BC" w:rsidRDefault="00CD69BC" w:rsidP="00CD69BC"/>
        </w:tc>
        <w:tc>
          <w:tcPr>
            <w:tcW w:w="0" w:type="auto"/>
            <w:noWrap/>
            <w:tcMar>
              <w:top w:w="180" w:type="dxa"/>
              <w:left w:w="180" w:type="dxa"/>
              <w:bottom w:w="0" w:type="dxa"/>
              <w:right w:w="180" w:type="dxa"/>
            </w:tcMar>
            <w:hideMark/>
          </w:tcPr>
          <w:p w14:paraId="6C87382D" w14:textId="77777777" w:rsidR="00CD69BC" w:rsidRPr="00CD69BC" w:rsidRDefault="00CD69BC" w:rsidP="00CD69BC"/>
        </w:tc>
        <w:tc>
          <w:tcPr>
            <w:tcW w:w="0" w:type="auto"/>
            <w:noWrap/>
            <w:tcMar>
              <w:top w:w="180" w:type="dxa"/>
              <w:left w:w="180" w:type="dxa"/>
              <w:bottom w:w="0" w:type="dxa"/>
              <w:right w:w="180" w:type="dxa"/>
            </w:tcMar>
            <w:hideMark/>
          </w:tcPr>
          <w:p w14:paraId="1A82FE80" w14:textId="77777777" w:rsidR="00CD69BC" w:rsidRPr="00CD69BC" w:rsidRDefault="00CD69BC" w:rsidP="00CD69BC"/>
        </w:tc>
        <w:tc>
          <w:tcPr>
            <w:tcW w:w="0" w:type="auto"/>
            <w:noWrap/>
            <w:tcMar>
              <w:top w:w="180" w:type="dxa"/>
              <w:left w:w="180" w:type="dxa"/>
              <w:bottom w:w="0" w:type="dxa"/>
              <w:right w:w="180" w:type="dxa"/>
            </w:tcMar>
            <w:hideMark/>
          </w:tcPr>
          <w:p w14:paraId="2E6A3A8F" w14:textId="77777777" w:rsidR="00CD69BC" w:rsidRPr="00CD69BC" w:rsidRDefault="00CD69BC" w:rsidP="00CD69BC"/>
        </w:tc>
        <w:tc>
          <w:tcPr>
            <w:tcW w:w="0" w:type="auto"/>
            <w:noWrap/>
            <w:tcMar>
              <w:top w:w="180" w:type="dxa"/>
              <w:left w:w="180" w:type="dxa"/>
              <w:bottom w:w="0" w:type="dxa"/>
              <w:right w:w="180" w:type="dxa"/>
            </w:tcMar>
            <w:hideMark/>
          </w:tcPr>
          <w:p w14:paraId="3C55536B" w14:textId="77777777" w:rsidR="00CD69BC" w:rsidRPr="00CD69BC" w:rsidRDefault="00CD69BC" w:rsidP="00CD69BC"/>
        </w:tc>
        <w:tc>
          <w:tcPr>
            <w:tcW w:w="0" w:type="auto"/>
            <w:noWrap/>
            <w:tcMar>
              <w:top w:w="180" w:type="dxa"/>
              <w:left w:w="180" w:type="dxa"/>
              <w:bottom w:w="0" w:type="dxa"/>
              <w:right w:w="180" w:type="dxa"/>
            </w:tcMar>
            <w:hideMark/>
          </w:tcPr>
          <w:p w14:paraId="306E170C" w14:textId="77777777" w:rsidR="00CD69BC" w:rsidRPr="00CD69BC" w:rsidRDefault="00CD69BC" w:rsidP="00CD69BC"/>
        </w:tc>
        <w:tc>
          <w:tcPr>
            <w:tcW w:w="0" w:type="auto"/>
            <w:noWrap/>
            <w:tcMar>
              <w:top w:w="180" w:type="dxa"/>
              <w:left w:w="180" w:type="dxa"/>
              <w:bottom w:w="0" w:type="dxa"/>
              <w:right w:w="180" w:type="dxa"/>
            </w:tcMar>
            <w:hideMark/>
          </w:tcPr>
          <w:p w14:paraId="0A7705C6" w14:textId="77777777" w:rsidR="00CD69BC" w:rsidRPr="00CD69BC" w:rsidRDefault="00CD69BC" w:rsidP="00CD69BC">
            <w:r w:rsidRPr="00CD69BC">
              <w:t>0.02***</w:t>
            </w:r>
          </w:p>
        </w:tc>
      </w:tr>
      <w:tr w:rsidR="00CD69BC" w:rsidRPr="00CD69BC" w14:paraId="14F9716E" w14:textId="77777777">
        <w:trPr>
          <w:tblCellSpacing w:w="15" w:type="dxa"/>
        </w:trPr>
        <w:tc>
          <w:tcPr>
            <w:tcW w:w="0" w:type="auto"/>
            <w:vMerge/>
            <w:vAlign w:val="center"/>
            <w:hideMark/>
          </w:tcPr>
          <w:p w14:paraId="13FB6040" w14:textId="77777777" w:rsidR="00CD69BC" w:rsidRPr="00CD69BC" w:rsidRDefault="00CD69BC" w:rsidP="00CD69BC"/>
        </w:tc>
        <w:tc>
          <w:tcPr>
            <w:tcW w:w="0" w:type="auto"/>
            <w:noWrap/>
            <w:tcMar>
              <w:top w:w="180" w:type="dxa"/>
              <w:left w:w="180" w:type="dxa"/>
              <w:bottom w:w="0" w:type="dxa"/>
              <w:right w:w="180" w:type="dxa"/>
            </w:tcMar>
            <w:hideMark/>
          </w:tcPr>
          <w:p w14:paraId="2DA835F7" w14:textId="77777777" w:rsidR="00CD69BC" w:rsidRPr="00CD69BC" w:rsidRDefault="00CD69BC" w:rsidP="00CD69BC"/>
        </w:tc>
        <w:tc>
          <w:tcPr>
            <w:tcW w:w="0" w:type="auto"/>
            <w:noWrap/>
            <w:tcMar>
              <w:top w:w="180" w:type="dxa"/>
              <w:left w:w="180" w:type="dxa"/>
              <w:bottom w:w="0" w:type="dxa"/>
              <w:right w:w="180" w:type="dxa"/>
            </w:tcMar>
            <w:hideMark/>
          </w:tcPr>
          <w:p w14:paraId="292B1FD8" w14:textId="77777777" w:rsidR="00CD69BC" w:rsidRPr="00CD69BC" w:rsidRDefault="00CD69BC" w:rsidP="00CD69BC"/>
        </w:tc>
        <w:tc>
          <w:tcPr>
            <w:tcW w:w="0" w:type="auto"/>
            <w:noWrap/>
            <w:tcMar>
              <w:top w:w="180" w:type="dxa"/>
              <w:left w:w="180" w:type="dxa"/>
              <w:bottom w:w="0" w:type="dxa"/>
              <w:right w:w="180" w:type="dxa"/>
            </w:tcMar>
            <w:hideMark/>
          </w:tcPr>
          <w:p w14:paraId="76717682" w14:textId="77777777" w:rsidR="00CD69BC" w:rsidRPr="00CD69BC" w:rsidRDefault="00CD69BC" w:rsidP="00CD69BC"/>
        </w:tc>
        <w:tc>
          <w:tcPr>
            <w:tcW w:w="0" w:type="auto"/>
            <w:noWrap/>
            <w:tcMar>
              <w:top w:w="180" w:type="dxa"/>
              <w:left w:w="180" w:type="dxa"/>
              <w:bottom w:w="0" w:type="dxa"/>
              <w:right w:w="180" w:type="dxa"/>
            </w:tcMar>
            <w:hideMark/>
          </w:tcPr>
          <w:p w14:paraId="79DC5FA5" w14:textId="77777777" w:rsidR="00CD69BC" w:rsidRPr="00CD69BC" w:rsidRDefault="00CD69BC" w:rsidP="00CD69BC"/>
        </w:tc>
        <w:tc>
          <w:tcPr>
            <w:tcW w:w="0" w:type="auto"/>
            <w:noWrap/>
            <w:tcMar>
              <w:top w:w="180" w:type="dxa"/>
              <w:left w:w="180" w:type="dxa"/>
              <w:bottom w:w="0" w:type="dxa"/>
              <w:right w:w="180" w:type="dxa"/>
            </w:tcMar>
            <w:hideMark/>
          </w:tcPr>
          <w:p w14:paraId="164E380D" w14:textId="77777777" w:rsidR="00CD69BC" w:rsidRPr="00CD69BC" w:rsidRDefault="00CD69BC" w:rsidP="00CD69BC"/>
        </w:tc>
        <w:tc>
          <w:tcPr>
            <w:tcW w:w="0" w:type="auto"/>
            <w:noWrap/>
            <w:tcMar>
              <w:top w:w="180" w:type="dxa"/>
              <w:left w:w="180" w:type="dxa"/>
              <w:bottom w:w="0" w:type="dxa"/>
              <w:right w:w="180" w:type="dxa"/>
            </w:tcMar>
            <w:hideMark/>
          </w:tcPr>
          <w:p w14:paraId="51C90EFB" w14:textId="77777777" w:rsidR="00CD69BC" w:rsidRPr="00CD69BC" w:rsidRDefault="00CD69BC" w:rsidP="00CD69BC"/>
        </w:tc>
        <w:tc>
          <w:tcPr>
            <w:tcW w:w="0" w:type="auto"/>
            <w:noWrap/>
            <w:tcMar>
              <w:top w:w="180" w:type="dxa"/>
              <w:left w:w="180" w:type="dxa"/>
              <w:bottom w:w="0" w:type="dxa"/>
              <w:right w:w="180" w:type="dxa"/>
            </w:tcMar>
            <w:hideMark/>
          </w:tcPr>
          <w:p w14:paraId="29509F3B" w14:textId="77777777" w:rsidR="00CD69BC" w:rsidRPr="00CD69BC" w:rsidRDefault="00CD69BC" w:rsidP="00CD69BC">
            <w:r w:rsidRPr="00CD69BC">
              <w:t>(0.01)</w:t>
            </w:r>
          </w:p>
        </w:tc>
      </w:tr>
      <w:tr w:rsidR="00CD69BC" w:rsidRPr="00CD69BC" w14:paraId="7FD750C9" w14:textId="77777777">
        <w:trPr>
          <w:tblCellSpacing w:w="15" w:type="dxa"/>
        </w:trPr>
        <w:tc>
          <w:tcPr>
            <w:tcW w:w="0" w:type="auto"/>
            <w:noWrap/>
            <w:tcMar>
              <w:top w:w="180" w:type="dxa"/>
              <w:left w:w="180" w:type="dxa"/>
              <w:bottom w:w="0" w:type="dxa"/>
              <w:right w:w="180" w:type="dxa"/>
            </w:tcMar>
            <w:hideMark/>
          </w:tcPr>
          <w:p w14:paraId="40813804" w14:textId="77777777" w:rsidR="00CD69BC" w:rsidRPr="00CD69BC" w:rsidRDefault="00CD69BC" w:rsidP="00CD69BC">
            <w:r w:rsidRPr="00CD69BC">
              <w:t>Donor FE</w:t>
            </w:r>
          </w:p>
        </w:tc>
        <w:tc>
          <w:tcPr>
            <w:tcW w:w="0" w:type="auto"/>
            <w:noWrap/>
            <w:tcMar>
              <w:top w:w="180" w:type="dxa"/>
              <w:left w:w="180" w:type="dxa"/>
              <w:bottom w:w="0" w:type="dxa"/>
              <w:right w:w="180" w:type="dxa"/>
            </w:tcMar>
            <w:hideMark/>
          </w:tcPr>
          <w:p w14:paraId="384ECDFE"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42414943"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5DA46DD3"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0816135E"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51F1BD36"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41F4A612"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6193D821" w14:textId="77777777" w:rsidR="00CD69BC" w:rsidRPr="00CD69BC" w:rsidRDefault="00CD69BC" w:rsidP="00CD69BC">
            <w:r w:rsidRPr="00CD69BC">
              <w:t>Yes</w:t>
            </w:r>
          </w:p>
        </w:tc>
      </w:tr>
      <w:tr w:rsidR="00CD69BC" w:rsidRPr="00CD69BC" w14:paraId="40D76AA3" w14:textId="77777777">
        <w:trPr>
          <w:tblCellSpacing w:w="15" w:type="dxa"/>
        </w:trPr>
        <w:tc>
          <w:tcPr>
            <w:tcW w:w="0" w:type="auto"/>
            <w:noWrap/>
            <w:tcMar>
              <w:top w:w="180" w:type="dxa"/>
              <w:left w:w="180" w:type="dxa"/>
              <w:bottom w:w="0" w:type="dxa"/>
              <w:right w:w="180" w:type="dxa"/>
            </w:tcMar>
            <w:hideMark/>
          </w:tcPr>
          <w:p w14:paraId="02433751" w14:textId="77777777" w:rsidR="00CD69BC" w:rsidRPr="00CD69BC" w:rsidRDefault="00CD69BC" w:rsidP="00CD69BC">
            <w:r w:rsidRPr="00CD69BC">
              <w:t>Completion FE</w:t>
            </w:r>
          </w:p>
        </w:tc>
        <w:tc>
          <w:tcPr>
            <w:tcW w:w="0" w:type="auto"/>
            <w:noWrap/>
            <w:tcMar>
              <w:top w:w="180" w:type="dxa"/>
              <w:left w:w="180" w:type="dxa"/>
              <w:bottom w:w="0" w:type="dxa"/>
              <w:right w:w="180" w:type="dxa"/>
            </w:tcMar>
            <w:hideMark/>
          </w:tcPr>
          <w:p w14:paraId="67ADE17C"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14B041B2"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48D50681"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2F676F96"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2E309679"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190976A7"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1B199E37" w14:textId="77777777" w:rsidR="00CD69BC" w:rsidRPr="00CD69BC" w:rsidRDefault="00CD69BC" w:rsidP="00CD69BC">
            <w:r w:rsidRPr="00CD69BC">
              <w:t>Yes</w:t>
            </w:r>
          </w:p>
        </w:tc>
      </w:tr>
      <w:tr w:rsidR="00CD69BC" w:rsidRPr="00CD69BC" w14:paraId="7C5D9AE9" w14:textId="77777777">
        <w:trPr>
          <w:tblCellSpacing w:w="15" w:type="dxa"/>
        </w:trPr>
        <w:tc>
          <w:tcPr>
            <w:tcW w:w="0" w:type="auto"/>
            <w:noWrap/>
            <w:tcMar>
              <w:top w:w="180" w:type="dxa"/>
              <w:left w:w="180" w:type="dxa"/>
              <w:bottom w:w="0" w:type="dxa"/>
              <w:right w:w="180" w:type="dxa"/>
            </w:tcMar>
            <w:hideMark/>
          </w:tcPr>
          <w:p w14:paraId="2322D412" w14:textId="77777777" w:rsidR="00CD69BC" w:rsidRPr="00CD69BC" w:rsidRDefault="00CD69BC" w:rsidP="00CD69BC">
            <w:r w:rsidRPr="00CD69BC">
              <w:t>Sector FE</w:t>
            </w:r>
          </w:p>
        </w:tc>
        <w:tc>
          <w:tcPr>
            <w:tcW w:w="0" w:type="auto"/>
            <w:noWrap/>
            <w:tcMar>
              <w:top w:w="180" w:type="dxa"/>
              <w:left w:w="180" w:type="dxa"/>
              <w:bottom w:w="0" w:type="dxa"/>
              <w:right w:w="180" w:type="dxa"/>
            </w:tcMar>
            <w:hideMark/>
          </w:tcPr>
          <w:p w14:paraId="0A2E7CC0"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34748CCB"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764A26AD"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15BAC05F"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3872CA5D"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26CA2110"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33631D08" w14:textId="77777777" w:rsidR="00CD69BC" w:rsidRPr="00CD69BC" w:rsidRDefault="00CD69BC" w:rsidP="00CD69BC">
            <w:r w:rsidRPr="00CD69BC">
              <w:t>Yes</w:t>
            </w:r>
          </w:p>
        </w:tc>
      </w:tr>
      <w:tr w:rsidR="00CD69BC" w:rsidRPr="00CD69BC" w14:paraId="337CA4AA" w14:textId="77777777">
        <w:trPr>
          <w:tblCellSpacing w:w="15" w:type="dxa"/>
        </w:trPr>
        <w:tc>
          <w:tcPr>
            <w:tcW w:w="0" w:type="auto"/>
            <w:noWrap/>
            <w:tcMar>
              <w:top w:w="180" w:type="dxa"/>
              <w:left w:w="180" w:type="dxa"/>
              <w:bottom w:w="0" w:type="dxa"/>
              <w:right w:w="180" w:type="dxa"/>
            </w:tcMar>
            <w:hideMark/>
          </w:tcPr>
          <w:p w14:paraId="2E0CE923" w14:textId="77777777" w:rsidR="00CD69BC" w:rsidRPr="00CD69BC" w:rsidRDefault="00CD69BC" w:rsidP="00CD69BC">
            <w:r w:rsidRPr="00CD69BC">
              <w:t>Size control</w:t>
            </w:r>
          </w:p>
        </w:tc>
        <w:tc>
          <w:tcPr>
            <w:tcW w:w="0" w:type="auto"/>
            <w:noWrap/>
            <w:tcMar>
              <w:top w:w="180" w:type="dxa"/>
              <w:left w:w="180" w:type="dxa"/>
              <w:bottom w:w="0" w:type="dxa"/>
              <w:right w:w="180" w:type="dxa"/>
            </w:tcMar>
            <w:hideMark/>
          </w:tcPr>
          <w:p w14:paraId="4058AD5F"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24FFDE32"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06FBDEFD"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07A63394"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0E1579EE"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68F345AC"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57C4C9C0" w14:textId="77777777" w:rsidR="00CD69BC" w:rsidRPr="00CD69BC" w:rsidRDefault="00CD69BC" w:rsidP="00CD69BC">
            <w:r w:rsidRPr="00CD69BC">
              <w:t>Yes</w:t>
            </w:r>
          </w:p>
        </w:tc>
      </w:tr>
      <w:tr w:rsidR="00CD69BC" w:rsidRPr="00CD69BC" w14:paraId="69544128" w14:textId="77777777">
        <w:trPr>
          <w:tblCellSpacing w:w="15" w:type="dxa"/>
        </w:trPr>
        <w:tc>
          <w:tcPr>
            <w:tcW w:w="0" w:type="auto"/>
            <w:noWrap/>
            <w:tcMar>
              <w:top w:w="180" w:type="dxa"/>
              <w:left w:w="180" w:type="dxa"/>
              <w:bottom w:w="0" w:type="dxa"/>
              <w:right w:w="180" w:type="dxa"/>
            </w:tcMar>
            <w:hideMark/>
          </w:tcPr>
          <w:p w14:paraId="4FC5E666" w14:textId="77777777" w:rsidR="00CD69BC" w:rsidRPr="00CD69BC" w:rsidRDefault="00CD69BC" w:rsidP="00CD69BC">
            <w:r w:rsidRPr="00CD69BC">
              <w:t>Duration control</w:t>
            </w:r>
          </w:p>
        </w:tc>
        <w:tc>
          <w:tcPr>
            <w:tcW w:w="0" w:type="auto"/>
            <w:noWrap/>
            <w:tcMar>
              <w:top w:w="180" w:type="dxa"/>
              <w:left w:w="180" w:type="dxa"/>
              <w:bottom w:w="0" w:type="dxa"/>
              <w:right w:w="180" w:type="dxa"/>
            </w:tcMar>
            <w:hideMark/>
          </w:tcPr>
          <w:p w14:paraId="7624AC52"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77F3BAC0"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5C50466B"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0EAA5BA7"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388AD4E9"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4116ADCF"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1E16BCC3" w14:textId="77777777" w:rsidR="00CD69BC" w:rsidRPr="00CD69BC" w:rsidRDefault="00CD69BC" w:rsidP="00CD69BC">
            <w:r w:rsidRPr="00CD69BC">
              <w:t>Yes</w:t>
            </w:r>
          </w:p>
        </w:tc>
      </w:tr>
      <w:tr w:rsidR="00CD69BC" w:rsidRPr="00CD69BC" w14:paraId="5CDCE390" w14:textId="77777777">
        <w:trPr>
          <w:tblCellSpacing w:w="15" w:type="dxa"/>
        </w:trPr>
        <w:tc>
          <w:tcPr>
            <w:tcW w:w="0" w:type="auto"/>
            <w:noWrap/>
            <w:tcMar>
              <w:top w:w="180" w:type="dxa"/>
              <w:left w:w="180" w:type="dxa"/>
              <w:bottom w:w="0" w:type="dxa"/>
              <w:right w:w="180" w:type="dxa"/>
            </w:tcMar>
            <w:hideMark/>
          </w:tcPr>
          <w:p w14:paraId="60547DD6" w14:textId="77777777" w:rsidR="00CD69BC" w:rsidRPr="00CD69BC" w:rsidRDefault="00CD69BC" w:rsidP="00CD69BC">
            <w:r w:rsidRPr="00CD69BC">
              <w:t>R2</w:t>
            </w:r>
          </w:p>
        </w:tc>
        <w:tc>
          <w:tcPr>
            <w:tcW w:w="0" w:type="auto"/>
            <w:noWrap/>
            <w:tcMar>
              <w:top w:w="180" w:type="dxa"/>
              <w:left w:w="180" w:type="dxa"/>
              <w:bottom w:w="0" w:type="dxa"/>
              <w:right w:w="180" w:type="dxa"/>
            </w:tcMar>
            <w:hideMark/>
          </w:tcPr>
          <w:p w14:paraId="246C6092" w14:textId="77777777" w:rsidR="00CD69BC" w:rsidRPr="00CD69BC" w:rsidRDefault="00CD69BC" w:rsidP="00CD69BC">
            <w:r w:rsidRPr="00CD69BC">
              <w:t>0.12</w:t>
            </w:r>
          </w:p>
        </w:tc>
        <w:tc>
          <w:tcPr>
            <w:tcW w:w="0" w:type="auto"/>
            <w:noWrap/>
            <w:tcMar>
              <w:top w:w="180" w:type="dxa"/>
              <w:left w:w="180" w:type="dxa"/>
              <w:bottom w:w="0" w:type="dxa"/>
              <w:right w:w="180" w:type="dxa"/>
            </w:tcMar>
            <w:hideMark/>
          </w:tcPr>
          <w:p w14:paraId="6CC1951B" w14:textId="77777777" w:rsidR="00CD69BC" w:rsidRPr="00CD69BC" w:rsidRDefault="00CD69BC" w:rsidP="00CD69BC">
            <w:r w:rsidRPr="00CD69BC">
              <w:t>0.13</w:t>
            </w:r>
          </w:p>
        </w:tc>
        <w:tc>
          <w:tcPr>
            <w:tcW w:w="0" w:type="auto"/>
            <w:noWrap/>
            <w:tcMar>
              <w:top w:w="180" w:type="dxa"/>
              <w:left w:w="180" w:type="dxa"/>
              <w:bottom w:w="0" w:type="dxa"/>
              <w:right w:w="180" w:type="dxa"/>
            </w:tcMar>
            <w:hideMark/>
          </w:tcPr>
          <w:p w14:paraId="5982255E" w14:textId="77777777" w:rsidR="00CD69BC" w:rsidRPr="00CD69BC" w:rsidRDefault="00CD69BC" w:rsidP="00CD69BC">
            <w:r w:rsidRPr="00CD69BC">
              <w:t>0.13</w:t>
            </w:r>
          </w:p>
        </w:tc>
        <w:tc>
          <w:tcPr>
            <w:tcW w:w="0" w:type="auto"/>
            <w:noWrap/>
            <w:tcMar>
              <w:top w:w="180" w:type="dxa"/>
              <w:left w:w="180" w:type="dxa"/>
              <w:bottom w:w="0" w:type="dxa"/>
              <w:right w:w="180" w:type="dxa"/>
            </w:tcMar>
            <w:hideMark/>
          </w:tcPr>
          <w:p w14:paraId="70E06B06" w14:textId="77777777" w:rsidR="00CD69BC" w:rsidRPr="00CD69BC" w:rsidRDefault="00CD69BC" w:rsidP="00CD69BC">
            <w:r w:rsidRPr="00CD69BC">
              <w:t>0.14</w:t>
            </w:r>
          </w:p>
        </w:tc>
        <w:tc>
          <w:tcPr>
            <w:tcW w:w="0" w:type="auto"/>
            <w:noWrap/>
            <w:tcMar>
              <w:top w:w="180" w:type="dxa"/>
              <w:left w:w="180" w:type="dxa"/>
              <w:bottom w:w="0" w:type="dxa"/>
              <w:right w:w="180" w:type="dxa"/>
            </w:tcMar>
            <w:hideMark/>
          </w:tcPr>
          <w:p w14:paraId="6C76CA40" w14:textId="77777777" w:rsidR="00CD69BC" w:rsidRPr="00CD69BC" w:rsidRDefault="00CD69BC" w:rsidP="00CD69BC">
            <w:r w:rsidRPr="00CD69BC">
              <w:t>0.14</w:t>
            </w:r>
          </w:p>
        </w:tc>
        <w:tc>
          <w:tcPr>
            <w:tcW w:w="0" w:type="auto"/>
            <w:noWrap/>
            <w:tcMar>
              <w:top w:w="180" w:type="dxa"/>
              <w:left w:w="180" w:type="dxa"/>
              <w:bottom w:w="0" w:type="dxa"/>
              <w:right w:w="180" w:type="dxa"/>
            </w:tcMar>
            <w:hideMark/>
          </w:tcPr>
          <w:p w14:paraId="2439E9DF" w14:textId="77777777" w:rsidR="00CD69BC" w:rsidRPr="00CD69BC" w:rsidRDefault="00CD69BC" w:rsidP="00CD69BC">
            <w:r w:rsidRPr="00CD69BC">
              <w:t>0.14</w:t>
            </w:r>
          </w:p>
        </w:tc>
        <w:tc>
          <w:tcPr>
            <w:tcW w:w="0" w:type="auto"/>
            <w:noWrap/>
            <w:tcMar>
              <w:top w:w="180" w:type="dxa"/>
              <w:left w:w="180" w:type="dxa"/>
              <w:bottom w:w="0" w:type="dxa"/>
              <w:right w:w="180" w:type="dxa"/>
            </w:tcMar>
            <w:hideMark/>
          </w:tcPr>
          <w:p w14:paraId="5CCDC3C9" w14:textId="77777777" w:rsidR="00CD69BC" w:rsidRPr="00CD69BC" w:rsidRDefault="00CD69BC" w:rsidP="00CD69BC">
            <w:r w:rsidRPr="00CD69BC">
              <w:t>0.14</w:t>
            </w:r>
          </w:p>
        </w:tc>
      </w:tr>
      <w:tr w:rsidR="00CD69BC" w:rsidRPr="00CD69BC" w14:paraId="13763F56" w14:textId="77777777">
        <w:trPr>
          <w:tblCellSpacing w:w="15" w:type="dxa"/>
        </w:trPr>
        <w:tc>
          <w:tcPr>
            <w:tcW w:w="0" w:type="auto"/>
            <w:noWrap/>
            <w:tcMar>
              <w:top w:w="180" w:type="dxa"/>
              <w:left w:w="180" w:type="dxa"/>
              <w:bottom w:w="180" w:type="dxa"/>
              <w:right w:w="180" w:type="dxa"/>
            </w:tcMar>
            <w:hideMark/>
          </w:tcPr>
          <w:p w14:paraId="2112FA95" w14:textId="77777777" w:rsidR="00CD69BC" w:rsidRPr="00CD69BC" w:rsidRDefault="00CD69BC" w:rsidP="00CD69BC">
            <w:r w:rsidRPr="00CD69BC">
              <w:t>N</w:t>
            </w:r>
          </w:p>
        </w:tc>
        <w:tc>
          <w:tcPr>
            <w:tcW w:w="0" w:type="auto"/>
            <w:noWrap/>
            <w:tcMar>
              <w:top w:w="180" w:type="dxa"/>
              <w:left w:w="180" w:type="dxa"/>
              <w:bottom w:w="180" w:type="dxa"/>
              <w:right w:w="180" w:type="dxa"/>
            </w:tcMar>
            <w:hideMark/>
          </w:tcPr>
          <w:p w14:paraId="7023F5DA" w14:textId="77777777" w:rsidR="00CD69BC" w:rsidRPr="00CD69BC" w:rsidRDefault="00CD69BC" w:rsidP="00CD69BC">
            <w:r w:rsidRPr="00CD69BC">
              <w:t>8062</w:t>
            </w:r>
          </w:p>
        </w:tc>
        <w:tc>
          <w:tcPr>
            <w:tcW w:w="0" w:type="auto"/>
            <w:noWrap/>
            <w:tcMar>
              <w:top w:w="180" w:type="dxa"/>
              <w:left w:w="180" w:type="dxa"/>
              <w:bottom w:w="180" w:type="dxa"/>
              <w:right w:w="180" w:type="dxa"/>
            </w:tcMar>
            <w:hideMark/>
          </w:tcPr>
          <w:p w14:paraId="2E9B903A" w14:textId="77777777" w:rsidR="00CD69BC" w:rsidRPr="00CD69BC" w:rsidRDefault="00CD69BC" w:rsidP="00CD69BC">
            <w:r w:rsidRPr="00CD69BC">
              <w:t>8062</w:t>
            </w:r>
          </w:p>
        </w:tc>
        <w:tc>
          <w:tcPr>
            <w:tcW w:w="0" w:type="auto"/>
            <w:noWrap/>
            <w:tcMar>
              <w:top w:w="180" w:type="dxa"/>
              <w:left w:w="180" w:type="dxa"/>
              <w:bottom w:w="180" w:type="dxa"/>
              <w:right w:w="180" w:type="dxa"/>
            </w:tcMar>
            <w:hideMark/>
          </w:tcPr>
          <w:p w14:paraId="20F8C76E" w14:textId="77777777" w:rsidR="00CD69BC" w:rsidRPr="00CD69BC" w:rsidRDefault="00CD69BC" w:rsidP="00CD69BC">
            <w:r w:rsidRPr="00CD69BC">
              <w:t>8062</w:t>
            </w:r>
          </w:p>
        </w:tc>
        <w:tc>
          <w:tcPr>
            <w:tcW w:w="0" w:type="auto"/>
            <w:noWrap/>
            <w:tcMar>
              <w:top w:w="180" w:type="dxa"/>
              <w:left w:w="180" w:type="dxa"/>
              <w:bottom w:w="180" w:type="dxa"/>
              <w:right w:w="180" w:type="dxa"/>
            </w:tcMar>
            <w:hideMark/>
          </w:tcPr>
          <w:p w14:paraId="03078FF2" w14:textId="77777777" w:rsidR="00CD69BC" w:rsidRPr="00CD69BC" w:rsidRDefault="00CD69BC" w:rsidP="00CD69BC">
            <w:r w:rsidRPr="00CD69BC">
              <w:t>8062</w:t>
            </w:r>
          </w:p>
        </w:tc>
        <w:tc>
          <w:tcPr>
            <w:tcW w:w="0" w:type="auto"/>
            <w:noWrap/>
            <w:tcMar>
              <w:top w:w="180" w:type="dxa"/>
              <w:left w:w="180" w:type="dxa"/>
              <w:bottom w:w="180" w:type="dxa"/>
              <w:right w:w="180" w:type="dxa"/>
            </w:tcMar>
            <w:hideMark/>
          </w:tcPr>
          <w:p w14:paraId="5429E73E" w14:textId="77777777" w:rsidR="00CD69BC" w:rsidRPr="00CD69BC" w:rsidRDefault="00CD69BC" w:rsidP="00CD69BC">
            <w:r w:rsidRPr="00CD69BC">
              <w:t>8062</w:t>
            </w:r>
          </w:p>
        </w:tc>
        <w:tc>
          <w:tcPr>
            <w:tcW w:w="0" w:type="auto"/>
            <w:noWrap/>
            <w:tcMar>
              <w:top w:w="180" w:type="dxa"/>
              <w:left w:w="180" w:type="dxa"/>
              <w:bottom w:w="180" w:type="dxa"/>
              <w:right w:w="180" w:type="dxa"/>
            </w:tcMar>
            <w:hideMark/>
          </w:tcPr>
          <w:p w14:paraId="6699156F" w14:textId="77777777" w:rsidR="00CD69BC" w:rsidRPr="00CD69BC" w:rsidRDefault="00CD69BC" w:rsidP="00CD69BC">
            <w:r w:rsidRPr="00CD69BC">
              <w:t>8062</w:t>
            </w:r>
          </w:p>
        </w:tc>
        <w:tc>
          <w:tcPr>
            <w:tcW w:w="0" w:type="auto"/>
            <w:noWrap/>
            <w:tcMar>
              <w:top w:w="180" w:type="dxa"/>
              <w:left w:w="180" w:type="dxa"/>
              <w:bottom w:w="180" w:type="dxa"/>
              <w:right w:w="180" w:type="dxa"/>
            </w:tcMar>
            <w:hideMark/>
          </w:tcPr>
          <w:p w14:paraId="19D820FD" w14:textId="77777777" w:rsidR="00CD69BC" w:rsidRPr="00CD69BC" w:rsidRDefault="00CD69BC" w:rsidP="00CD69BC">
            <w:r w:rsidRPr="00CD69BC">
              <w:t>8062</w:t>
            </w:r>
          </w:p>
        </w:tc>
      </w:tr>
    </w:tbl>
    <w:p w14:paraId="3A688D46" w14:textId="77777777" w:rsidR="00CD69BC" w:rsidRPr="00CD69BC" w:rsidRDefault="00CD69BC" w:rsidP="00CD69BC">
      <w:r w:rsidRPr="00CD69BC">
        <w:t>Notes</w:t>
      </w:r>
    </w:p>
    <w:p w14:paraId="580097C3" w14:textId="77777777" w:rsidR="00CD69BC" w:rsidRPr="00CD69BC" w:rsidRDefault="00CD69BC" w:rsidP="00CD69BC">
      <w:pPr>
        <w:numPr>
          <w:ilvl w:val="0"/>
          <w:numId w:val="7"/>
        </w:numPr>
      </w:pPr>
      <w:r w:rsidRPr="00CD69BC">
        <w:t>Estimates come from OLS regressions with clustered standard errors in parentheses. The unit of analysis is the individual project. The dependent variable is the project effectiveness score. Project traits are controlled for in all models. Donor and completion year fixed effects are included in all models. *</w:t>
      </w:r>
      <w:r w:rsidRPr="00CD69BC">
        <w:rPr>
          <w:i/>
          <w:iCs/>
        </w:rPr>
        <w:t>p</w:t>
      </w:r>
      <w:r w:rsidRPr="00CD69BC">
        <w:t> &lt; 0.10, **</w:t>
      </w:r>
      <w:r w:rsidRPr="00CD69BC">
        <w:rPr>
          <w:i/>
          <w:iCs/>
        </w:rPr>
        <w:t>p</w:t>
      </w:r>
      <w:r w:rsidRPr="00CD69BC">
        <w:t> &lt; 0.05, ***</w:t>
      </w:r>
      <w:r w:rsidRPr="00CD69BC">
        <w:rPr>
          <w:i/>
          <w:iCs/>
        </w:rPr>
        <w:t>p</w:t>
      </w:r>
      <w:r w:rsidRPr="00CD69BC">
        <w:t> &lt; 0.01.</w:t>
      </w:r>
    </w:p>
    <w:p w14:paraId="29CAEBCF" w14:textId="77777777" w:rsidR="00CD69BC" w:rsidRPr="00CD69BC" w:rsidRDefault="00CD69BC" w:rsidP="00CD69BC">
      <w:r w:rsidRPr="00CD69BC">
        <w:t>It is instructive, as these variables are added, to examine the change in the coefficient for the Pacific dummy. Any variable that clearly shifts the coefficient for the Pacific dummy is a likely mediator.</w:t>
      </w:r>
    </w:p>
    <w:p w14:paraId="68C5211D" w14:textId="77777777" w:rsidR="00CD69BC" w:rsidRPr="00CD69BC" w:rsidRDefault="00CD69BC" w:rsidP="00CD69BC">
      <w:r w:rsidRPr="00CD69BC">
        <w:t xml:space="preserve">First, when governance is added, the Pacific coefficient actually becomes larger (that is, its difference from zero becomes greater). This suggests governance is a moderating variable: because good governance boosts aid project effectiveness, and because governance is better in the Pacific, the finding indicates the negative effect of the Pacific on project effectiveness would actually be greater were it not for the positive influence of comparatively good governance. Adding the freedom variable reduces the magnitude of the Pacific effect considerably. Growth and GDP also reduce the magnitude but their </w:t>
      </w:r>
      <w:r w:rsidRPr="00CD69BC">
        <w:lastRenderedPageBreak/>
        <w:t>impact is small. Remoteness, on the other hand, has a substantial impact, and for the first time the coefficient of the Pacific’s effect on project effectiveness ceases to be statistically significant. When population is included, the coefficient for the Pacific changes substantially again, actually becoming positive albeit not statistically significantly different from zero.</w:t>
      </w:r>
    </w:p>
    <w:p w14:paraId="6D944939" w14:textId="77777777" w:rsidR="00CD69BC" w:rsidRPr="00CD69BC" w:rsidRDefault="00CD69BC" w:rsidP="00CD69BC">
      <w:r w:rsidRPr="00CD69BC">
        <w:t>The fact the Pacific coefficient is effectively zero at the end of the analysis suggests the negative effect of the Pacific on project effectiveness is completely mediated by these variables. The coefficients for all the variables except GDP per capita are statistically significant in the final model, implying that all variables play a role of some sort in explaining the Pacific effect.</w:t>
      </w:r>
    </w:p>
    <w:p w14:paraId="6CC9FAED" w14:textId="77777777" w:rsidR="00CD69BC" w:rsidRPr="00CD69BC" w:rsidRDefault="00CD69BC" w:rsidP="00CD69BC">
      <w:r w:rsidRPr="00CD69BC">
        <w:t>In Table </w:t>
      </w:r>
      <w:hyperlink r:id="rId98" w:anchor="dpr12573-tbl-0005" w:tooltip="Link to table" w:history="1">
        <w:r w:rsidRPr="00CD69BC">
          <w:rPr>
            <w:rStyle w:val="Hyperlink"/>
            <w:b/>
            <w:bCs/>
          </w:rPr>
          <w:t>5</w:t>
        </w:r>
      </w:hyperlink>
      <w:r w:rsidRPr="00CD69BC">
        <w:t> we build upon our initial findings by reporting on the results of more complex analysis in which SUR were employed.</w:t>
      </w:r>
    </w:p>
    <w:p w14:paraId="1BAC539B" w14:textId="77777777" w:rsidR="00CD69BC" w:rsidRPr="00CD69BC" w:rsidRDefault="00CD69BC" w:rsidP="00CD69BC">
      <w:r w:rsidRPr="00CD69BC">
        <w:rPr>
          <w:b/>
          <w:bCs/>
        </w:rPr>
        <w:t>TABLE 5. </w:t>
      </w:r>
      <w:r w:rsidRPr="00CD69BC">
        <w:t>Results of main mediation analysis</w:t>
      </w:r>
    </w:p>
    <w:tbl>
      <w:tblPr>
        <w:tblW w:w="10590" w:type="dxa"/>
        <w:tblCellSpacing w:w="15" w:type="dxa"/>
        <w:tblBorders>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6351"/>
        <w:gridCol w:w="2464"/>
        <w:gridCol w:w="863"/>
        <w:gridCol w:w="912"/>
      </w:tblGrid>
      <w:tr w:rsidR="00CD69BC" w:rsidRPr="00CD69BC" w14:paraId="18DDD508" w14:textId="77777777">
        <w:trPr>
          <w:tblCellSpacing w:w="15" w:type="dxa"/>
        </w:trPr>
        <w:tc>
          <w:tcPr>
            <w:tcW w:w="0" w:type="auto"/>
            <w:noWrap/>
            <w:tcMar>
              <w:top w:w="180" w:type="dxa"/>
              <w:left w:w="180" w:type="dxa"/>
              <w:bottom w:w="0" w:type="dxa"/>
              <w:right w:w="180" w:type="dxa"/>
            </w:tcMar>
            <w:hideMark/>
          </w:tcPr>
          <w:p w14:paraId="3D101E60" w14:textId="77777777" w:rsidR="00CD69BC" w:rsidRPr="00CD69BC" w:rsidRDefault="00CD69BC" w:rsidP="00CD69BC">
            <w:r w:rsidRPr="00CD69BC">
              <w:t>Total effect</w:t>
            </w:r>
          </w:p>
        </w:tc>
        <w:tc>
          <w:tcPr>
            <w:tcW w:w="0" w:type="auto"/>
            <w:noWrap/>
            <w:tcMar>
              <w:top w:w="180" w:type="dxa"/>
              <w:left w:w="180" w:type="dxa"/>
              <w:bottom w:w="0" w:type="dxa"/>
              <w:right w:w="180" w:type="dxa"/>
            </w:tcMar>
            <w:hideMark/>
          </w:tcPr>
          <w:p w14:paraId="2E6A2424" w14:textId="77777777" w:rsidR="00CD69BC" w:rsidRPr="00CD69BC" w:rsidRDefault="00CD69BC" w:rsidP="00CD69BC">
            <w:r w:rsidRPr="00CD69BC">
              <w:t>−0.150</w:t>
            </w:r>
          </w:p>
        </w:tc>
        <w:tc>
          <w:tcPr>
            <w:tcW w:w="0" w:type="auto"/>
            <w:noWrap/>
            <w:tcMar>
              <w:top w:w="180" w:type="dxa"/>
              <w:left w:w="180" w:type="dxa"/>
              <w:bottom w:w="0" w:type="dxa"/>
              <w:right w:w="180" w:type="dxa"/>
            </w:tcMar>
            <w:hideMark/>
          </w:tcPr>
          <w:p w14:paraId="38F935B2" w14:textId="77777777" w:rsidR="00CD69BC" w:rsidRPr="00CD69BC" w:rsidRDefault="00CD69BC" w:rsidP="00CD69BC"/>
        </w:tc>
        <w:tc>
          <w:tcPr>
            <w:tcW w:w="0" w:type="auto"/>
            <w:noWrap/>
            <w:tcMar>
              <w:top w:w="180" w:type="dxa"/>
              <w:left w:w="180" w:type="dxa"/>
              <w:bottom w:w="0" w:type="dxa"/>
              <w:right w:w="180" w:type="dxa"/>
            </w:tcMar>
            <w:hideMark/>
          </w:tcPr>
          <w:p w14:paraId="4B8DC57B" w14:textId="77777777" w:rsidR="00CD69BC" w:rsidRPr="00CD69BC" w:rsidRDefault="00CD69BC" w:rsidP="00CD69BC"/>
        </w:tc>
      </w:tr>
      <w:tr w:rsidR="00CD69BC" w:rsidRPr="00CD69BC" w14:paraId="35990FC0" w14:textId="77777777">
        <w:trPr>
          <w:tblCellSpacing w:w="15" w:type="dxa"/>
        </w:trPr>
        <w:tc>
          <w:tcPr>
            <w:tcW w:w="0" w:type="auto"/>
            <w:noWrap/>
            <w:tcMar>
              <w:top w:w="180" w:type="dxa"/>
              <w:left w:w="180" w:type="dxa"/>
              <w:bottom w:w="0" w:type="dxa"/>
              <w:right w:w="180" w:type="dxa"/>
            </w:tcMar>
            <w:hideMark/>
          </w:tcPr>
          <w:p w14:paraId="1142431D" w14:textId="77777777" w:rsidR="00CD69BC" w:rsidRPr="00CD69BC" w:rsidRDefault="00CD69BC" w:rsidP="00CD69BC">
            <w:r w:rsidRPr="00CD69BC">
              <w:t>Mediated effect</w:t>
            </w:r>
          </w:p>
        </w:tc>
        <w:tc>
          <w:tcPr>
            <w:tcW w:w="0" w:type="auto"/>
            <w:noWrap/>
            <w:tcMar>
              <w:top w:w="180" w:type="dxa"/>
              <w:left w:w="180" w:type="dxa"/>
              <w:bottom w:w="0" w:type="dxa"/>
              <w:right w:w="180" w:type="dxa"/>
            </w:tcMar>
            <w:hideMark/>
          </w:tcPr>
          <w:p w14:paraId="361573A5" w14:textId="77777777" w:rsidR="00CD69BC" w:rsidRPr="00CD69BC" w:rsidRDefault="00CD69BC" w:rsidP="00CD69BC">
            <w:r w:rsidRPr="00CD69BC">
              <w:t>−0.166</w:t>
            </w:r>
          </w:p>
        </w:tc>
        <w:tc>
          <w:tcPr>
            <w:tcW w:w="0" w:type="auto"/>
            <w:noWrap/>
            <w:tcMar>
              <w:top w:w="180" w:type="dxa"/>
              <w:left w:w="180" w:type="dxa"/>
              <w:bottom w:w="0" w:type="dxa"/>
              <w:right w:w="180" w:type="dxa"/>
            </w:tcMar>
            <w:hideMark/>
          </w:tcPr>
          <w:p w14:paraId="70025F0C" w14:textId="77777777" w:rsidR="00CD69BC" w:rsidRPr="00CD69BC" w:rsidRDefault="00CD69BC" w:rsidP="00CD69BC"/>
        </w:tc>
        <w:tc>
          <w:tcPr>
            <w:tcW w:w="0" w:type="auto"/>
            <w:noWrap/>
            <w:tcMar>
              <w:top w:w="180" w:type="dxa"/>
              <w:left w:w="180" w:type="dxa"/>
              <w:bottom w:w="0" w:type="dxa"/>
              <w:right w:w="180" w:type="dxa"/>
            </w:tcMar>
            <w:hideMark/>
          </w:tcPr>
          <w:p w14:paraId="260554F5" w14:textId="77777777" w:rsidR="00CD69BC" w:rsidRPr="00CD69BC" w:rsidRDefault="00CD69BC" w:rsidP="00CD69BC"/>
        </w:tc>
      </w:tr>
      <w:tr w:rsidR="00CD69BC" w:rsidRPr="00CD69BC" w14:paraId="2F091B56" w14:textId="77777777">
        <w:trPr>
          <w:tblCellSpacing w:w="15" w:type="dxa"/>
        </w:trPr>
        <w:tc>
          <w:tcPr>
            <w:tcW w:w="0" w:type="auto"/>
            <w:tcBorders>
              <w:bottom w:val="single" w:sz="6" w:space="0" w:color="BDBBB7"/>
            </w:tcBorders>
            <w:noWrap/>
            <w:tcMar>
              <w:top w:w="180" w:type="dxa"/>
              <w:left w:w="180" w:type="dxa"/>
              <w:bottom w:w="180" w:type="dxa"/>
              <w:right w:w="180" w:type="dxa"/>
            </w:tcMar>
            <w:hideMark/>
          </w:tcPr>
          <w:p w14:paraId="4BFDFCEF" w14:textId="77777777" w:rsidR="00CD69BC" w:rsidRPr="00CD69BC" w:rsidRDefault="00CD69BC" w:rsidP="00CD69BC">
            <w:r w:rsidRPr="00CD69BC">
              <w:t>Remaining direct effect</w:t>
            </w:r>
          </w:p>
        </w:tc>
        <w:tc>
          <w:tcPr>
            <w:tcW w:w="0" w:type="auto"/>
            <w:tcBorders>
              <w:bottom w:val="single" w:sz="6" w:space="0" w:color="BDBBB7"/>
            </w:tcBorders>
            <w:noWrap/>
            <w:tcMar>
              <w:top w:w="180" w:type="dxa"/>
              <w:left w:w="180" w:type="dxa"/>
              <w:bottom w:w="180" w:type="dxa"/>
              <w:right w:w="180" w:type="dxa"/>
            </w:tcMar>
            <w:hideMark/>
          </w:tcPr>
          <w:p w14:paraId="69DD41E6" w14:textId="77777777" w:rsidR="00CD69BC" w:rsidRPr="00CD69BC" w:rsidRDefault="00CD69BC" w:rsidP="00CD69BC">
            <w:r w:rsidRPr="00CD69BC">
              <w:t>0.016</w:t>
            </w:r>
          </w:p>
        </w:tc>
        <w:tc>
          <w:tcPr>
            <w:tcW w:w="0" w:type="auto"/>
            <w:tcBorders>
              <w:bottom w:val="single" w:sz="6" w:space="0" w:color="BDBBB7"/>
            </w:tcBorders>
            <w:noWrap/>
            <w:tcMar>
              <w:top w:w="180" w:type="dxa"/>
              <w:left w:w="180" w:type="dxa"/>
              <w:bottom w:w="180" w:type="dxa"/>
              <w:right w:w="180" w:type="dxa"/>
            </w:tcMar>
            <w:hideMark/>
          </w:tcPr>
          <w:p w14:paraId="68361607" w14:textId="77777777" w:rsidR="00CD69BC" w:rsidRPr="00CD69BC" w:rsidRDefault="00CD69BC" w:rsidP="00CD69BC"/>
        </w:tc>
        <w:tc>
          <w:tcPr>
            <w:tcW w:w="0" w:type="auto"/>
            <w:tcBorders>
              <w:bottom w:val="single" w:sz="6" w:space="0" w:color="BDBBB7"/>
            </w:tcBorders>
            <w:noWrap/>
            <w:tcMar>
              <w:top w:w="180" w:type="dxa"/>
              <w:left w:w="180" w:type="dxa"/>
              <w:bottom w:w="180" w:type="dxa"/>
              <w:right w:w="180" w:type="dxa"/>
            </w:tcMar>
            <w:hideMark/>
          </w:tcPr>
          <w:p w14:paraId="7DF805F2" w14:textId="77777777" w:rsidR="00CD69BC" w:rsidRPr="00CD69BC" w:rsidRDefault="00CD69BC" w:rsidP="00CD69BC"/>
        </w:tc>
      </w:tr>
    </w:tbl>
    <w:p w14:paraId="0B6A86FD" w14:textId="77777777" w:rsidR="00CD69BC" w:rsidRPr="00CD69BC" w:rsidRDefault="00CD69BC" w:rsidP="00CD69BC">
      <w:pPr>
        <w:rPr>
          <w:vanish/>
        </w:rPr>
      </w:pPr>
    </w:p>
    <w:tbl>
      <w:tblPr>
        <w:tblW w:w="10590" w:type="dxa"/>
        <w:tblCellSpacing w:w="15" w:type="dxa"/>
        <w:tblBorders>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4416"/>
        <w:gridCol w:w="2224"/>
        <w:gridCol w:w="1926"/>
        <w:gridCol w:w="2024"/>
      </w:tblGrid>
      <w:tr w:rsidR="00CD69BC" w:rsidRPr="00CD69BC" w14:paraId="7DFB4ACE" w14:textId="77777777">
        <w:trPr>
          <w:tblHeader/>
          <w:tblCellSpacing w:w="15" w:type="dxa"/>
        </w:trPr>
        <w:tc>
          <w:tcPr>
            <w:tcW w:w="0" w:type="auto"/>
            <w:tcBorders>
              <w:top w:val="nil"/>
              <w:left w:val="nil"/>
              <w:bottom w:val="single" w:sz="6" w:space="0" w:color="BDBBB7"/>
              <w:right w:val="nil"/>
            </w:tcBorders>
            <w:shd w:val="clear" w:color="auto" w:fill="EEEEEE"/>
            <w:hideMark/>
          </w:tcPr>
          <w:p w14:paraId="10C95C19" w14:textId="77777777" w:rsidR="00CD69BC" w:rsidRPr="00CD69BC" w:rsidRDefault="00CD69BC" w:rsidP="00CD69BC">
            <w:pPr>
              <w:rPr>
                <w:b/>
                <w:bCs/>
              </w:rPr>
            </w:pPr>
            <w:r w:rsidRPr="00CD69BC">
              <w:rPr>
                <w:b/>
                <w:bCs/>
              </w:rPr>
              <w:t>Mediator</w:t>
            </w:r>
          </w:p>
        </w:tc>
        <w:tc>
          <w:tcPr>
            <w:tcW w:w="0" w:type="auto"/>
            <w:tcBorders>
              <w:top w:val="nil"/>
              <w:left w:val="nil"/>
              <w:bottom w:val="single" w:sz="6" w:space="0" w:color="BDBBB7"/>
              <w:right w:val="nil"/>
            </w:tcBorders>
            <w:shd w:val="clear" w:color="auto" w:fill="EEEEEE"/>
            <w:hideMark/>
          </w:tcPr>
          <w:p w14:paraId="17DEE9CD" w14:textId="77777777" w:rsidR="00CD69BC" w:rsidRPr="00CD69BC" w:rsidRDefault="00CD69BC" w:rsidP="00CD69BC">
            <w:pPr>
              <w:rPr>
                <w:b/>
                <w:bCs/>
              </w:rPr>
            </w:pPr>
            <w:r w:rsidRPr="00CD69BC">
              <w:rPr>
                <w:b/>
                <w:bCs/>
              </w:rPr>
              <w:t>Effect</w:t>
            </w:r>
          </w:p>
        </w:tc>
        <w:tc>
          <w:tcPr>
            <w:tcW w:w="0" w:type="auto"/>
            <w:tcBorders>
              <w:top w:val="nil"/>
              <w:left w:val="nil"/>
              <w:bottom w:val="single" w:sz="6" w:space="0" w:color="BDBBB7"/>
              <w:right w:val="nil"/>
            </w:tcBorders>
            <w:shd w:val="clear" w:color="auto" w:fill="EEEEEE"/>
            <w:hideMark/>
          </w:tcPr>
          <w:p w14:paraId="5DBC1238" w14:textId="77777777" w:rsidR="00CD69BC" w:rsidRPr="00CD69BC" w:rsidRDefault="00CD69BC" w:rsidP="00CD69BC">
            <w:pPr>
              <w:rPr>
                <w:b/>
                <w:bCs/>
              </w:rPr>
            </w:pPr>
            <w:r w:rsidRPr="00CD69BC">
              <w:rPr>
                <w:b/>
                <w:bCs/>
              </w:rPr>
              <w:t>Std Err</w:t>
            </w:r>
          </w:p>
        </w:tc>
        <w:tc>
          <w:tcPr>
            <w:tcW w:w="0" w:type="auto"/>
            <w:tcBorders>
              <w:top w:val="nil"/>
              <w:left w:val="nil"/>
              <w:bottom w:val="single" w:sz="6" w:space="0" w:color="BDBBB7"/>
              <w:right w:val="nil"/>
            </w:tcBorders>
            <w:shd w:val="clear" w:color="auto" w:fill="EEEEEE"/>
            <w:hideMark/>
          </w:tcPr>
          <w:p w14:paraId="1313E9C1" w14:textId="77777777" w:rsidR="00CD69BC" w:rsidRPr="00CD69BC" w:rsidRDefault="00CD69BC" w:rsidP="00CD69BC">
            <w:pPr>
              <w:rPr>
                <w:b/>
                <w:bCs/>
              </w:rPr>
            </w:pPr>
            <w:r w:rsidRPr="00CD69BC">
              <w:rPr>
                <w:b/>
                <w:bCs/>
              </w:rPr>
              <w:t>p-value</w:t>
            </w:r>
          </w:p>
        </w:tc>
      </w:tr>
      <w:tr w:rsidR="00CD69BC" w:rsidRPr="00CD69BC" w14:paraId="776F5A3B" w14:textId="77777777">
        <w:trPr>
          <w:tblCellSpacing w:w="15" w:type="dxa"/>
        </w:trPr>
        <w:tc>
          <w:tcPr>
            <w:tcW w:w="0" w:type="auto"/>
            <w:noWrap/>
            <w:tcMar>
              <w:top w:w="180" w:type="dxa"/>
              <w:left w:w="180" w:type="dxa"/>
              <w:bottom w:w="0" w:type="dxa"/>
              <w:right w:w="180" w:type="dxa"/>
            </w:tcMar>
            <w:hideMark/>
          </w:tcPr>
          <w:p w14:paraId="2C71BBCB" w14:textId="77777777" w:rsidR="00CD69BC" w:rsidRPr="00CD69BC" w:rsidRDefault="00CD69BC" w:rsidP="00CD69BC">
            <w:r w:rsidRPr="00CD69BC">
              <w:t>Governance</w:t>
            </w:r>
          </w:p>
        </w:tc>
        <w:tc>
          <w:tcPr>
            <w:tcW w:w="0" w:type="auto"/>
            <w:noWrap/>
            <w:tcMar>
              <w:top w:w="180" w:type="dxa"/>
              <w:left w:w="180" w:type="dxa"/>
              <w:bottom w:w="0" w:type="dxa"/>
              <w:right w:w="180" w:type="dxa"/>
            </w:tcMar>
            <w:hideMark/>
          </w:tcPr>
          <w:p w14:paraId="223E376F" w14:textId="77777777" w:rsidR="00CD69BC" w:rsidRPr="00CD69BC" w:rsidRDefault="00CD69BC" w:rsidP="00CD69BC">
            <w:r w:rsidRPr="00CD69BC">
              <w:t>0.15</w:t>
            </w:r>
          </w:p>
        </w:tc>
        <w:tc>
          <w:tcPr>
            <w:tcW w:w="0" w:type="auto"/>
            <w:noWrap/>
            <w:tcMar>
              <w:top w:w="180" w:type="dxa"/>
              <w:left w:w="180" w:type="dxa"/>
              <w:bottom w:w="0" w:type="dxa"/>
              <w:right w:w="180" w:type="dxa"/>
            </w:tcMar>
            <w:hideMark/>
          </w:tcPr>
          <w:p w14:paraId="47E16B40" w14:textId="77777777" w:rsidR="00CD69BC" w:rsidRPr="00CD69BC" w:rsidRDefault="00CD69BC" w:rsidP="00CD69BC">
            <w:r w:rsidRPr="00CD69BC">
              <w:t>0.02</w:t>
            </w:r>
          </w:p>
        </w:tc>
        <w:tc>
          <w:tcPr>
            <w:tcW w:w="0" w:type="auto"/>
            <w:noWrap/>
            <w:tcMar>
              <w:top w:w="180" w:type="dxa"/>
              <w:left w:w="180" w:type="dxa"/>
              <w:bottom w:w="0" w:type="dxa"/>
              <w:right w:w="180" w:type="dxa"/>
            </w:tcMar>
            <w:hideMark/>
          </w:tcPr>
          <w:p w14:paraId="2DDC4C7E" w14:textId="77777777" w:rsidR="00CD69BC" w:rsidRPr="00CD69BC" w:rsidRDefault="00CD69BC" w:rsidP="00CD69BC">
            <w:r w:rsidRPr="00CD69BC">
              <w:t>0.00</w:t>
            </w:r>
          </w:p>
        </w:tc>
      </w:tr>
      <w:tr w:rsidR="00CD69BC" w:rsidRPr="00CD69BC" w14:paraId="06C4D349" w14:textId="77777777">
        <w:trPr>
          <w:tblCellSpacing w:w="15" w:type="dxa"/>
        </w:trPr>
        <w:tc>
          <w:tcPr>
            <w:tcW w:w="0" w:type="auto"/>
            <w:noWrap/>
            <w:tcMar>
              <w:top w:w="180" w:type="dxa"/>
              <w:left w:w="180" w:type="dxa"/>
              <w:bottom w:w="0" w:type="dxa"/>
              <w:right w:w="180" w:type="dxa"/>
            </w:tcMar>
            <w:hideMark/>
          </w:tcPr>
          <w:p w14:paraId="05E58F2F" w14:textId="77777777" w:rsidR="00CD69BC" w:rsidRPr="00CD69BC" w:rsidRDefault="00CD69BC" w:rsidP="00CD69BC">
            <w:r w:rsidRPr="00CD69BC">
              <w:t>Freedom</w:t>
            </w:r>
          </w:p>
        </w:tc>
        <w:tc>
          <w:tcPr>
            <w:tcW w:w="0" w:type="auto"/>
            <w:noWrap/>
            <w:tcMar>
              <w:top w:w="180" w:type="dxa"/>
              <w:left w:w="180" w:type="dxa"/>
              <w:bottom w:w="0" w:type="dxa"/>
              <w:right w:w="180" w:type="dxa"/>
            </w:tcMar>
            <w:hideMark/>
          </w:tcPr>
          <w:p w14:paraId="52B2BA64" w14:textId="77777777" w:rsidR="00CD69BC" w:rsidRPr="00CD69BC" w:rsidRDefault="00CD69BC" w:rsidP="00CD69BC">
            <w:r w:rsidRPr="00CD69BC">
              <w:t>−0.11</w:t>
            </w:r>
          </w:p>
        </w:tc>
        <w:tc>
          <w:tcPr>
            <w:tcW w:w="0" w:type="auto"/>
            <w:noWrap/>
            <w:tcMar>
              <w:top w:w="180" w:type="dxa"/>
              <w:left w:w="180" w:type="dxa"/>
              <w:bottom w:w="0" w:type="dxa"/>
              <w:right w:w="180" w:type="dxa"/>
            </w:tcMar>
            <w:hideMark/>
          </w:tcPr>
          <w:p w14:paraId="2DA570A3" w14:textId="77777777" w:rsidR="00CD69BC" w:rsidRPr="00CD69BC" w:rsidRDefault="00CD69BC" w:rsidP="00CD69BC">
            <w:r w:rsidRPr="00CD69BC">
              <w:t>0.02</w:t>
            </w:r>
          </w:p>
        </w:tc>
        <w:tc>
          <w:tcPr>
            <w:tcW w:w="0" w:type="auto"/>
            <w:noWrap/>
            <w:tcMar>
              <w:top w:w="180" w:type="dxa"/>
              <w:left w:w="180" w:type="dxa"/>
              <w:bottom w:w="0" w:type="dxa"/>
              <w:right w:w="180" w:type="dxa"/>
            </w:tcMar>
            <w:hideMark/>
          </w:tcPr>
          <w:p w14:paraId="3EDEDCAE" w14:textId="77777777" w:rsidR="00CD69BC" w:rsidRPr="00CD69BC" w:rsidRDefault="00CD69BC" w:rsidP="00CD69BC">
            <w:r w:rsidRPr="00CD69BC">
              <w:t>0.00</w:t>
            </w:r>
          </w:p>
        </w:tc>
      </w:tr>
      <w:tr w:rsidR="00CD69BC" w:rsidRPr="00CD69BC" w14:paraId="3E125DB5" w14:textId="77777777">
        <w:trPr>
          <w:tblCellSpacing w:w="15" w:type="dxa"/>
        </w:trPr>
        <w:tc>
          <w:tcPr>
            <w:tcW w:w="0" w:type="auto"/>
            <w:noWrap/>
            <w:tcMar>
              <w:top w:w="180" w:type="dxa"/>
              <w:left w:w="180" w:type="dxa"/>
              <w:bottom w:w="0" w:type="dxa"/>
              <w:right w:w="180" w:type="dxa"/>
            </w:tcMar>
            <w:hideMark/>
          </w:tcPr>
          <w:p w14:paraId="47EA435A" w14:textId="77777777" w:rsidR="00CD69BC" w:rsidRPr="00CD69BC" w:rsidRDefault="00CD69BC" w:rsidP="00CD69BC">
            <w:r w:rsidRPr="00CD69BC">
              <w:t>Growth</w:t>
            </w:r>
          </w:p>
        </w:tc>
        <w:tc>
          <w:tcPr>
            <w:tcW w:w="0" w:type="auto"/>
            <w:noWrap/>
            <w:tcMar>
              <w:top w:w="180" w:type="dxa"/>
              <w:left w:w="180" w:type="dxa"/>
              <w:bottom w:w="0" w:type="dxa"/>
              <w:right w:w="180" w:type="dxa"/>
            </w:tcMar>
            <w:hideMark/>
          </w:tcPr>
          <w:p w14:paraId="0126B781" w14:textId="77777777" w:rsidR="00CD69BC" w:rsidRPr="00CD69BC" w:rsidRDefault="00CD69BC" w:rsidP="00CD69BC">
            <w:r w:rsidRPr="00CD69BC">
              <w:t>−0.02</w:t>
            </w:r>
          </w:p>
        </w:tc>
        <w:tc>
          <w:tcPr>
            <w:tcW w:w="0" w:type="auto"/>
            <w:noWrap/>
            <w:tcMar>
              <w:top w:w="180" w:type="dxa"/>
              <w:left w:w="180" w:type="dxa"/>
              <w:bottom w:w="0" w:type="dxa"/>
              <w:right w:w="180" w:type="dxa"/>
            </w:tcMar>
            <w:hideMark/>
          </w:tcPr>
          <w:p w14:paraId="455A813E"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3C1CF5E6" w14:textId="77777777" w:rsidR="00CD69BC" w:rsidRPr="00CD69BC" w:rsidRDefault="00CD69BC" w:rsidP="00CD69BC">
            <w:r w:rsidRPr="00CD69BC">
              <w:t>0.00</w:t>
            </w:r>
          </w:p>
        </w:tc>
      </w:tr>
      <w:tr w:rsidR="00CD69BC" w:rsidRPr="00CD69BC" w14:paraId="22CBDF88" w14:textId="77777777">
        <w:trPr>
          <w:tblCellSpacing w:w="15" w:type="dxa"/>
        </w:trPr>
        <w:tc>
          <w:tcPr>
            <w:tcW w:w="0" w:type="auto"/>
            <w:noWrap/>
            <w:tcMar>
              <w:top w:w="180" w:type="dxa"/>
              <w:left w:w="180" w:type="dxa"/>
              <w:bottom w:w="0" w:type="dxa"/>
              <w:right w:w="180" w:type="dxa"/>
            </w:tcMar>
            <w:hideMark/>
          </w:tcPr>
          <w:p w14:paraId="61A1CAD5" w14:textId="77777777" w:rsidR="00CD69BC" w:rsidRPr="00CD69BC" w:rsidRDefault="00CD69BC" w:rsidP="00CD69BC">
            <w:r w:rsidRPr="00CD69BC">
              <w:t>GDP (ln)</w:t>
            </w:r>
          </w:p>
        </w:tc>
        <w:tc>
          <w:tcPr>
            <w:tcW w:w="0" w:type="auto"/>
            <w:noWrap/>
            <w:tcMar>
              <w:top w:w="180" w:type="dxa"/>
              <w:left w:w="180" w:type="dxa"/>
              <w:bottom w:w="0" w:type="dxa"/>
              <w:right w:w="180" w:type="dxa"/>
            </w:tcMar>
            <w:hideMark/>
          </w:tcPr>
          <w:p w14:paraId="16EF44AB" w14:textId="77777777" w:rsidR="00CD69BC" w:rsidRPr="00CD69BC" w:rsidRDefault="00CD69BC" w:rsidP="00CD69BC">
            <w:r w:rsidRPr="00CD69BC">
              <w:t>0.00</w:t>
            </w:r>
          </w:p>
        </w:tc>
        <w:tc>
          <w:tcPr>
            <w:tcW w:w="0" w:type="auto"/>
            <w:noWrap/>
            <w:tcMar>
              <w:top w:w="180" w:type="dxa"/>
              <w:left w:w="180" w:type="dxa"/>
              <w:bottom w:w="0" w:type="dxa"/>
              <w:right w:w="180" w:type="dxa"/>
            </w:tcMar>
            <w:hideMark/>
          </w:tcPr>
          <w:p w14:paraId="742A0E30" w14:textId="77777777" w:rsidR="00CD69BC" w:rsidRPr="00CD69BC" w:rsidRDefault="00CD69BC" w:rsidP="00CD69BC">
            <w:r w:rsidRPr="00CD69BC">
              <w:t>0.00</w:t>
            </w:r>
          </w:p>
        </w:tc>
        <w:tc>
          <w:tcPr>
            <w:tcW w:w="0" w:type="auto"/>
            <w:noWrap/>
            <w:tcMar>
              <w:top w:w="180" w:type="dxa"/>
              <w:left w:w="180" w:type="dxa"/>
              <w:bottom w:w="0" w:type="dxa"/>
              <w:right w:w="180" w:type="dxa"/>
            </w:tcMar>
            <w:hideMark/>
          </w:tcPr>
          <w:p w14:paraId="0C6F3EE0" w14:textId="77777777" w:rsidR="00CD69BC" w:rsidRPr="00CD69BC" w:rsidRDefault="00CD69BC" w:rsidP="00CD69BC">
            <w:r w:rsidRPr="00CD69BC">
              <w:t>0.25</w:t>
            </w:r>
          </w:p>
        </w:tc>
      </w:tr>
      <w:tr w:rsidR="00CD69BC" w:rsidRPr="00CD69BC" w14:paraId="08DD734E" w14:textId="77777777">
        <w:trPr>
          <w:tblCellSpacing w:w="15" w:type="dxa"/>
        </w:trPr>
        <w:tc>
          <w:tcPr>
            <w:tcW w:w="0" w:type="auto"/>
            <w:noWrap/>
            <w:tcMar>
              <w:top w:w="180" w:type="dxa"/>
              <w:left w:w="180" w:type="dxa"/>
              <w:bottom w:w="0" w:type="dxa"/>
              <w:right w:w="180" w:type="dxa"/>
            </w:tcMar>
            <w:hideMark/>
          </w:tcPr>
          <w:p w14:paraId="024B3B2D" w14:textId="77777777" w:rsidR="00CD69BC" w:rsidRPr="00CD69BC" w:rsidRDefault="00CD69BC" w:rsidP="00CD69BC">
            <w:r w:rsidRPr="00CD69BC">
              <w:t>Remoteness</w:t>
            </w:r>
          </w:p>
        </w:tc>
        <w:tc>
          <w:tcPr>
            <w:tcW w:w="0" w:type="auto"/>
            <w:noWrap/>
            <w:tcMar>
              <w:top w:w="180" w:type="dxa"/>
              <w:left w:w="180" w:type="dxa"/>
              <w:bottom w:w="0" w:type="dxa"/>
              <w:right w:w="180" w:type="dxa"/>
            </w:tcMar>
            <w:hideMark/>
          </w:tcPr>
          <w:p w14:paraId="1B29EDDD" w14:textId="77777777" w:rsidR="00CD69BC" w:rsidRPr="00CD69BC" w:rsidRDefault="00CD69BC" w:rsidP="00CD69BC">
            <w:r w:rsidRPr="00CD69BC">
              <w:t>−0.10</w:t>
            </w:r>
          </w:p>
        </w:tc>
        <w:tc>
          <w:tcPr>
            <w:tcW w:w="0" w:type="auto"/>
            <w:noWrap/>
            <w:tcMar>
              <w:top w:w="180" w:type="dxa"/>
              <w:left w:w="180" w:type="dxa"/>
              <w:bottom w:w="0" w:type="dxa"/>
              <w:right w:w="180" w:type="dxa"/>
            </w:tcMar>
            <w:hideMark/>
          </w:tcPr>
          <w:p w14:paraId="3296F9D3" w14:textId="77777777" w:rsidR="00CD69BC" w:rsidRPr="00CD69BC" w:rsidRDefault="00CD69BC" w:rsidP="00CD69BC">
            <w:r w:rsidRPr="00CD69BC">
              <w:t>0.02</w:t>
            </w:r>
          </w:p>
        </w:tc>
        <w:tc>
          <w:tcPr>
            <w:tcW w:w="0" w:type="auto"/>
            <w:noWrap/>
            <w:tcMar>
              <w:top w:w="180" w:type="dxa"/>
              <w:left w:w="180" w:type="dxa"/>
              <w:bottom w:w="0" w:type="dxa"/>
              <w:right w:w="180" w:type="dxa"/>
            </w:tcMar>
            <w:hideMark/>
          </w:tcPr>
          <w:p w14:paraId="64FAE985" w14:textId="77777777" w:rsidR="00CD69BC" w:rsidRPr="00CD69BC" w:rsidRDefault="00CD69BC" w:rsidP="00CD69BC">
            <w:r w:rsidRPr="00CD69BC">
              <w:t>0.00</w:t>
            </w:r>
          </w:p>
        </w:tc>
      </w:tr>
      <w:tr w:rsidR="00CD69BC" w:rsidRPr="00CD69BC" w14:paraId="3874D15D" w14:textId="77777777">
        <w:trPr>
          <w:tblCellSpacing w:w="15" w:type="dxa"/>
        </w:trPr>
        <w:tc>
          <w:tcPr>
            <w:tcW w:w="0" w:type="auto"/>
            <w:noWrap/>
            <w:tcMar>
              <w:top w:w="180" w:type="dxa"/>
              <w:left w:w="180" w:type="dxa"/>
              <w:bottom w:w="180" w:type="dxa"/>
              <w:right w:w="180" w:type="dxa"/>
            </w:tcMar>
            <w:hideMark/>
          </w:tcPr>
          <w:p w14:paraId="329D1E99" w14:textId="77777777" w:rsidR="00CD69BC" w:rsidRPr="00CD69BC" w:rsidRDefault="00CD69BC" w:rsidP="00CD69BC">
            <w:r w:rsidRPr="00CD69BC">
              <w:t>Population (ln)</w:t>
            </w:r>
          </w:p>
        </w:tc>
        <w:tc>
          <w:tcPr>
            <w:tcW w:w="0" w:type="auto"/>
            <w:noWrap/>
            <w:tcMar>
              <w:top w:w="180" w:type="dxa"/>
              <w:left w:w="180" w:type="dxa"/>
              <w:bottom w:w="180" w:type="dxa"/>
              <w:right w:w="180" w:type="dxa"/>
            </w:tcMar>
            <w:hideMark/>
          </w:tcPr>
          <w:p w14:paraId="50ABB450" w14:textId="77777777" w:rsidR="00CD69BC" w:rsidRPr="00CD69BC" w:rsidRDefault="00CD69BC" w:rsidP="00CD69BC">
            <w:r w:rsidRPr="00CD69BC">
              <w:t>−0.09</w:t>
            </w:r>
          </w:p>
        </w:tc>
        <w:tc>
          <w:tcPr>
            <w:tcW w:w="0" w:type="auto"/>
            <w:noWrap/>
            <w:tcMar>
              <w:top w:w="180" w:type="dxa"/>
              <w:left w:w="180" w:type="dxa"/>
              <w:bottom w:w="180" w:type="dxa"/>
              <w:right w:w="180" w:type="dxa"/>
            </w:tcMar>
            <w:hideMark/>
          </w:tcPr>
          <w:p w14:paraId="66314E02" w14:textId="77777777" w:rsidR="00CD69BC" w:rsidRPr="00CD69BC" w:rsidRDefault="00CD69BC" w:rsidP="00CD69BC">
            <w:r w:rsidRPr="00CD69BC">
              <w:t>0.03</w:t>
            </w:r>
          </w:p>
        </w:tc>
        <w:tc>
          <w:tcPr>
            <w:tcW w:w="0" w:type="auto"/>
            <w:noWrap/>
            <w:tcMar>
              <w:top w:w="180" w:type="dxa"/>
              <w:left w:w="180" w:type="dxa"/>
              <w:bottom w:w="180" w:type="dxa"/>
              <w:right w:w="180" w:type="dxa"/>
            </w:tcMar>
            <w:hideMark/>
          </w:tcPr>
          <w:p w14:paraId="0C8A809D" w14:textId="77777777" w:rsidR="00CD69BC" w:rsidRPr="00CD69BC" w:rsidRDefault="00CD69BC" w:rsidP="00CD69BC">
            <w:r w:rsidRPr="00CD69BC">
              <w:t>0.00</w:t>
            </w:r>
          </w:p>
        </w:tc>
      </w:tr>
    </w:tbl>
    <w:p w14:paraId="7490BDD0" w14:textId="77777777" w:rsidR="00CD69BC" w:rsidRPr="00CD69BC" w:rsidRDefault="00CD69BC" w:rsidP="00CD69BC">
      <w:r w:rsidRPr="00CD69BC">
        <w:t>Notes</w:t>
      </w:r>
    </w:p>
    <w:p w14:paraId="6FCEDD61" w14:textId="77777777" w:rsidR="00CD69BC" w:rsidRPr="00CD69BC" w:rsidRDefault="00CD69BC" w:rsidP="00CD69BC">
      <w:pPr>
        <w:numPr>
          <w:ilvl w:val="0"/>
          <w:numId w:val="8"/>
        </w:numPr>
      </w:pPr>
      <w:r w:rsidRPr="00CD69BC">
        <w:t xml:space="preserve">Estimates come from seemingly unrelated (OLS) regressions. Standard errors are not clustered. The unit of analysis is the individual project. The dependent </w:t>
      </w:r>
      <w:r w:rsidRPr="00CD69BC">
        <w:lastRenderedPageBreak/>
        <w:t>variable is the project effectiveness score treated as a continuous variable. Project traits are controlled for. Donor and completion year fixed effects are used. The top panel shows the combined impact of all the mediators on the Pacific effect. The lower panel shows the impact of individual mediators.</w:t>
      </w:r>
    </w:p>
    <w:p w14:paraId="6E0FC626" w14:textId="77777777" w:rsidR="00CD69BC" w:rsidRPr="00CD69BC" w:rsidRDefault="00CD69BC" w:rsidP="00CD69BC">
      <w:r w:rsidRPr="00CD69BC">
        <w:t>The first portion of Table </w:t>
      </w:r>
      <w:hyperlink r:id="rId99" w:anchor="dpr12573-tbl-0005" w:tooltip="Link to table" w:history="1">
        <w:r w:rsidRPr="00CD69BC">
          <w:rPr>
            <w:rStyle w:val="Hyperlink"/>
            <w:b/>
            <w:bCs/>
          </w:rPr>
          <w:t>5</w:t>
        </w:r>
      </w:hyperlink>
      <w:r w:rsidRPr="00CD69BC">
        <w:t> shows the original Pacific effect (the negative impact of the Pacific on aid project effectiveness). It also shows the reduction in effect associated with the combined mediator values, and it shows the remaining Pacific effect. As in the analysis shown in Table </w:t>
      </w:r>
      <w:hyperlink r:id="rId100" w:anchor="dpr12573-tbl-0004" w:tooltip="Link to table" w:history="1">
        <w:r w:rsidRPr="00CD69BC">
          <w:rPr>
            <w:rStyle w:val="Hyperlink"/>
            <w:b/>
            <w:bCs/>
          </w:rPr>
          <w:t>4</w:t>
        </w:r>
      </w:hyperlink>
      <w:r w:rsidRPr="00CD69BC">
        <w:t>, Table </w:t>
      </w:r>
      <w:hyperlink r:id="rId101" w:anchor="dpr12573-tbl-0005" w:tooltip="Link to table" w:history="1">
        <w:r w:rsidRPr="00CD69BC">
          <w:rPr>
            <w:rStyle w:val="Hyperlink"/>
            <w:b/>
            <w:bCs/>
          </w:rPr>
          <w:t>5</w:t>
        </w:r>
      </w:hyperlink>
      <w:r w:rsidRPr="00CD69BC">
        <w:t> shows that the mediators more than fully account for the Pacific effect. In other words, were it not for the traits we have studied, aid projects would possibly be slightly </w:t>
      </w:r>
      <w:r w:rsidRPr="00CD69BC">
        <w:rPr>
          <w:i/>
          <w:iCs/>
        </w:rPr>
        <w:t>more</w:t>
      </w:r>
      <w:r w:rsidRPr="00CD69BC">
        <w:t> effective in the Pacific than in the rest of the world.</w:t>
      </w:r>
    </w:p>
    <w:p w14:paraId="6E31A001" w14:textId="77777777" w:rsidR="00CD69BC" w:rsidRPr="00CD69BC" w:rsidRDefault="00CD69BC" w:rsidP="00CD69BC">
      <w:r w:rsidRPr="00CD69BC">
        <w:t>The second portion of Table </w:t>
      </w:r>
      <w:hyperlink r:id="rId102" w:anchor="dpr12573-tbl-0005" w:tooltip="Link to table" w:history="1">
        <w:r w:rsidRPr="00CD69BC">
          <w:rPr>
            <w:rStyle w:val="Hyperlink"/>
            <w:b/>
            <w:bCs/>
          </w:rPr>
          <w:t>5</w:t>
        </w:r>
      </w:hyperlink>
      <w:r w:rsidRPr="00CD69BC">
        <w:t> is devoted to the individual mediating effects of each of the mediators. (The effect sizes in the table can be interpreted as the extent to which they change the coefficient for the Pacific). As in Table </w:t>
      </w:r>
      <w:hyperlink r:id="rId103" w:anchor="dpr12573-tbl-0004" w:tooltip="Link to table" w:history="1">
        <w:r w:rsidRPr="00CD69BC">
          <w:rPr>
            <w:rStyle w:val="Hyperlink"/>
            <w:b/>
            <w:bCs/>
          </w:rPr>
          <w:t>4</w:t>
        </w:r>
      </w:hyperlink>
      <w:r w:rsidRPr="00CD69BC">
        <w:t>, governance’s effect is in the opposite direction. Were it not for better than average governance in the Pacific, aid projects would be less effective still in the region. Growth has a small, statistically significant, role in mediating the Pacific effect. The impact of GDP per capita is effectively zero. Freedom is a large part of the explanation as to why aid projects are less effective in the Pacific. Taken together, remoteness and population serve as larger constraints still: isolation and small population sizes appear to take a particularly heavy toll on project effectiveness in the Pacific.</w:t>
      </w:r>
    </w:p>
    <w:p w14:paraId="00D43E7A" w14:textId="77777777" w:rsidR="00CD69BC" w:rsidRPr="00CD69BC" w:rsidRDefault="00CD69BC" w:rsidP="00CD69BC">
      <w:r w:rsidRPr="00CD69BC">
        <w:t>There are three potential methodological shortcomings in the analysis in Table </w:t>
      </w:r>
      <w:hyperlink r:id="rId104" w:anchor="dpr12573-tbl-0005" w:tooltip="Link to table" w:history="1">
        <w:r w:rsidRPr="00CD69BC">
          <w:rPr>
            <w:rStyle w:val="Hyperlink"/>
            <w:b/>
            <w:bCs/>
          </w:rPr>
          <w:t>5</w:t>
        </w:r>
      </w:hyperlink>
      <w:r w:rsidRPr="00CD69BC">
        <w:t>. The first is that standard errors are not clustered. The second is that the regressions are OLS with project effectiveness treated as a continuous variable. Treating the dependent variable as continuous is in line with much of the existing literature. However, in Appendix </w:t>
      </w:r>
      <w:hyperlink r:id="rId105" w:anchor="dpr12573-app-0001" w:tooltip="Link to appendix" w:history="1">
        <w:r w:rsidRPr="00CD69BC">
          <w:rPr>
            <w:rStyle w:val="Hyperlink"/>
            <w:b/>
            <w:bCs/>
          </w:rPr>
          <w:t>1</w:t>
        </w:r>
      </w:hyperlink>
      <w:r w:rsidRPr="00CD69BC">
        <w:t>, results of KHB models that allow standard errors to be clustered and the dependent variable to be treated as ordinal are presented. Results are substantively very similar to those presented in Table </w:t>
      </w:r>
      <w:hyperlink r:id="rId106" w:anchor="dpr12573-tbl-0005" w:tooltip="Link to table" w:history="1">
        <w:r w:rsidRPr="00CD69BC">
          <w:rPr>
            <w:rStyle w:val="Hyperlink"/>
            <w:b/>
            <w:bCs/>
          </w:rPr>
          <w:t>5</w:t>
        </w:r>
      </w:hyperlink>
      <w:r w:rsidRPr="00CD69BC">
        <w:t>. Appendix </w:t>
      </w:r>
      <w:hyperlink r:id="rId107" w:anchor="dpr12573-app-0001" w:tooltip="Link to appendix" w:history="1">
        <w:r w:rsidRPr="00CD69BC">
          <w:rPr>
            <w:rStyle w:val="Hyperlink"/>
            <w:b/>
            <w:bCs/>
          </w:rPr>
          <w:t>1</w:t>
        </w:r>
      </w:hyperlink>
      <w:r w:rsidRPr="00CD69BC">
        <w:t> also contains further robustness tests in the form of more parsimonious regression models. Once again results are substantively the same.</w:t>
      </w:r>
    </w:p>
    <w:p w14:paraId="696D8863" w14:textId="77777777" w:rsidR="00CD69BC" w:rsidRPr="00CD69BC" w:rsidRDefault="00CD69BC" w:rsidP="00CD69BC">
      <w:r w:rsidRPr="00CD69BC">
        <w:t>The third potential shortcoming is to do with changes in measures such as governance, GDP, and economic growth over project lifetimes. As discussed above, these measures come from projects’ start years to reduce the risk of reverse causality. However, rates of economic growth change considerably over time (this is less true with other measures such as GDP and governance, although some change does occur).</w:t>
      </w:r>
      <w:hyperlink r:id="rId108" w:anchor="dpr12573-note-1006_note_11" w:tooltip="Link to note" w:history="1">
        <w:r w:rsidRPr="00CD69BC">
          <w:rPr>
            <w:rStyle w:val="Hyperlink"/>
            <w:b/>
            <w:bCs/>
          </w:rPr>
          <w:t>6</w:t>
        </w:r>
      </w:hyperlink>
      <w:r w:rsidRPr="00CD69BC">
        <w:t> For this reason, notwithstanding the risk of endogeneity, a sensible robustness test involves analysis with these variables taken from different periods. Accordingly, in online Appendix </w:t>
      </w:r>
      <w:hyperlink r:id="rId109" w:anchor="dpr12573-app-0001" w:tooltip="Link to appendix" w:history="1">
        <w:r w:rsidRPr="00CD69BC">
          <w:rPr>
            <w:rStyle w:val="Hyperlink"/>
            <w:b/>
            <w:bCs/>
          </w:rPr>
          <w:t>1</w:t>
        </w:r>
      </w:hyperlink>
      <w:r w:rsidRPr="00CD69BC">
        <w:t xml:space="preserve"> we include an alternate model in which completion year growth is used, as well as a model in which growth, GDP, and governance are averaged over projects’ lifetimes. Results in these models are broadly similar to those presented in the body of the text, although </w:t>
      </w:r>
      <w:r w:rsidRPr="00CD69BC">
        <w:lastRenderedPageBreak/>
        <w:t>growth’s potential role as a mediator increases somewhat. The fact that the central findings do not change much is reassuring, although—as we note further in discussion—our solution to the problem of variables such as growth is imperfect and leaves further scope for future work.</w:t>
      </w:r>
    </w:p>
    <w:p w14:paraId="2A163567" w14:textId="77777777" w:rsidR="00CD69BC" w:rsidRPr="00CD69BC" w:rsidRDefault="00CD69BC" w:rsidP="00CD69BC">
      <w:r w:rsidRPr="00CD69BC">
        <w:t>In the final section of this article, with a view to aid practice, we examine the extent to which available project traits are associated with better or worse aid project effectiveness in the Pacific compared to the rest of the developing world. The purpose of this work is not to explain the Pacific effect. Rather, it is to show donors which project choices may be potentially problematic in the region. The number of traits we could study is limited, owing to limited available information comparable across donors. However, we were able to test whether project size and duration have a different impact in the Pacific. We were also able to compare whether effectiveness differs in different sectors when the Pacific is compared with the rest of the developing world. Results are shown in Table </w:t>
      </w:r>
      <w:hyperlink r:id="rId110" w:anchor="dpr12573-tbl-0006" w:tooltip="Link to table" w:history="1">
        <w:r w:rsidRPr="00CD69BC">
          <w:rPr>
            <w:rStyle w:val="Hyperlink"/>
            <w:b/>
            <w:bCs/>
          </w:rPr>
          <w:t>6</w:t>
        </w:r>
      </w:hyperlink>
      <w:r w:rsidRPr="00CD69BC">
        <w:t>.</w:t>
      </w:r>
    </w:p>
    <w:p w14:paraId="310B83E4" w14:textId="77777777" w:rsidR="00CD69BC" w:rsidRPr="00CD69BC" w:rsidRDefault="00CD69BC" w:rsidP="00CD69BC">
      <w:r w:rsidRPr="00CD69BC">
        <w:rPr>
          <w:b/>
          <w:bCs/>
        </w:rPr>
        <w:t>TABLE 6. </w:t>
      </w:r>
      <w:r w:rsidRPr="00CD69BC">
        <w:t>Regression with interactions</w:t>
      </w:r>
    </w:p>
    <w:tbl>
      <w:tblPr>
        <w:tblW w:w="10365" w:type="dxa"/>
        <w:tblCellSpacing w:w="15" w:type="dxa"/>
        <w:tblBorders>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5336"/>
        <w:gridCol w:w="2034"/>
        <w:gridCol w:w="2995"/>
      </w:tblGrid>
      <w:tr w:rsidR="00CD69BC" w:rsidRPr="00CD69BC" w14:paraId="35393A38" w14:textId="77777777">
        <w:trPr>
          <w:tblHeader/>
          <w:tblCellSpacing w:w="15" w:type="dxa"/>
        </w:trPr>
        <w:tc>
          <w:tcPr>
            <w:tcW w:w="0" w:type="auto"/>
            <w:tcBorders>
              <w:top w:val="nil"/>
              <w:left w:val="nil"/>
              <w:bottom w:val="single" w:sz="6" w:space="0" w:color="BDBBB7"/>
              <w:right w:val="nil"/>
            </w:tcBorders>
            <w:shd w:val="clear" w:color="auto" w:fill="EEEEEE"/>
            <w:hideMark/>
          </w:tcPr>
          <w:p w14:paraId="21CF82A5" w14:textId="77777777" w:rsidR="00CD69BC" w:rsidRPr="00CD69BC" w:rsidRDefault="00CD69BC" w:rsidP="00CD69BC"/>
        </w:tc>
        <w:tc>
          <w:tcPr>
            <w:tcW w:w="0" w:type="auto"/>
            <w:tcBorders>
              <w:top w:val="nil"/>
              <w:left w:val="nil"/>
              <w:bottom w:val="single" w:sz="6" w:space="0" w:color="BDBBB7"/>
              <w:right w:val="nil"/>
            </w:tcBorders>
            <w:shd w:val="clear" w:color="auto" w:fill="EEEEEE"/>
            <w:hideMark/>
          </w:tcPr>
          <w:p w14:paraId="30D3ABFD" w14:textId="77777777" w:rsidR="00CD69BC" w:rsidRPr="00CD69BC" w:rsidRDefault="00CD69BC" w:rsidP="00CD69BC">
            <w:pPr>
              <w:rPr>
                <w:b/>
                <w:bCs/>
              </w:rPr>
            </w:pPr>
            <w:r w:rsidRPr="00CD69BC">
              <w:rPr>
                <w:b/>
                <w:bCs/>
              </w:rPr>
              <w:t>Basic</w:t>
            </w:r>
          </w:p>
        </w:tc>
        <w:tc>
          <w:tcPr>
            <w:tcW w:w="0" w:type="auto"/>
            <w:tcBorders>
              <w:top w:val="nil"/>
              <w:left w:val="nil"/>
              <w:bottom w:val="single" w:sz="6" w:space="0" w:color="BDBBB7"/>
              <w:right w:val="nil"/>
            </w:tcBorders>
            <w:shd w:val="clear" w:color="auto" w:fill="EEEEEE"/>
            <w:hideMark/>
          </w:tcPr>
          <w:p w14:paraId="4379DDA7" w14:textId="77777777" w:rsidR="00CD69BC" w:rsidRPr="00CD69BC" w:rsidRDefault="00CD69BC" w:rsidP="00CD69BC">
            <w:pPr>
              <w:rPr>
                <w:b/>
                <w:bCs/>
              </w:rPr>
            </w:pPr>
            <w:r w:rsidRPr="00CD69BC">
              <w:rPr>
                <w:b/>
                <w:bCs/>
              </w:rPr>
              <w:t>Country controls</w:t>
            </w:r>
          </w:p>
        </w:tc>
      </w:tr>
      <w:tr w:rsidR="00CD69BC" w:rsidRPr="00CD69BC" w14:paraId="7B0E1B1D" w14:textId="77777777">
        <w:trPr>
          <w:tblCellSpacing w:w="15" w:type="dxa"/>
        </w:trPr>
        <w:tc>
          <w:tcPr>
            <w:tcW w:w="0" w:type="auto"/>
            <w:vMerge w:val="restart"/>
            <w:noWrap/>
            <w:tcMar>
              <w:top w:w="180" w:type="dxa"/>
              <w:left w:w="180" w:type="dxa"/>
              <w:bottom w:w="0" w:type="dxa"/>
              <w:right w:w="180" w:type="dxa"/>
            </w:tcMar>
            <w:hideMark/>
          </w:tcPr>
          <w:p w14:paraId="6F7B350E" w14:textId="77777777" w:rsidR="00CD69BC" w:rsidRPr="00CD69BC" w:rsidRDefault="00CD69BC" w:rsidP="00CD69BC">
            <w:r w:rsidRPr="00CD69BC">
              <w:t>In Pacific</w:t>
            </w:r>
          </w:p>
        </w:tc>
        <w:tc>
          <w:tcPr>
            <w:tcW w:w="0" w:type="auto"/>
            <w:noWrap/>
            <w:tcMar>
              <w:top w:w="180" w:type="dxa"/>
              <w:left w:w="180" w:type="dxa"/>
              <w:bottom w:w="0" w:type="dxa"/>
              <w:right w:w="180" w:type="dxa"/>
            </w:tcMar>
            <w:hideMark/>
          </w:tcPr>
          <w:p w14:paraId="64AF5B8F" w14:textId="77777777" w:rsidR="00CD69BC" w:rsidRPr="00CD69BC" w:rsidRDefault="00CD69BC" w:rsidP="00CD69BC">
            <w:r w:rsidRPr="00CD69BC">
              <w:t>−0.15</w:t>
            </w:r>
          </w:p>
        </w:tc>
        <w:tc>
          <w:tcPr>
            <w:tcW w:w="0" w:type="auto"/>
            <w:noWrap/>
            <w:tcMar>
              <w:top w:w="180" w:type="dxa"/>
              <w:left w:w="180" w:type="dxa"/>
              <w:bottom w:w="0" w:type="dxa"/>
              <w:right w:w="180" w:type="dxa"/>
            </w:tcMar>
            <w:hideMark/>
          </w:tcPr>
          <w:p w14:paraId="3658785B" w14:textId="77777777" w:rsidR="00CD69BC" w:rsidRPr="00CD69BC" w:rsidRDefault="00CD69BC" w:rsidP="00CD69BC">
            <w:r w:rsidRPr="00CD69BC">
              <w:t>−0.24</w:t>
            </w:r>
          </w:p>
        </w:tc>
      </w:tr>
      <w:tr w:rsidR="00CD69BC" w:rsidRPr="00CD69BC" w14:paraId="756825FC" w14:textId="77777777">
        <w:trPr>
          <w:tblCellSpacing w:w="15" w:type="dxa"/>
        </w:trPr>
        <w:tc>
          <w:tcPr>
            <w:tcW w:w="0" w:type="auto"/>
            <w:vMerge/>
            <w:vAlign w:val="center"/>
            <w:hideMark/>
          </w:tcPr>
          <w:p w14:paraId="6733227E" w14:textId="77777777" w:rsidR="00CD69BC" w:rsidRPr="00CD69BC" w:rsidRDefault="00CD69BC" w:rsidP="00CD69BC"/>
        </w:tc>
        <w:tc>
          <w:tcPr>
            <w:tcW w:w="0" w:type="auto"/>
            <w:noWrap/>
            <w:tcMar>
              <w:top w:w="180" w:type="dxa"/>
              <w:left w:w="180" w:type="dxa"/>
              <w:bottom w:w="0" w:type="dxa"/>
              <w:right w:w="180" w:type="dxa"/>
            </w:tcMar>
            <w:hideMark/>
          </w:tcPr>
          <w:p w14:paraId="2FBF1876" w14:textId="77777777" w:rsidR="00CD69BC" w:rsidRPr="00CD69BC" w:rsidRDefault="00CD69BC" w:rsidP="00CD69BC">
            <w:r w:rsidRPr="00CD69BC">
              <w:t>(0.73)</w:t>
            </w:r>
          </w:p>
        </w:tc>
        <w:tc>
          <w:tcPr>
            <w:tcW w:w="0" w:type="auto"/>
            <w:noWrap/>
            <w:tcMar>
              <w:top w:w="180" w:type="dxa"/>
              <w:left w:w="180" w:type="dxa"/>
              <w:bottom w:w="0" w:type="dxa"/>
              <w:right w:w="180" w:type="dxa"/>
            </w:tcMar>
            <w:hideMark/>
          </w:tcPr>
          <w:p w14:paraId="511A34CB" w14:textId="77777777" w:rsidR="00CD69BC" w:rsidRPr="00CD69BC" w:rsidRDefault="00CD69BC" w:rsidP="00CD69BC">
            <w:r w:rsidRPr="00CD69BC">
              <w:t>(0.74)</w:t>
            </w:r>
          </w:p>
        </w:tc>
      </w:tr>
      <w:tr w:rsidR="00CD69BC" w:rsidRPr="00CD69BC" w14:paraId="3307170C" w14:textId="77777777">
        <w:trPr>
          <w:tblCellSpacing w:w="15" w:type="dxa"/>
        </w:trPr>
        <w:tc>
          <w:tcPr>
            <w:tcW w:w="0" w:type="auto"/>
            <w:gridSpan w:val="3"/>
            <w:noWrap/>
            <w:tcMar>
              <w:top w:w="180" w:type="dxa"/>
              <w:left w:w="180" w:type="dxa"/>
              <w:bottom w:w="0" w:type="dxa"/>
              <w:right w:w="180" w:type="dxa"/>
            </w:tcMar>
            <w:hideMark/>
          </w:tcPr>
          <w:p w14:paraId="3786375F" w14:textId="77777777" w:rsidR="00CD69BC" w:rsidRPr="00CD69BC" w:rsidRDefault="00CD69BC" w:rsidP="00CD69BC">
            <w:r w:rsidRPr="00CD69BC">
              <w:t>Sector (economic omitted)</w:t>
            </w:r>
          </w:p>
        </w:tc>
      </w:tr>
      <w:tr w:rsidR="00CD69BC" w:rsidRPr="00CD69BC" w14:paraId="61149F37" w14:textId="77777777">
        <w:trPr>
          <w:tblCellSpacing w:w="15" w:type="dxa"/>
        </w:trPr>
        <w:tc>
          <w:tcPr>
            <w:tcW w:w="0" w:type="auto"/>
            <w:vMerge w:val="restart"/>
            <w:noWrap/>
            <w:tcMar>
              <w:top w:w="180" w:type="dxa"/>
              <w:left w:w="180" w:type="dxa"/>
              <w:bottom w:w="0" w:type="dxa"/>
              <w:right w:w="180" w:type="dxa"/>
            </w:tcMar>
            <w:hideMark/>
          </w:tcPr>
          <w:p w14:paraId="320BF18A" w14:textId="77777777" w:rsidR="00CD69BC" w:rsidRPr="00CD69BC" w:rsidRDefault="00CD69BC" w:rsidP="00CD69BC">
            <w:r w:rsidRPr="00CD69BC">
              <w:t>Education</w:t>
            </w:r>
          </w:p>
        </w:tc>
        <w:tc>
          <w:tcPr>
            <w:tcW w:w="0" w:type="auto"/>
            <w:noWrap/>
            <w:tcMar>
              <w:top w:w="180" w:type="dxa"/>
              <w:left w:w="180" w:type="dxa"/>
              <w:bottom w:w="0" w:type="dxa"/>
              <w:right w:w="180" w:type="dxa"/>
            </w:tcMar>
            <w:hideMark/>
          </w:tcPr>
          <w:p w14:paraId="0F3E0E3B" w14:textId="77777777" w:rsidR="00CD69BC" w:rsidRPr="00CD69BC" w:rsidRDefault="00CD69BC" w:rsidP="00CD69BC">
            <w:r w:rsidRPr="00CD69BC">
              <w:t>0.05</w:t>
            </w:r>
          </w:p>
        </w:tc>
        <w:tc>
          <w:tcPr>
            <w:tcW w:w="0" w:type="auto"/>
            <w:noWrap/>
            <w:tcMar>
              <w:top w:w="180" w:type="dxa"/>
              <w:left w:w="180" w:type="dxa"/>
              <w:bottom w:w="0" w:type="dxa"/>
              <w:right w:w="180" w:type="dxa"/>
            </w:tcMar>
            <w:hideMark/>
          </w:tcPr>
          <w:p w14:paraId="5AB4B1C4" w14:textId="77777777" w:rsidR="00CD69BC" w:rsidRPr="00CD69BC" w:rsidRDefault="00CD69BC" w:rsidP="00CD69BC">
            <w:r w:rsidRPr="00CD69BC">
              <w:t>0.07*</w:t>
            </w:r>
          </w:p>
        </w:tc>
      </w:tr>
      <w:tr w:rsidR="00CD69BC" w:rsidRPr="00CD69BC" w14:paraId="2601B689" w14:textId="77777777">
        <w:trPr>
          <w:tblCellSpacing w:w="15" w:type="dxa"/>
        </w:trPr>
        <w:tc>
          <w:tcPr>
            <w:tcW w:w="0" w:type="auto"/>
            <w:vMerge/>
            <w:vAlign w:val="center"/>
            <w:hideMark/>
          </w:tcPr>
          <w:p w14:paraId="6F2CFA36" w14:textId="77777777" w:rsidR="00CD69BC" w:rsidRPr="00CD69BC" w:rsidRDefault="00CD69BC" w:rsidP="00CD69BC"/>
        </w:tc>
        <w:tc>
          <w:tcPr>
            <w:tcW w:w="0" w:type="auto"/>
            <w:noWrap/>
            <w:tcMar>
              <w:top w:w="180" w:type="dxa"/>
              <w:left w:w="180" w:type="dxa"/>
              <w:bottom w:w="0" w:type="dxa"/>
              <w:right w:w="180" w:type="dxa"/>
            </w:tcMar>
            <w:hideMark/>
          </w:tcPr>
          <w:p w14:paraId="2B87E5C6"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1786B606" w14:textId="77777777" w:rsidR="00CD69BC" w:rsidRPr="00CD69BC" w:rsidRDefault="00CD69BC" w:rsidP="00CD69BC">
            <w:r w:rsidRPr="00CD69BC">
              <w:t>(0.04)</w:t>
            </w:r>
          </w:p>
        </w:tc>
      </w:tr>
      <w:tr w:rsidR="00CD69BC" w:rsidRPr="00CD69BC" w14:paraId="7E333851" w14:textId="77777777">
        <w:trPr>
          <w:tblCellSpacing w:w="15" w:type="dxa"/>
        </w:trPr>
        <w:tc>
          <w:tcPr>
            <w:tcW w:w="0" w:type="auto"/>
            <w:vMerge w:val="restart"/>
            <w:noWrap/>
            <w:tcMar>
              <w:top w:w="180" w:type="dxa"/>
              <w:left w:w="180" w:type="dxa"/>
              <w:bottom w:w="0" w:type="dxa"/>
              <w:right w:w="180" w:type="dxa"/>
            </w:tcMar>
            <w:hideMark/>
          </w:tcPr>
          <w:p w14:paraId="2AC45BA5" w14:textId="77777777" w:rsidR="00CD69BC" w:rsidRPr="00CD69BC" w:rsidRDefault="00CD69BC" w:rsidP="00CD69BC">
            <w:r w:rsidRPr="00CD69BC">
              <w:t>Environment/water</w:t>
            </w:r>
          </w:p>
        </w:tc>
        <w:tc>
          <w:tcPr>
            <w:tcW w:w="0" w:type="auto"/>
            <w:noWrap/>
            <w:tcMar>
              <w:top w:w="180" w:type="dxa"/>
              <w:left w:w="180" w:type="dxa"/>
              <w:bottom w:w="0" w:type="dxa"/>
              <w:right w:w="180" w:type="dxa"/>
            </w:tcMar>
            <w:hideMark/>
          </w:tcPr>
          <w:p w14:paraId="49FC936B" w14:textId="77777777" w:rsidR="00CD69BC" w:rsidRPr="00CD69BC" w:rsidRDefault="00CD69BC" w:rsidP="00CD69BC">
            <w:r w:rsidRPr="00CD69BC">
              <w:t>−0.06</w:t>
            </w:r>
          </w:p>
        </w:tc>
        <w:tc>
          <w:tcPr>
            <w:tcW w:w="0" w:type="auto"/>
            <w:noWrap/>
            <w:tcMar>
              <w:top w:w="180" w:type="dxa"/>
              <w:left w:w="180" w:type="dxa"/>
              <w:bottom w:w="0" w:type="dxa"/>
              <w:right w:w="180" w:type="dxa"/>
            </w:tcMar>
            <w:hideMark/>
          </w:tcPr>
          <w:p w14:paraId="79B05ED6" w14:textId="77777777" w:rsidR="00CD69BC" w:rsidRPr="00CD69BC" w:rsidRDefault="00CD69BC" w:rsidP="00CD69BC">
            <w:r w:rsidRPr="00CD69BC">
              <w:t>−0.09**</w:t>
            </w:r>
          </w:p>
        </w:tc>
      </w:tr>
      <w:tr w:rsidR="00CD69BC" w:rsidRPr="00CD69BC" w14:paraId="7A51F800" w14:textId="77777777">
        <w:trPr>
          <w:tblCellSpacing w:w="15" w:type="dxa"/>
        </w:trPr>
        <w:tc>
          <w:tcPr>
            <w:tcW w:w="0" w:type="auto"/>
            <w:vMerge/>
            <w:vAlign w:val="center"/>
            <w:hideMark/>
          </w:tcPr>
          <w:p w14:paraId="0E046FF1" w14:textId="77777777" w:rsidR="00CD69BC" w:rsidRPr="00CD69BC" w:rsidRDefault="00CD69BC" w:rsidP="00CD69BC"/>
        </w:tc>
        <w:tc>
          <w:tcPr>
            <w:tcW w:w="0" w:type="auto"/>
            <w:noWrap/>
            <w:tcMar>
              <w:top w:w="180" w:type="dxa"/>
              <w:left w:w="180" w:type="dxa"/>
              <w:bottom w:w="0" w:type="dxa"/>
              <w:right w:w="180" w:type="dxa"/>
            </w:tcMar>
            <w:hideMark/>
          </w:tcPr>
          <w:p w14:paraId="5B473569"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55D8D436" w14:textId="77777777" w:rsidR="00CD69BC" w:rsidRPr="00CD69BC" w:rsidRDefault="00CD69BC" w:rsidP="00CD69BC">
            <w:r w:rsidRPr="00CD69BC">
              <w:t>(0.04)</w:t>
            </w:r>
          </w:p>
        </w:tc>
      </w:tr>
      <w:tr w:rsidR="00CD69BC" w:rsidRPr="00CD69BC" w14:paraId="397C60EA" w14:textId="77777777">
        <w:trPr>
          <w:tblCellSpacing w:w="15" w:type="dxa"/>
        </w:trPr>
        <w:tc>
          <w:tcPr>
            <w:tcW w:w="0" w:type="auto"/>
            <w:vMerge w:val="restart"/>
            <w:noWrap/>
            <w:tcMar>
              <w:top w:w="180" w:type="dxa"/>
              <w:left w:w="180" w:type="dxa"/>
              <w:bottom w:w="0" w:type="dxa"/>
              <w:right w:w="180" w:type="dxa"/>
            </w:tcMar>
            <w:hideMark/>
          </w:tcPr>
          <w:p w14:paraId="35A416C8" w14:textId="77777777" w:rsidR="00CD69BC" w:rsidRPr="00CD69BC" w:rsidRDefault="00CD69BC" w:rsidP="00CD69BC">
            <w:r w:rsidRPr="00CD69BC">
              <w:t>Governance</w:t>
            </w:r>
          </w:p>
        </w:tc>
        <w:tc>
          <w:tcPr>
            <w:tcW w:w="0" w:type="auto"/>
            <w:noWrap/>
            <w:tcMar>
              <w:top w:w="180" w:type="dxa"/>
              <w:left w:w="180" w:type="dxa"/>
              <w:bottom w:w="0" w:type="dxa"/>
              <w:right w:w="180" w:type="dxa"/>
            </w:tcMar>
            <w:hideMark/>
          </w:tcPr>
          <w:p w14:paraId="730AB704" w14:textId="77777777" w:rsidR="00CD69BC" w:rsidRPr="00CD69BC" w:rsidRDefault="00CD69BC" w:rsidP="00CD69BC">
            <w:r w:rsidRPr="00CD69BC">
              <w:t>−0.19***</w:t>
            </w:r>
          </w:p>
        </w:tc>
        <w:tc>
          <w:tcPr>
            <w:tcW w:w="0" w:type="auto"/>
            <w:noWrap/>
            <w:tcMar>
              <w:top w:w="180" w:type="dxa"/>
              <w:left w:w="180" w:type="dxa"/>
              <w:bottom w:w="0" w:type="dxa"/>
              <w:right w:w="180" w:type="dxa"/>
            </w:tcMar>
            <w:hideMark/>
          </w:tcPr>
          <w:p w14:paraId="7D1C15C7" w14:textId="77777777" w:rsidR="00CD69BC" w:rsidRPr="00CD69BC" w:rsidRDefault="00CD69BC" w:rsidP="00CD69BC">
            <w:r w:rsidRPr="00CD69BC">
              <w:t>−0.15***</w:t>
            </w:r>
          </w:p>
        </w:tc>
      </w:tr>
      <w:tr w:rsidR="00CD69BC" w:rsidRPr="00CD69BC" w14:paraId="50481ED0" w14:textId="77777777">
        <w:trPr>
          <w:tblCellSpacing w:w="15" w:type="dxa"/>
        </w:trPr>
        <w:tc>
          <w:tcPr>
            <w:tcW w:w="0" w:type="auto"/>
            <w:vMerge/>
            <w:vAlign w:val="center"/>
            <w:hideMark/>
          </w:tcPr>
          <w:p w14:paraId="739EC0F4" w14:textId="77777777" w:rsidR="00CD69BC" w:rsidRPr="00CD69BC" w:rsidRDefault="00CD69BC" w:rsidP="00CD69BC"/>
        </w:tc>
        <w:tc>
          <w:tcPr>
            <w:tcW w:w="0" w:type="auto"/>
            <w:noWrap/>
            <w:tcMar>
              <w:top w:w="180" w:type="dxa"/>
              <w:left w:w="180" w:type="dxa"/>
              <w:bottom w:w="0" w:type="dxa"/>
              <w:right w:w="180" w:type="dxa"/>
            </w:tcMar>
            <w:hideMark/>
          </w:tcPr>
          <w:p w14:paraId="2C5D4994"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11DC6CD7" w14:textId="77777777" w:rsidR="00CD69BC" w:rsidRPr="00CD69BC" w:rsidRDefault="00CD69BC" w:rsidP="00CD69BC">
            <w:r w:rsidRPr="00CD69BC">
              <w:t>(0.04)</w:t>
            </w:r>
          </w:p>
        </w:tc>
      </w:tr>
      <w:tr w:rsidR="00CD69BC" w:rsidRPr="00CD69BC" w14:paraId="60C7242B" w14:textId="77777777">
        <w:trPr>
          <w:tblCellSpacing w:w="15" w:type="dxa"/>
        </w:trPr>
        <w:tc>
          <w:tcPr>
            <w:tcW w:w="0" w:type="auto"/>
            <w:vMerge w:val="restart"/>
            <w:noWrap/>
            <w:tcMar>
              <w:top w:w="180" w:type="dxa"/>
              <w:left w:w="180" w:type="dxa"/>
              <w:bottom w:w="0" w:type="dxa"/>
              <w:right w:w="180" w:type="dxa"/>
            </w:tcMar>
            <w:hideMark/>
          </w:tcPr>
          <w:p w14:paraId="79D2FFEE" w14:textId="77777777" w:rsidR="00CD69BC" w:rsidRPr="00CD69BC" w:rsidRDefault="00CD69BC" w:rsidP="00CD69BC">
            <w:r w:rsidRPr="00CD69BC">
              <w:t>Health/population</w:t>
            </w:r>
          </w:p>
        </w:tc>
        <w:tc>
          <w:tcPr>
            <w:tcW w:w="0" w:type="auto"/>
            <w:noWrap/>
            <w:tcMar>
              <w:top w:w="180" w:type="dxa"/>
              <w:left w:w="180" w:type="dxa"/>
              <w:bottom w:w="0" w:type="dxa"/>
              <w:right w:w="180" w:type="dxa"/>
            </w:tcMar>
            <w:hideMark/>
          </w:tcPr>
          <w:p w14:paraId="2EB13CA8"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6070C1C9" w14:textId="77777777" w:rsidR="00CD69BC" w:rsidRPr="00CD69BC" w:rsidRDefault="00CD69BC" w:rsidP="00CD69BC">
            <w:r w:rsidRPr="00CD69BC">
              <w:t>0.02</w:t>
            </w:r>
          </w:p>
        </w:tc>
      </w:tr>
      <w:tr w:rsidR="00CD69BC" w:rsidRPr="00CD69BC" w14:paraId="78295AC8" w14:textId="77777777">
        <w:trPr>
          <w:tblCellSpacing w:w="15" w:type="dxa"/>
        </w:trPr>
        <w:tc>
          <w:tcPr>
            <w:tcW w:w="0" w:type="auto"/>
            <w:vMerge/>
            <w:vAlign w:val="center"/>
            <w:hideMark/>
          </w:tcPr>
          <w:p w14:paraId="52C371E4" w14:textId="77777777" w:rsidR="00CD69BC" w:rsidRPr="00CD69BC" w:rsidRDefault="00CD69BC" w:rsidP="00CD69BC"/>
        </w:tc>
        <w:tc>
          <w:tcPr>
            <w:tcW w:w="0" w:type="auto"/>
            <w:noWrap/>
            <w:tcMar>
              <w:top w:w="180" w:type="dxa"/>
              <w:left w:w="180" w:type="dxa"/>
              <w:bottom w:w="0" w:type="dxa"/>
              <w:right w:w="180" w:type="dxa"/>
            </w:tcMar>
            <w:hideMark/>
          </w:tcPr>
          <w:p w14:paraId="2EF523BA"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0D685FA1" w14:textId="77777777" w:rsidR="00CD69BC" w:rsidRPr="00CD69BC" w:rsidRDefault="00CD69BC" w:rsidP="00CD69BC">
            <w:r w:rsidRPr="00CD69BC">
              <w:t>(0.04)</w:t>
            </w:r>
          </w:p>
        </w:tc>
      </w:tr>
      <w:tr w:rsidR="00CD69BC" w:rsidRPr="00CD69BC" w14:paraId="1EC30110" w14:textId="77777777">
        <w:trPr>
          <w:tblCellSpacing w:w="15" w:type="dxa"/>
        </w:trPr>
        <w:tc>
          <w:tcPr>
            <w:tcW w:w="0" w:type="auto"/>
            <w:vMerge w:val="restart"/>
            <w:noWrap/>
            <w:tcMar>
              <w:top w:w="180" w:type="dxa"/>
              <w:left w:w="180" w:type="dxa"/>
              <w:bottom w:w="0" w:type="dxa"/>
              <w:right w:w="180" w:type="dxa"/>
            </w:tcMar>
            <w:hideMark/>
          </w:tcPr>
          <w:p w14:paraId="658CACCE" w14:textId="77777777" w:rsidR="00CD69BC" w:rsidRPr="00CD69BC" w:rsidRDefault="00CD69BC" w:rsidP="00CD69BC">
            <w:r w:rsidRPr="00CD69BC">
              <w:t>Humanitarian</w:t>
            </w:r>
          </w:p>
        </w:tc>
        <w:tc>
          <w:tcPr>
            <w:tcW w:w="0" w:type="auto"/>
            <w:noWrap/>
            <w:tcMar>
              <w:top w:w="180" w:type="dxa"/>
              <w:left w:w="180" w:type="dxa"/>
              <w:bottom w:w="0" w:type="dxa"/>
              <w:right w:w="180" w:type="dxa"/>
            </w:tcMar>
            <w:hideMark/>
          </w:tcPr>
          <w:p w14:paraId="60CE484E" w14:textId="77777777" w:rsidR="00CD69BC" w:rsidRPr="00CD69BC" w:rsidRDefault="00CD69BC" w:rsidP="00CD69BC">
            <w:r w:rsidRPr="00CD69BC">
              <w:t>0.30***</w:t>
            </w:r>
          </w:p>
        </w:tc>
        <w:tc>
          <w:tcPr>
            <w:tcW w:w="0" w:type="auto"/>
            <w:noWrap/>
            <w:tcMar>
              <w:top w:w="180" w:type="dxa"/>
              <w:left w:w="180" w:type="dxa"/>
              <w:bottom w:w="0" w:type="dxa"/>
              <w:right w:w="180" w:type="dxa"/>
            </w:tcMar>
            <w:hideMark/>
          </w:tcPr>
          <w:p w14:paraId="64B8C0A2" w14:textId="77777777" w:rsidR="00CD69BC" w:rsidRPr="00CD69BC" w:rsidRDefault="00CD69BC" w:rsidP="00CD69BC">
            <w:r w:rsidRPr="00CD69BC">
              <w:t>0.36***</w:t>
            </w:r>
          </w:p>
        </w:tc>
      </w:tr>
      <w:tr w:rsidR="00CD69BC" w:rsidRPr="00CD69BC" w14:paraId="5BE0659B" w14:textId="77777777">
        <w:trPr>
          <w:tblCellSpacing w:w="15" w:type="dxa"/>
        </w:trPr>
        <w:tc>
          <w:tcPr>
            <w:tcW w:w="0" w:type="auto"/>
            <w:vMerge/>
            <w:vAlign w:val="center"/>
            <w:hideMark/>
          </w:tcPr>
          <w:p w14:paraId="3A0C801B" w14:textId="77777777" w:rsidR="00CD69BC" w:rsidRPr="00CD69BC" w:rsidRDefault="00CD69BC" w:rsidP="00CD69BC"/>
        </w:tc>
        <w:tc>
          <w:tcPr>
            <w:tcW w:w="0" w:type="auto"/>
            <w:noWrap/>
            <w:tcMar>
              <w:top w:w="180" w:type="dxa"/>
              <w:left w:w="180" w:type="dxa"/>
              <w:bottom w:w="0" w:type="dxa"/>
              <w:right w:w="180" w:type="dxa"/>
            </w:tcMar>
            <w:hideMark/>
          </w:tcPr>
          <w:p w14:paraId="0C9B559E" w14:textId="77777777" w:rsidR="00CD69BC" w:rsidRPr="00CD69BC" w:rsidRDefault="00CD69BC" w:rsidP="00CD69BC">
            <w:r w:rsidRPr="00CD69BC">
              <w:t>(0.06)</w:t>
            </w:r>
          </w:p>
        </w:tc>
        <w:tc>
          <w:tcPr>
            <w:tcW w:w="0" w:type="auto"/>
            <w:noWrap/>
            <w:tcMar>
              <w:top w:w="180" w:type="dxa"/>
              <w:left w:w="180" w:type="dxa"/>
              <w:bottom w:w="0" w:type="dxa"/>
              <w:right w:w="180" w:type="dxa"/>
            </w:tcMar>
            <w:hideMark/>
          </w:tcPr>
          <w:p w14:paraId="3E303EA7" w14:textId="77777777" w:rsidR="00CD69BC" w:rsidRPr="00CD69BC" w:rsidRDefault="00CD69BC" w:rsidP="00CD69BC">
            <w:r w:rsidRPr="00CD69BC">
              <w:t>(0.06)</w:t>
            </w:r>
          </w:p>
        </w:tc>
      </w:tr>
      <w:tr w:rsidR="00CD69BC" w:rsidRPr="00CD69BC" w14:paraId="5D7C3467" w14:textId="77777777">
        <w:trPr>
          <w:tblCellSpacing w:w="15" w:type="dxa"/>
        </w:trPr>
        <w:tc>
          <w:tcPr>
            <w:tcW w:w="0" w:type="auto"/>
            <w:vMerge w:val="restart"/>
            <w:noWrap/>
            <w:tcMar>
              <w:top w:w="180" w:type="dxa"/>
              <w:left w:w="180" w:type="dxa"/>
              <w:bottom w:w="0" w:type="dxa"/>
              <w:right w:w="180" w:type="dxa"/>
            </w:tcMar>
            <w:hideMark/>
          </w:tcPr>
          <w:p w14:paraId="4AA6DC73" w14:textId="77777777" w:rsidR="00CD69BC" w:rsidRPr="00CD69BC" w:rsidRDefault="00CD69BC" w:rsidP="00CD69BC">
            <w:r w:rsidRPr="00CD69BC">
              <w:t>Other</w:t>
            </w:r>
          </w:p>
        </w:tc>
        <w:tc>
          <w:tcPr>
            <w:tcW w:w="0" w:type="auto"/>
            <w:noWrap/>
            <w:tcMar>
              <w:top w:w="180" w:type="dxa"/>
              <w:left w:w="180" w:type="dxa"/>
              <w:bottom w:w="0" w:type="dxa"/>
              <w:right w:w="180" w:type="dxa"/>
            </w:tcMar>
            <w:hideMark/>
          </w:tcPr>
          <w:p w14:paraId="7E640C41"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5F3709B4" w14:textId="77777777" w:rsidR="00CD69BC" w:rsidRPr="00CD69BC" w:rsidRDefault="00CD69BC" w:rsidP="00CD69BC">
            <w:r w:rsidRPr="00CD69BC">
              <w:t>0.06</w:t>
            </w:r>
          </w:p>
        </w:tc>
      </w:tr>
      <w:tr w:rsidR="00CD69BC" w:rsidRPr="00CD69BC" w14:paraId="4980321C" w14:textId="77777777">
        <w:trPr>
          <w:tblCellSpacing w:w="15" w:type="dxa"/>
        </w:trPr>
        <w:tc>
          <w:tcPr>
            <w:tcW w:w="0" w:type="auto"/>
            <w:vMerge/>
            <w:vAlign w:val="center"/>
            <w:hideMark/>
          </w:tcPr>
          <w:p w14:paraId="00F3307C" w14:textId="77777777" w:rsidR="00CD69BC" w:rsidRPr="00CD69BC" w:rsidRDefault="00CD69BC" w:rsidP="00CD69BC"/>
        </w:tc>
        <w:tc>
          <w:tcPr>
            <w:tcW w:w="0" w:type="auto"/>
            <w:noWrap/>
            <w:tcMar>
              <w:top w:w="180" w:type="dxa"/>
              <w:left w:w="180" w:type="dxa"/>
              <w:bottom w:w="0" w:type="dxa"/>
              <w:right w:w="180" w:type="dxa"/>
            </w:tcMar>
            <w:hideMark/>
          </w:tcPr>
          <w:p w14:paraId="0C97A917"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313E98FF" w14:textId="77777777" w:rsidR="00CD69BC" w:rsidRPr="00CD69BC" w:rsidRDefault="00CD69BC" w:rsidP="00CD69BC">
            <w:r w:rsidRPr="00CD69BC">
              <w:t>(0.04)</w:t>
            </w:r>
          </w:p>
        </w:tc>
      </w:tr>
      <w:tr w:rsidR="00CD69BC" w:rsidRPr="00CD69BC" w14:paraId="09CA3BB6" w14:textId="77777777">
        <w:trPr>
          <w:tblCellSpacing w:w="15" w:type="dxa"/>
        </w:trPr>
        <w:tc>
          <w:tcPr>
            <w:tcW w:w="0" w:type="auto"/>
            <w:vMerge w:val="restart"/>
            <w:noWrap/>
            <w:tcMar>
              <w:top w:w="180" w:type="dxa"/>
              <w:left w:w="180" w:type="dxa"/>
              <w:bottom w:w="0" w:type="dxa"/>
              <w:right w:w="180" w:type="dxa"/>
            </w:tcMar>
            <w:hideMark/>
          </w:tcPr>
          <w:p w14:paraId="560F3898" w14:textId="77777777" w:rsidR="00CD69BC" w:rsidRPr="00CD69BC" w:rsidRDefault="00CD69BC" w:rsidP="00CD69BC">
            <w:r w:rsidRPr="00CD69BC">
              <w:t>Duration of project (days)</w:t>
            </w:r>
          </w:p>
        </w:tc>
        <w:tc>
          <w:tcPr>
            <w:tcW w:w="0" w:type="auto"/>
            <w:noWrap/>
            <w:tcMar>
              <w:top w:w="180" w:type="dxa"/>
              <w:left w:w="180" w:type="dxa"/>
              <w:bottom w:w="0" w:type="dxa"/>
              <w:right w:w="180" w:type="dxa"/>
            </w:tcMar>
            <w:hideMark/>
          </w:tcPr>
          <w:p w14:paraId="20FB0E44" w14:textId="77777777" w:rsidR="00CD69BC" w:rsidRPr="00CD69BC" w:rsidRDefault="00CD69BC" w:rsidP="00CD69BC">
            <w:r w:rsidRPr="00CD69BC">
              <w:t>−0.00**</w:t>
            </w:r>
          </w:p>
        </w:tc>
        <w:tc>
          <w:tcPr>
            <w:tcW w:w="0" w:type="auto"/>
            <w:noWrap/>
            <w:tcMar>
              <w:top w:w="180" w:type="dxa"/>
              <w:left w:w="180" w:type="dxa"/>
              <w:bottom w:w="0" w:type="dxa"/>
              <w:right w:w="180" w:type="dxa"/>
            </w:tcMar>
            <w:hideMark/>
          </w:tcPr>
          <w:p w14:paraId="5A5F0185" w14:textId="77777777" w:rsidR="00CD69BC" w:rsidRPr="00CD69BC" w:rsidRDefault="00CD69BC" w:rsidP="00CD69BC">
            <w:r w:rsidRPr="00CD69BC">
              <w:t>−0.00***</w:t>
            </w:r>
          </w:p>
        </w:tc>
      </w:tr>
      <w:tr w:rsidR="00CD69BC" w:rsidRPr="00CD69BC" w14:paraId="376CF67F" w14:textId="77777777">
        <w:trPr>
          <w:tblCellSpacing w:w="15" w:type="dxa"/>
        </w:trPr>
        <w:tc>
          <w:tcPr>
            <w:tcW w:w="0" w:type="auto"/>
            <w:vMerge/>
            <w:vAlign w:val="center"/>
            <w:hideMark/>
          </w:tcPr>
          <w:p w14:paraId="2E617A47" w14:textId="77777777" w:rsidR="00CD69BC" w:rsidRPr="00CD69BC" w:rsidRDefault="00CD69BC" w:rsidP="00CD69BC"/>
        </w:tc>
        <w:tc>
          <w:tcPr>
            <w:tcW w:w="0" w:type="auto"/>
            <w:noWrap/>
            <w:tcMar>
              <w:top w:w="180" w:type="dxa"/>
              <w:left w:w="180" w:type="dxa"/>
              <w:bottom w:w="0" w:type="dxa"/>
              <w:right w:w="180" w:type="dxa"/>
            </w:tcMar>
            <w:hideMark/>
          </w:tcPr>
          <w:p w14:paraId="6C9CC25E" w14:textId="77777777" w:rsidR="00CD69BC" w:rsidRPr="00CD69BC" w:rsidRDefault="00CD69BC" w:rsidP="00CD69BC">
            <w:r w:rsidRPr="00CD69BC">
              <w:t>(0.00)</w:t>
            </w:r>
          </w:p>
        </w:tc>
        <w:tc>
          <w:tcPr>
            <w:tcW w:w="0" w:type="auto"/>
            <w:noWrap/>
            <w:tcMar>
              <w:top w:w="180" w:type="dxa"/>
              <w:left w:w="180" w:type="dxa"/>
              <w:bottom w:w="0" w:type="dxa"/>
              <w:right w:w="180" w:type="dxa"/>
            </w:tcMar>
            <w:hideMark/>
          </w:tcPr>
          <w:p w14:paraId="54D9826A" w14:textId="77777777" w:rsidR="00CD69BC" w:rsidRPr="00CD69BC" w:rsidRDefault="00CD69BC" w:rsidP="00CD69BC">
            <w:r w:rsidRPr="00CD69BC">
              <w:t>(0.00)</w:t>
            </w:r>
          </w:p>
        </w:tc>
      </w:tr>
      <w:tr w:rsidR="00CD69BC" w:rsidRPr="00CD69BC" w14:paraId="1448EB19" w14:textId="77777777">
        <w:trPr>
          <w:tblCellSpacing w:w="15" w:type="dxa"/>
        </w:trPr>
        <w:tc>
          <w:tcPr>
            <w:tcW w:w="0" w:type="auto"/>
            <w:vMerge w:val="restart"/>
            <w:noWrap/>
            <w:tcMar>
              <w:top w:w="180" w:type="dxa"/>
              <w:left w:w="180" w:type="dxa"/>
              <w:bottom w:w="0" w:type="dxa"/>
              <w:right w:w="180" w:type="dxa"/>
            </w:tcMar>
            <w:hideMark/>
          </w:tcPr>
          <w:p w14:paraId="6A3945BE" w14:textId="77777777" w:rsidR="00CD69BC" w:rsidRPr="00CD69BC" w:rsidRDefault="00CD69BC" w:rsidP="00CD69BC">
            <w:r w:rsidRPr="00CD69BC">
              <w:t>Project size (USD natural log)</w:t>
            </w:r>
          </w:p>
        </w:tc>
        <w:tc>
          <w:tcPr>
            <w:tcW w:w="0" w:type="auto"/>
            <w:noWrap/>
            <w:tcMar>
              <w:top w:w="180" w:type="dxa"/>
              <w:left w:w="180" w:type="dxa"/>
              <w:bottom w:w="0" w:type="dxa"/>
              <w:right w:w="180" w:type="dxa"/>
            </w:tcMar>
            <w:hideMark/>
          </w:tcPr>
          <w:p w14:paraId="32358189" w14:textId="77777777" w:rsidR="00CD69BC" w:rsidRPr="00CD69BC" w:rsidRDefault="00CD69BC" w:rsidP="00CD69BC">
            <w:r w:rsidRPr="00CD69BC">
              <w:t>0.08***</w:t>
            </w:r>
          </w:p>
        </w:tc>
        <w:tc>
          <w:tcPr>
            <w:tcW w:w="0" w:type="auto"/>
            <w:noWrap/>
            <w:tcMar>
              <w:top w:w="180" w:type="dxa"/>
              <w:left w:w="180" w:type="dxa"/>
              <w:bottom w:w="0" w:type="dxa"/>
              <w:right w:w="180" w:type="dxa"/>
            </w:tcMar>
            <w:hideMark/>
          </w:tcPr>
          <w:p w14:paraId="49B733BE" w14:textId="77777777" w:rsidR="00CD69BC" w:rsidRPr="00CD69BC" w:rsidRDefault="00CD69BC" w:rsidP="00CD69BC">
            <w:r w:rsidRPr="00CD69BC">
              <w:t>0.06***</w:t>
            </w:r>
          </w:p>
        </w:tc>
      </w:tr>
      <w:tr w:rsidR="00CD69BC" w:rsidRPr="00CD69BC" w14:paraId="56179624" w14:textId="77777777">
        <w:trPr>
          <w:tblCellSpacing w:w="15" w:type="dxa"/>
        </w:trPr>
        <w:tc>
          <w:tcPr>
            <w:tcW w:w="0" w:type="auto"/>
            <w:vMerge/>
            <w:vAlign w:val="center"/>
            <w:hideMark/>
          </w:tcPr>
          <w:p w14:paraId="4C6FE736" w14:textId="77777777" w:rsidR="00CD69BC" w:rsidRPr="00CD69BC" w:rsidRDefault="00CD69BC" w:rsidP="00CD69BC"/>
        </w:tc>
        <w:tc>
          <w:tcPr>
            <w:tcW w:w="0" w:type="auto"/>
            <w:noWrap/>
            <w:tcMar>
              <w:top w:w="180" w:type="dxa"/>
              <w:left w:w="180" w:type="dxa"/>
              <w:bottom w:w="0" w:type="dxa"/>
              <w:right w:w="180" w:type="dxa"/>
            </w:tcMar>
            <w:hideMark/>
          </w:tcPr>
          <w:p w14:paraId="7C05E73E"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0985338E" w14:textId="77777777" w:rsidR="00CD69BC" w:rsidRPr="00CD69BC" w:rsidRDefault="00CD69BC" w:rsidP="00CD69BC">
            <w:r w:rsidRPr="00CD69BC">
              <w:t>(0.01)</w:t>
            </w:r>
          </w:p>
        </w:tc>
      </w:tr>
      <w:tr w:rsidR="00CD69BC" w:rsidRPr="00CD69BC" w14:paraId="193B64A7" w14:textId="77777777">
        <w:trPr>
          <w:tblCellSpacing w:w="15" w:type="dxa"/>
        </w:trPr>
        <w:tc>
          <w:tcPr>
            <w:tcW w:w="0" w:type="auto"/>
            <w:vMerge w:val="restart"/>
            <w:noWrap/>
            <w:tcMar>
              <w:top w:w="180" w:type="dxa"/>
              <w:left w:w="180" w:type="dxa"/>
              <w:bottom w:w="0" w:type="dxa"/>
              <w:right w:w="180" w:type="dxa"/>
            </w:tcMar>
            <w:hideMark/>
          </w:tcPr>
          <w:p w14:paraId="61E7CED3" w14:textId="77777777" w:rsidR="00CD69BC" w:rsidRPr="00CD69BC" w:rsidRDefault="00CD69BC" w:rsidP="00CD69BC">
            <w:r w:rsidRPr="00CD69BC">
              <w:t>Pacific # Education</w:t>
            </w:r>
          </w:p>
        </w:tc>
        <w:tc>
          <w:tcPr>
            <w:tcW w:w="0" w:type="auto"/>
            <w:noWrap/>
            <w:tcMar>
              <w:top w:w="180" w:type="dxa"/>
              <w:left w:w="180" w:type="dxa"/>
              <w:bottom w:w="0" w:type="dxa"/>
              <w:right w:w="180" w:type="dxa"/>
            </w:tcMar>
            <w:hideMark/>
          </w:tcPr>
          <w:p w14:paraId="14F65623" w14:textId="77777777" w:rsidR="00CD69BC" w:rsidRPr="00CD69BC" w:rsidRDefault="00CD69BC" w:rsidP="00CD69BC">
            <w:r w:rsidRPr="00CD69BC">
              <w:t>−0.18</w:t>
            </w:r>
          </w:p>
        </w:tc>
        <w:tc>
          <w:tcPr>
            <w:tcW w:w="0" w:type="auto"/>
            <w:noWrap/>
            <w:tcMar>
              <w:top w:w="180" w:type="dxa"/>
              <w:left w:w="180" w:type="dxa"/>
              <w:bottom w:w="0" w:type="dxa"/>
              <w:right w:w="180" w:type="dxa"/>
            </w:tcMar>
            <w:hideMark/>
          </w:tcPr>
          <w:p w14:paraId="49533C41" w14:textId="77777777" w:rsidR="00CD69BC" w:rsidRPr="00CD69BC" w:rsidRDefault="00CD69BC" w:rsidP="00CD69BC">
            <w:r w:rsidRPr="00CD69BC">
              <w:t>−0.20</w:t>
            </w:r>
          </w:p>
        </w:tc>
      </w:tr>
      <w:tr w:rsidR="00CD69BC" w:rsidRPr="00CD69BC" w14:paraId="1161A24F" w14:textId="77777777">
        <w:trPr>
          <w:tblCellSpacing w:w="15" w:type="dxa"/>
        </w:trPr>
        <w:tc>
          <w:tcPr>
            <w:tcW w:w="0" w:type="auto"/>
            <w:vMerge/>
            <w:vAlign w:val="center"/>
            <w:hideMark/>
          </w:tcPr>
          <w:p w14:paraId="169128BF" w14:textId="77777777" w:rsidR="00CD69BC" w:rsidRPr="00CD69BC" w:rsidRDefault="00CD69BC" w:rsidP="00CD69BC"/>
        </w:tc>
        <w:tc>
          <w:tcPr>
            <w:tcW w:w="0" w:type="auto"/>
            <w:noWrap/>
            <w:tcMar>
              <w:top w:w="180" w:type="dxa"/>
              <w:left w:w="180" w:type="dxa"/>
              <w:bottom w:w="0" w:type="dxa"/>
              <w:right w:w="180" w:type="dxa"/>
            </w:tcMar>
            <w:hideMark/>
          </w:tcPr>
          <w:p w14:paraId="59D4E534" w14:textId="77777777" w:rsidR="00CD69BC" w:rsidRPr="00CD69BC" w:rsidRDefault="00CD69BC" w:rsidP="00CD69BC">
            <w:r w:rsidRPr="00CD69BC">
              <w:t>(0.16)</w:t>
            </w:r>
          </w:p>
        </w:tc>
        <w:tc>
          <w:tcPr>
            <w:tcW w:w="0" w:type="auto"/>
            <w:noWrap/>
            <w:tcMar>
              <w:top w:w="180" w:type="dxa"/>
              <w:left w:w="180" w:type="dxa"/>
              <w:bottom w:w="0" w:type="dxa"/>
              <w:right w:w="180" w:type="dxa"/>
            </w:tcMar>
            <w:hideMark/>
          </w:tcPr>
          <w:p w14:paraId="5769D01C" w14:textId="77777777" w:rsidR="00CD69BC" w:rsidRPr="00CD69BC" w:rsidRDefault="00CD69BC" w:rsidP="00CD69BC">
            <w:r w:rsidRPr="00CD69BC">
              <w:t>(0.16)</w:t>
            </w:r>
          </w:p>
        </w:tc>
      </w:tr>
      <w:tr w:rsidR="00CD69BC" w:rsidRPr="00CD69BC" w14:paraId="0D708D25" w14:textId="77777777">
        <w:trPr>
          <w:tblCellSpacing w:w="15" w:type="dxa"/>
        </w:trPr>
        <w:tc>
          <w:tcPr>
            <w:tcW w:w="0" w:type="auto"/>
            <w:vMerge w:val="restart"/>
            <w:noWrap/>
            <w:tcMar>
              <w:top w:w="180" w:type="dxa"/>
              <w:left w:w="180" w:type="dxa"/>
              <w:bottom w:w="0" w:type="dxa"/>
              <w:right w:w="180" w:type="dxa"/>
            </w:tcMar>
            <w:hideMark/>
          </w:tcPr>
          <w:p w14:paraId="699C65E5" w14:textId="77777777" w:rsidR="00CD69BC" w:rsidRPr="00CD69BC" w:rsidRDefault="00CD69BC" w:rsidP="00CD69BC">
            <w:r w:rsidRPr="00CD69BC">
              <w:t>Pacific # Environment/water</w:t>
            </w:r>
          </w:p>
        </w:tc>
        <w:tc>
          <w:tcPr>
            <w:tcW w:w="0" w:type="auto"/>
            <w:noWrap/>
            <w:tcMar>
              <w:top w:w="180" w:type="dxa"/>
              <w:left w:w="180" w:type="dxa"/>
              <w:bottom w:w="0" w:type="dxa"/>
              <w:right w:w="180" w:type="dxa"/>
            </w:tcMar>
            <w:hideMark/>
          </w:tcPr>
          <w:p w14:paraId="2FFE010C" w14:textId="77777777" w:rsidR="00CD69BC" w:rsidRPr="00CD69BC" w:rsidRDefault="00CD69BC" w:rsidP="00CD69BC">
            <w:r w:rsidRPr="00CD69BC">
              <w:t>0.02</w:t>
            </w:r>
          </w:p>
        </w:tc>
        <w:tc>
          <w:tcPr>
            <w:tcW w:w="0" w:type="auto"/>
            <w:noWrap/>
            <w:tcMar>
              <w:top w:w="180" w:type="dxa"/>
              <w:left w:w="180" w:type="dxa"/>
              <w:bottom w:w="0" w:type="dxa"/>
              <w:right w:w="180" w:type="dxa"/>
            </w:tcMar>
            <w:hideMark/>
          </w:tcPr>
          <w:p w14:paraId="3E7AF0B1" w14:textId="77777777" w:rsidR="00CD69BC" w:rsidRPr="00CD69BC" w:rsidRDefault="00CD69BC" w:rsidP="00CD69BC">
            <w:r w:rsidRPr="00CD69BC">
              <w:t>0.02</w:t>
            </w:r>
          </w:p>
        </w:tc>
      </w:tr>
      <w:tr w:rsidR="00CD69BC" w:rsidRPr="00CD69BC" w14:paraId="5096D154" w14:textId="77777777">
        <w:trPr>
          <w:tblCellSpacing w:w="15" w:type="dxa"/>
        </w:trPr>
        <w:tc>
          <w:tcPr>
            <w:tcW w:w="0" w:type="auto"/>
            <w:vMerge/>
            <w:vAlign w:val="center"/>
            <w:hideMark/>
          </w:tcPr>
          <w:p w14:paraId="31E38BED" w14:textId="77777777" w:rsidR="00CD69BC" w:rsidRPr="00CD69BC" w:rsidRDefault="00CD69BC" w:rsidP="00CD69BC"/>
        </w:tc>
        <w:tc>
          <w:tcPr>
            <w:tcW w:w="0" w:type="auto"/>
            <w:noWrap/>
            <w:tcMar>
              <w:top w:w="180" w:type="dxa"/>
              <w:left w:w="180" w:type="dxa"/>
              <w:bottom w:w="0" w:type="dxa"/>
              <w:right w:w="180" w:type="dxa"/>
            </w:tcMar>
            <w:hideMark/>
          </w:tcPr>
          <w:p w14:paraId="017BC184" w14:textId="77777777" w:rsidR="00CD69BC" w:rsidRPr="00CD69BC" w:rsidRDefault="00CD69BC" w:rsidP="00CD69BC">
            <w:r w:rsidRPr="00CD69BC">
              <w:t>(0.26)</w:t>
            </w:r>
          </w:p>
        </w:tc>
        <w:tc>
          <w:tcPr>
            <w:tcW w:w="0" w:type="auto"/>
            <w:noWrap/>
            <w:tcMar>
              <w:top w:w="180" w:type="dxa"/>
              <w:left w:w="180" w:type="dxa"/>
              <w:bottom w:w="0" w:type="dxa"/>
              <w:right w:w="180" w:type="dxa"/>
            </w:tcMar>
            <w:hideMark/>
          </w:tcPr>
          <w:p w14:paraId="03BBA432" w14:textId="77777777" w:rsidR="00CD69BC" w:rsidRPr="00CD69BC" w:rsidRDefault="00CD69BC" w:rsidP="00CD69BC">
            <w:r w:rsidRPr="00CD69BC">
              <w:t>(0.24)</w:t>
            </w:r>
          </w:p>
        </w:tc>
      </w:tr>
      <w:tr w:rsidR="00CD69BC" w:rsidRPr="00CD69BC" w14:paraId="79F7365A" w14:textId="77777777">
        <w:trPr>
          <w:tblCellSpacing w:w="15" w:type="dxa"/>
        </w:trPr>
        <w:tc>
          <w:tcPr>
            <w:tcW w:w="0" w:type="auto"/>
            <w:vMerge w:val="restart"/>
            <w:noWrap/>
            <w:tcMar>
              <w:top w:w="180" w:type="dxa"/>
              <w:left w:w="180" w:type="dxa"/>
              <w:bottom w:w="0" w:type="dxa"/>
              <w:right w:w="180" w:type="dxa"/>
            </w:tcMar>
            <w:hideMark/>
          </w:tcPr>
          <w:p w14:paraId="44E96D92" w14:textId="77777777" w:rsidR="00CD69BC" w:rsidRPr="00CD69BC" w:rsidRDefault="00CD69BC" w:rsidP="00CD69BC">
            <w:r w:rsidRPr="00CD69BC">
              <w:t>Pacific # Governance</w:t>
            </w:r>
          </w:p>
        </w:tc>
        <w:tc>
          <w:tcPr>
            <w:tcW w:w="0" w:type="auto"/>
            <w:noWrap/>
            <w:tcMar>
              <w:top w:w="180" w:type="dxa"/>
              <w:left w:w="180" w:type="dxa"/>
              <w:bottom w:w="0" w:type="dxa"/>
              <w:right w:w="180" w:type="dxa"/>
            </w:tcMar>
            <w:hideMark/>
          </w:tcPr>
          <w:p w14:paraId="4A1D63C3"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648914FE" w14:textId="77777777" w:rsidR="00CD69BC" w:rsidRPr="00CD69BC" w:rsidRDefault="00CD69BC" w:rsidP="00CD69BC">
            <w:r w:rsidRPr="00CD69BC">
              <w:t>−0.04</w:t>
            </w:r>
          </w:p>
        </w:tc>
      </w:tr>
      <w:tr w:rsidR="00CD69BC" w:rsidRPr="00CD69BC" w14:paraId="09EB2A1E" w14:textId="77777777">
        <w:trPr>
          <w:tblCellSpacing w:w="15" w:type="dxa"/>
        </w:trPr>
        <w:tc>
          <w:tcPr>
            <w:tcW w:w="0" w:type="auto"/>
            <w:vMerge/>
            <w:vAlign w:val="center"/>
            <w:hideMark/>
          </w:tcPr>
          <w:p w14:paraId="1BED11FC" w14:textId="77777777" w:rsidR="00CD69BC" w:rsidRPr="00CD69BC" w:rsidRDefault="00CD69BC" w:rsidP="00CD69BC"/>
        </w:tc>
        <w:tc>
          <w:tcPr>
            <w:tcW w:w="0" w:type="auto"/>
            <w:noWrap/>
            <w:tcMar>
              <w:top w:w="180" w:type="dxa"/>
              <w:left w:w="180" w:type="dxa"/>
              <w:bottom w:w="0" w:type="dxa"/>
              <w:right w:w="180" w:type="dxa"/>
            </w:tcMar>
            <w:hideMark/>
          </w:tcPr>
          <w:p w14:paraId="70D7AA9D" w14:textId="77777777" w:rsidR="00CD69BC" w:rsidRPr="00CD69BC" w:rsidRDefault="00CD69BC" w:rsidP="00CD69BC">
            <w:r w:rsidRPr="00CD69BC">
              <w:t>(0.16)</w:t>
            </w:r>
          </w:p>
        </w:tc>
        <w:tc>
          <w:tcPr>
            <w:tcW w:w="0" w:type="auto"/>
            <w:noWrap/>
            <w:tcMar>
              <w:top w:w="180" w:type="dxa"/>
              <w:left w:w="180" w:type="dxa"/>
              <w:bottom w:w="0" w:type="dxa"/>
              <w:right w:w="180" w:type="dxa"/>
            </w:tcMar>
            <w:hideMark/>
          </w:tcPr>
          <w:p w14:paraId="1CB94079" w14:textId="77777777" w:rsidR="00CD69BC" w:rsidRPr="00CD69BC" w:rsidRDefault="00CD69BC" w:rsidP="00CD69BC">
            <w:r w:rsidRPr="00CD69BC">
              <w:t>(0.16)</w:t>
            </w:r>
          </w:p>
        </w:tc>
      </w:tr>
      <w:tr w:rsidR="00CD69BC" w:rsidRPr="00CD69BC" w14:paraId="41A8A929" w14:textId="77777777">
        <w:trPr>
          <w:tblCellSpacing w:w="15" w:type="dxa"/>
        </w:trPr>
        <w:tc>
          <w:tcPr>
            <w:tcW w:w="0" w:type="auto"/>
            <w:vMerge w:val="restart"/>
            <w:noWrap/>
            <w:tcMar>
              <w:top w:w="180" w:type="dxa"/>
              <w:left w:w="180" w:type="dxa"/>
              <w:bottom w:w="0" w:type="dxa"/>
              <w:right w:w="180" w:type="dxa"/>
            </w:tcMar>
            <w:hideMark/>
          </w:tcPr>
          <w:p w14:paraId="1DBB714E" w14:textId="77777777" w:rsidR="00CD69BC" w:rsidRPr="00CD69BC" w:rsidRDefault="00CD69BC" w:rsidP="00CD69BC">
            <w:r w:rsidRPr="00CD69BC">
              <w:t>Pacific # Health/population</w:t>
            </w:r>
          </w:p>
        </w:tc>
        <w:tc>
          <w:tcPr>
            <w:tcW w:w="0" w:type="auto"/>
            <w:noWrap/>
            <w:tcMar>
              <w:top w:w="180" w:type="dxa"/>
              <w:left w:w="180" w:type="dxa"/>
              <w:bottom w:w="0" w:type="dxa"/>
              <w:right w:w="180" w:type="dxa"/>
            </w:tcMar>
            <w:hideMark/>
          </w:tcPr>
          <w:p w14:paraId="3AF67DDA" w14:textId="77777777" w:rsidR="00CD69BC" w:rsidRPr="00CD69BC" w:rsidRDefault="00CD69BC" w:rsidP="00CD69BC">
            <w:r w:rsidRPr="00CD69BC">
              <w:t>−0.24</w:t>
            </w:r>
          </w:p>
        </w:tc>
        <w:tc>
          <w:tcPr>
            <w:tcW w:w="0" w:type="auto"/>
            <w:noWrap/>
            <w:tcMar>
              <w:top w:w="180" w:type="dxa"/>
              <w:left w:w="180" w:type="dxa"/>
              <w:bottom w:w="0" w:type="dxa"/>
              <w:right w:w="180" w:type="dxa"/>
            </w:tcMar>
            <w:hideMark/>
          </w:tcPr>
          <w:p w14:paraId="1D46D6BC" w14:textId="77777777" w:rsidR="00CD69BC" w:rsidRPr="00CD69BC" w:rsidRDefault="00CD69BC" w:rsidP="00CD69BC">
            <w:r w:rsidRPr="00CD69BC">
              <w:t>−0.26</w:t>
            </w:r>
          </w:p>
        </w:tc>
      </w:tr>
      <w:tr w:rsidR="00CD69BC" w:rsidRPr="00CD69BC" w14:paraId="2DBA8761" w14:textId="77777777">
        <w:trPr>
          <w:tblCellSpacing w:w="15" w:type="dxa"/>
        </w:trPr>
        <w:tc>
          <w:tcPr>
            <w:tcW w:w="0" w:type="auto"/>
            <w:vMerge/>
            <w:vAlign w:val="center"/>
            <w:hideMark/>
          </w:tcPr>
          <w:p w14:paraId="7E6E72F1" w14:textId="77777777" w:rsidR="00CD69BC" w:rsidRPr="00CD69BC" w:rsidRDefault="00CD69BC" w:rsidP="00CD69BC"/>
        </w:tc>
        <w:tc>
          <w:tcPr>
            <w:tcW w:w="0" w:type="auto"/>
            <w:noWrap/>
            <w:tcMar>
              <w:top w:w="180" w:type="dxa"/>
              <w:left w:w="180" w:type="dxa"/>
              <w:bottom w:w="0" w:type="dxa"/>
              <w:right w:w="180" w:type="dxa"/>
            </w:tcMar>
            <w:hideMark/>
          </w:tcPr>
          <w:p w14:paraId="6E3C7AB7" w14:textId="77777777" w:rsidR="00CD69BC" w:rsidRPr="00CD69BC" w:rsidRDefault="00CD69BC" w:rsidP="00CD69BC">
            <w:r w:rsidRPr="00CD69BC">
              <w:t>(0.21)</w:t>
            </w:r>
          </w:p>
        </w:tc>
        <w:tc>
          <w:tcPr>
            <w:tcW w:w="0" w:type="auto"/>
            <w:noWrap/>
            <w:tcMar>
              <w:top w:w="180" w:type="dxa"/>
              <w:left w:w="180" w:type="dxa"/>
              <w:bottom w:w="0" w:type="dxa"/>
              <w:right w:w="180" w:type="dxa"/>
            </w:tcMar>
            <w:hideMark/>
          </w:tcPr>
          <w:p w14:paraId="213C9F5D" w14:textId="77777777" w:rsidR="00CD69BC" w:rsidRPr="00CD69BC" w:rsidRDefault="00CD69BC" w:rsidP="00CD69BC">
            <w:r w:rsidRPr="00CD69BC">
              <w:t>(0.22)</w:t>
            </w:r>
          </w:p>
        </w:tc>
      </w:tr>
      <w:tr w:rsidR="00CD69BC" w:rsidRPr="00CD69BC" w14:paraId="183A997F" w14:textId="77777777">
        <w:trPr>
          <w:tblCellSpacing w:w="15" w:type="dxa"/>
        </w:trPr>
        <w:tc>
          <w:tcPr>
            <w:tcW w:w="0" w:type="auto"/>
            <w:vMerge w:val="restart"/>
            <w:noWrap/>
            <w:tcMar>
              <w:top w:w="180" w:type="dxa"/>
              <w:left w:w="180" w:type="dxa"/>
              <w:bottom w:w="0" w:type="dxa"/>
              <w:right w:w="180" w:type="dxa"/>
            </w:tcMar>
            <w:hideMark/>
          </w:tcPr>
          <w:p w14:paraId="67E870D9" w14:textId="77777777" w:rsidR="00CD69BC" w:rsidRPr="00CD69BC" w:rsidRDefault="00CD69BC" w:rsidP="00CD69BC">
            <w:r w:rsidRPr="00CD69BC">
              <w:t>Pacific # Humanitarian</w:t>
            </w:r>
          </w:p>
        </w:tc>
        <w:tc>
          <w:tcPr>
            <w:tcW w:w="0" w:type="auto"/>
            <w:noWrap/>
            <w:tcMar>
              <w:top w:w="180" w:type="dxa"/>
              <w:left w:w="180" w:type="dxa"/>
              <w:bottom w:w="0" w:type="dxa"/>
              <w:right w:w="180" w:type="dxa"/>
            </w:tcMar>
            <w:hideMark/>
          </w:tcPr>
          <w:p w14:paraId="5B3E2227" w14:textId="77777777" w:rsidR="00CD69BC" w:rsidRPr="00CD69BC" w:rsidRDefault="00CD69BC" w:rsidP="00CD69BC">
            <w:r w:rsidRPr="00CD69BC">
              <w:t>−0.55**</w:t>
            </w:r>
          </w:p>
        </w:tc>
        <w:tc>
          <w:tcPr>
            <w:tcW w:w="0" w:type="auto"/>
            <w:noWrap/>
            <w:tcMar>
              <w:top w:w="180" w:type="dxa"/>
              <w:left w:w="180" w:type="dxa"/>
              <w:bottom w:w="0" w:type="dxa"/>
              <w:right w:w="180" w:type="dxa"/>
            </w:tcMar>
            <w:hideMark/>
          </w:tcPr>
          <w:p w14:paraId="79B10C87" w14:textId="77777777" w:rsidR="00CD69BC" w:rsidRPr="00CD69BC" w:rsidRDefault="00CD69BC" w:rsidP="00CD69BC">
            <w:r w:rsidRPr="00CD69BC">
              <w:t>−0.62***</w:t>
            </w:r>
          </w:p>
        </w:tc>
      </w:tr>
      <w:tr w:rsidR="00CD69BC" w:rsidRPr="00CD69BC" w14:paraId="3489AF68" w14:textId="77777777">
        <w:trPr>
          <w:tblCellSpacing w:w="15" w:type="dxa"/>
        </w:trPr>
        <w:tc>
          <w:tcPr>
            <w:tcW w:w="0" w:type="auto"/>
            <w:vMerge/>
            <w:vAlign w:val="center"/>
            <w:hideMark/>
          </w:tcPr>
          <w:p w14:paraId="1B1F59C2" w14:textId="77777777" w:rsidR="00CD69BC" w:rsidRPr="00CD69BC" w:rsidRDefault="00CD69BC" w:rsidP="00CD69BC"/>
        </w:tc>
        <w:tc>
          <w:tcPr>
            <w:tcW w:w="0" w:type="auto"/>
            <w:noWrap/>
            <w:tcMar>
              <w:top w:w="180" w:type="dxa"/>
              <w:left w:w="180" w:type="dxa"/>
              <w:bottom w:w="0" w:type="dxa"/>
              <w:right w:w="180" w:type="dxa"/>
            </w:tcMar>
            <w:hideMark/>
          </w:tcPr>
          <w:p w14:paraId="1CC318EF" w14:textId="77777777" w:rsidR="00CD69BC" w:rsidRPr="00CD69BC" w:rsidRDefault="00CD69BC" w:rsidP="00CD69BC">
            <w:r w:rsidRPr="00CD69BC">
              <w:t>(0.22)</w:t>
            </w:r>
          </w:p>
        </w:tc>
        <w:tc>
          <w:tcPr>
            <w:tcW w:w="0" w:type="auto"/>
            <w:noWrap/>
            <w:tcMar>
              <w:top w:w="180" w:type="dxa"/>
              <w:left w:w="180" w:type="dxa"/>
              <w:bottom w:w="0" w:type="dxa"/>
              <w:right w:w="180" w:type="dxa"/>
            </w:tcMar>
            <w:hideMark/>
          </w:tcPr>
          <w:p w14:paraId="03A037CF" w14:textId="77777777" w:rsidR="00CD69BC" w:rsidRPr="00CD69BC" w:rsidRDefault="00CD69BC" w:rsidP="00CD69BC">
            <w:r w:rsidRPr="00CD69BC">
              <w:t>(0.22)</w:t>
            </w:r>
          </w:p>
        </w:tc>
      </w:tr>
      <w:tr w:rsidR="00CD69BC" w:rsidRPr="00CD69BC" w14:paraId="765AA5E6" w14:textId="77777777">
        <w:trPr>
          <w:tblCellSpacing w:w="15" w:type="dxa"/>
        </w:trPr>
        <w:tc>
          <w:tcPr>
            <w:tcW w:w="0" w:type="auto"/>
            <w:vMerge w:val="restart"/>
            <w:noWrap/>
            <w:tcMar>
              <w:top w:w="180" w:type="dxa"/>
              <w:left w:w="180" w:type="dxa"/>
              <w:bottom w:w="0" w:type="dxa"/>
              <w:right w:w="180" w:type="dxa"/>
            </w:tcMar>
            <w:hideMark/>
          </w:tcPr>
          <w:p w14:paraId="211AECE5" w14:textId="77777777" w:rsidR="00CD69BC" w:rsidRPr="00CD69BC" w:rsidRDefault="00CD69BC" w:rsidP="00CD69BC">
            <w:r w:rsidRPr="00CD69BC">
              <w:t>Pacific # Other</w:t>
            </w:r>
          </w:p>
        </w:tc>
        <w:tc>
          <w:tcPr>
            <w:tcW w:w="0" w:type="auto"/>
            <w:noWrap/>
            <w:tcMar>
              <w:top w:w="180" w:type="dxa"/>
              <w:left w:w="180" w:type="dxa"/>
              <w:bottom w:w="0" w:type="dxa"/>
              <w:right w:w="180" w:type="dxa"/>
            </w:tcMar>
            <w:hideMark/>
          </w:tcPr>
          <w:p w14:paraId="20FEC4F1" w14:textId="77777777" w:rsidR="00CD69BC" w:rsidRPr="00CD69BC" w:rsidRDefault="00CD69BC" w:rsidP="00CD69BC">
            <w:r w:rsidRPr="00CD69BC">
              <w:t>0.14</w:t>
            </w:r>
          </w:p>
        </w:tc>
        <w:tc>
          <w:tcPr>
            <w:tcW w:w="0" w:type="auto"/>
            <w:noWrap/>
            <w:tcMar>
              <w:top w:w="180" w:type="dxa"/>
              <w:left w:w="180" w:type="dxa"/>
              <w:bottom w:w="0" w:type="dxa"/>
              <w:right w:w="180" w:type="dxa"/>
            </w:tcMar>
            <w:hideMark/>
          </w:tcPr>
          <w:p w14:paraId="68D60A6B" w14:textId="77777777" w:rsidR="00CD69BC" w:rsidRPr="00CD69BC" w:rsidRDefault="00CD69BC" w:rsidP="00CD69BC">
            <w:r w:rsidRPr="00CD69BC">
              <w:t>0.13</w:t>
            </w:r>
          </w:p>
        </w:tc>
      </w:tr>
      <w:tr w:rsidR="00CD69BC" w:rsidRPr="00CD69BC" w14:paraId="13FAFBA4" w14:textId="77777777">
        <w:trPr>
          <w:tblCellSpacing w:w="15" w:type="dxa"/>
        </w:trPr>
        <w:tc>
          <w:tcPr>
            <w:tcW w:w="0" w:type="auto"/>
            <w:vMerge/>
            <w:vAlign w:val="center"/>
            <w:hideMark/>
          </w:tcPr>
          <w:p w14:paraId="0E9B7280" w14:textId="77777777" w:rsidR="00CD69BC" w:rsidRPr="00CD69BC" w:rsidRDefault="00CD69BC" w:rsidP="00CD69BC"/>
        </w:tc>
        <w:tc>
          <w:tcPr>
            <w:tcW w:w="0" w:type="auto"/>
            <w:noWrap/>
            <w:tcMar>
              <w:top w:w="180" w:type="dxa"/>
              <w:left w:w="180" w:type="dxa"/>
              <w:bottom w:w="0" w:type="dxa"/>
              <w:right w:w="180" w:type="dxa"/>
            </w:tcMar>
            <w:hideMark/>
          </w:tcPr>
          <w:p w14:paraId="7C845B68" w14:textId="77777777" w:rsidR="00CD69BC" w:rsidRPr="00CD69BC" w:rsidRDefault="00CD69BC" w:rsidP="00CD69BC">
            <w:r w:rsidRPr="00CD69BC">
              <w:t>(0.29)</w:t>
            </w:r>
          </w:p>
        </w:tc>
        <w:tc>
          <w:tcPr>
            <w:tcW w:w="0" w:type="auto"/>
            <w:noWrap/>
            <w:tcMar>
              <w:top w:w="180" w:type="dxa"/>
              <w:left w:w="180" w:type="dxa"/>
              <w:bottom w:w="0" w:type="dxa"/>
              <w:right w:w="180" w:type="dxa"/>
            </w:tcMar>
            <w:hideMark/>
          </w:tcPr>
          <w:p w14:paraId="7CB3ACD9" w14:textId="77777777" w:rsidR="00CD69BC" w:rsidRPr="00CD69BC" w:rsidRDefault="00CD69BC" w:rsidP="00CD69BC">
            <w:r w:rsidRPr="00CD69BC">
              <w:t>(0.29)</w:t>
            </w:r>
          </w:p>
        </w:tc>
      </w:tr>
      <w:tr w:rsidR="00CD69BC" w:rsidRPr="00CD69BC" w14:paraId="115A83AF" w14:textId="77777777">
        <w:trPr>
          <w:tblCellSpacing w:w="15" w:type="dxa"/>
        </w:trPr>
        <w:tc>
          <w:tcPr>
            <w:tcW w:w="0" w:type="auto"/>
            <w:vMerge w:val="restart"/>
            <w:noWrap/>
            <w:tcMar>
              <w:top w:w="180" w:type="dxa"/>
              <w:left w:w="180" w:type="dxa"/>
              <w:bottom w:w="0" w:type="dxa"/>
              <w:right w:w="180" w:type="dxa"/>
            </w:tcMar>
            <w:hideMark/>
          </w:tcPr>
          <w:p w14:paraId="1E949155" w14:textId="77777777" w:rsidR="00CD69BC" w:rsidRPr="00CD69BC" w:rsidRDefault="00CD69BC" w:rsidP="00CD69BC">
            <w:r w:rsidRPr="00CD69BC">
              <w:t>Pacific # duration of project</w:t>
            </w:r>
          </w:p>
        </w:tc>
        <w:tc>
          <w:tcPr>
            <w:tcW w:w="0" w:type="auto"/>
            <w:noWrap/>
            <w:tcMar>
              <w:top w:w="180" w:type="dxa"/>
              <w:left w:w="180" w:type="dxa"/>
              <w:bottom w:w="0" w:type="dxa"/>
              <w:right w:w="180" w:type="dxa"/>
            </w:tcMar>
            <w:hideMark/>
          </w:tcPr>
          <w:p w14:paraId="449819AF" w14:textId="77777777" w:rsidR="00CD69BC" w:rsidRPr="00CD69BC" w:rsidRDefault="00CD69BC" w:rsidP="00CD69BC">
            <w:r w:rsidRPr="00CD69BC">
              <w:t>−0.00</w:t>
            </w:r>
          </w:p>
        </w:tc>
        <w:tc>
          <w:tcPr>
            <w:tcW w:w="0" w:type="auto"/>
            <w:noWrap/>
            <w:tcMar>
              <w:top w:w="180" w:type="dxa"/>
              <w:left w:w="180" w:type="dxa"/>
              <w:bottom w:w="0" w:type="dxa"/>
              <w:right w:w="180" w:type="dxa"/>
            </w:tcMar>
            <w:hideMark/>
          </w:tcPr>
          <w:p w14:paraId="1A1E2412" w14:textId="77777777" w:rsidR="00CD69BC" w:rsidRPr="00CD69BC" w:rsidRDefault="00CD69BC" w:rsidP="00CD69BC">
            <w:r w:rsidRPr="00CD69BC">
              <w:t>−0.00</w:t>
            </w:r>
          </w:p>
        </w:tc>
      </w:tr>
      <w:tr w:rsidR="00CD69BC" w:rsidRPr="00CD69BC" w14:paraId="2BD60EA4" w14:textId="77777777">
        <w:trPr>
          <w:tblCellSpacing w:w="15" w:type="dxa"/>
        </w:trPr>
        <w:tc>
          <w:tcPr>
            <w:tcW w:w="0" w:type="auto"/>
            <w:vMerge/>
            <w:vAlign w:val="center"/>
            <w:hideMark/>
          </w:tcPr>
          <w:p w14:paraId="587A8C71" w14:textId="77777777" w:rsidR="00CD69BC" w:rsidRPr="00CD69BC" w:rsidRDefault="00CD69BC" w:rsidP="00CD69BC"/>
        </w:tc>
        <w:tc>
          <w:tcPr>
            <w:tcW w:w="0" w:type="auto"/>
            <w:noWrap/>
            <w:tcMar>
              <w:top w:w="180" w:type="dxa"/>
              <w:left w:w="180" w:type="dxa"/>
              <w:bottom w:w="0" w:type="dxa"/>
              <w:right w:w="180" w:type="dxa"/>
            </w:tcMar>
            <w:hideMark/>
          </w:tcPr>
          <w:p w14:paraId="706AA9E8" w14:textId="77777777" w:rsidR="00CD69BC" w:rsidRPr="00CD69BC" w:rsidRDefault="00CD69BC" w:rsidP="00CD69BC">
            <w:r w:rsidRPr="00CD69BC">
              <w:t>(0.00)</w:t>
            </w:r>
          </w:p>
        </w:tc>
        <w:tc>
          <w:tcPr>
            <w:tcW w:w="0" w:type="auto"/>
            <w:noWrap/>
            <w:tcMar>
              <w:top w:w="180" w:type="dxa"/>
              <w:left w:w="180" w:type="dxa"/>
              <w:bottom w:w="0" w:type="dxa"/>
              <w:right w:w="180" w:type="dxa"/>
            </w:tcMar>
            <w:hideMark/>
          </w:tcPr>
          <w:p w14:paraId="470527D6" w14:textId="77777777" w:rsidR="00CD69BC" w:rsidRPr="00CD69BC" w:rsidRDefault="00CD69BC" w:rsidP="00CD69BC">
            <w:r w:rsidRPr="00CD69BC">
              <w:t>(0.00)</w:t>
            </w:r>
          </w:p>
        </w:tc>
      </w:tr>
      <w:tr w:rsidR="00CD69BC" w:rsidRPr="00CD69BC" w14:paraId="63B9843A" w14:textId="77777777">
        <w:trPr>
          <w:tblCellSpacing w:w="15" w:type="dxa"/>
        </w:trPr>
        <w:tc>
          <w:tcPr>
            <w:tcW w:w="0" w:type="auto"/>
            <w:vMerge w:val="restart"/>
            <w:noWrap/>
            <w:tcMar>
              <w:top w:w="180" w:type="dxa"/>
              <w:left w:w="180" w:type="dxa"/>
              <w:bottom w:w="0" w:type="dxa"/>
              <w:right w:w="180" w:type="dxa"/>
            </w:tcMar>
            <w:hideMark/>
          </w:tcPr>
          <w:p w14:paraId="4DFC7182" w14:textId="77777777" w:rsidR="00CD69BC" w:rsidRPr="00CD69BC" w:rsidRDefault="00CD69BC" w:rsidP="00CD69BC">
            <w:r w:rsidRPr="00CD69BC">
              <w:t>Pacific # project size</w:t>
            </w:r>
          </w:p>
        </w:tc>
        <w:tc>
          <w:tcPr>
            <w:tcW w:w="0" w:type="auto"/>
            <w:noWrap/>
            <w:tcMar>
              <w:top w:w="180" w:type="dxa"/>
              <w:left w:w="180" w:type="dxa"/>
              <w:bottom w:w="0" w:type="dxa"/>
              <w:right w:w="180" w:type="dxa"/>
            </w:tcMar>
            <w:hideMark/>
          </w:tcPr>
          <w:p w14:paraId="689B7073"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2E35DF05" w14:textId="77777777" w:rsidR="00CD69BC" w:rsidRPr="00CD69BC" w:rsidRDefault="00CD69BC" w:rsidP="00CD69BC">
            <w:r w:rsidRPr="00CD69BC">
              <w:t>0.03</w:t>
            </w:r>
          </w:p>
        </w:tc>
      </w:tr>
      <w:tr w:rsidR="00CD69BC" w:rsidRPr="00CD69BC" w14:paraId="7112898F" w14:textId="77777777">
        <w:trPr>
          <w:tblCellSpacing w:w="15" w:type="dxa"/>
        </w:trPr>
        <w:tc>
          <w:tcPr>
            <w:tcW w:w="0" w:type="auto"/>
            <w:vMerge/>
            <w:vAlign w:val="center"/>
            <w:hideMark/>
          </w:tcPr>
          <w:p w14:paraId="5F1294DD" w14:textId="77777777" w:rsidR="00CD69BC" w:rsidRPr="00CD69BC" w:rsidRDefault="00CD69BC" w:rsidP="00CD69BC"/>
        </w:tc>
        <w:tc>
          <w:tcPr>
            <w:tcW w:w="0" w:type="auto"/>
            <w:noWrap/>
            <w:tcMar>
              <w:top w:w="180" w:type="dxa"/>
              <w:left w:w="180" w:type="dxa"/>
              <w:bottom w:w="0" w:type="dxa"/>
              <w:right w:w="180" w:type="dxa"/>
            </w:tcMar>
            <w:hideMark/>
          </w:tcPr>
          <w:p w14:paraId="66E5BC6C"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167A68C8" w14:textId="77777777" w:rsidR="00CD69BC" w:rsidRPr="00CD69BC" w:rsidRDefault="00CD69BC" w:rsidP="00CD69BC">
            <w:r w:rsidRPr="00CD69BC">
              <w:t>(0.05)</w:t>
            </w:r>
          </w:p>
        </w:tc>
      </w:tr>
      <w:tr w:rsidR="00CD69BC" w:rsidRPr="00CD69BC" w14:paraId="0A1247DD" w14:textId="77777777">
        <w:trPr>
          <w:tblCellSpacing w:w="15" w:type="dxa"/>
        </w:trPr>
        <w:tc>
          <w:tcPr>
            <w:tcW w:w="0" w:type="auto"/>
            <w:vMerge w:val="restart"/>
            <w:noWrap/>
            <w:tcMar>
              <w:top w:w="180" w:type="dxa"/>
              <w:left w:w="180" w:type="dxa"/>
              <w:bottom w:w="0" w:type="dxa"/>
              <w:right w:w="180" w:type="dxa"/>
            </w:tcMar>
            <w:hideMark/>
          </w:tcPr>
          <w:p w14:paraId="6F342909" w14:textId="77777777" w:rsidR="00CD69BC" w:rsidRPr="00CD69BC" w:rsidRDefault="00CD69BC" w:rsidP="00CD69BC">
            <w:r w:rsidRPr="00CD69BC">
              <w:t>Remoteness</w:t>
            </w:r>
          </w:p>
        </w:tc>
        <w:tc>
          <w:tcPr>
            <w:tcW w:w="0" w:type="auto"/>
            <w:noWrap/>
            <w:tcMar>
              <w:top w:w="180" w:type="dxa"/>
              <w:left w:w="180" w:type="dxa"/>
              <w:bottom w:w="0" w:type="dxa"/>
              <w:right w:w="180" w:type="dxa"/>
            </w:tcMar>
            <w:hideMark/>
          </w:tcPr>
          <w:p w14:paraId="3F17224D" w14:textId="77777777" w:rsidR="00CD69BC" w:rsidRPr="00CD69BC" w:rsidRDefault="00CD69BC" w:rsidP="00CD69BC"/>
        </w:tc>
        <w:tc>
          <w:tcPr>
            <w:tcW w:w="0" w:type="auto"/>
            <w:noWrap/>
            <w:tcMar>
              <w:top w:w="180" w:type="dxa"/>
              <w:left w:w="180" w:type="dxa"/>
              <w:bottom w:w="0" w:type="dxa"/>
              <w:right w:w="180" w:type="dxa"/>
            </w:tcMar>
            <w:hideMark/>
          </w:tcPr>
          <w:p w14:paraId="758BAA54" w14:textId="77777777" w:rsidR="00CD69BC" w:rsidRPr="00CD69BC" w:rsidRDefault="00CD69BC" w:rsidP="00CD69BC">
            <w:r w:rsidRPr="00CD69BC">
              <w:t>−0.04***</w:t>
            </w:r>
          </w:p>
        </w:tc>
      </w:tr>
      <w:tr w:rsidR="00CD69BC" w:rsidRPr="00CD69BC" w14:paraId="2141DB0B" w14:textId="77777777">
        <w:trPr>
          <w:tblCellSpacing w:w="15" w:type="dxa"/>
        </w:trPr>
        <w:tc>
          <w:tcPr>
            <w:tcW w:w="0" w:type="auto"/>
            <w:vMerge/>
            <w:vAlign w:val="center"/>
            <w:hideMark/>
          </w:tcPr>
          <w:p w14:paraId="7A5B99C3" w14:textId="77777777" w:rsidR="00CD69BC" w:rsidRPr="00CD69BC" w:rsidRDefault="00CD69BC" w:rsidP="00CD69BC"/>
        </w:tc>
        <w:tc>
          <w:tcPr>
            <w:tcW w:w="0" w:type="auto"/>
            <w:noWrap/>
            <w:tcMar>
              <w:top w:w="180" w:type="dxa"/>
              <w:left w:w="180" w:type="dxa"/>
              <w:bottom w:w="0" w:type="dxa"/>
              <w:right w:w="180" w:type="dxa"/>
            </w:tcMar>
            <w:hideMark/>
          </w:tcPr>
          <w:p w14:paraId="2726BBB0" w14:textId="77777777" w:rsidR="00CD69BC" w:rsidRPr="00CD69BC" w:rsidRDefault="00CD69BC" w:rsidP="00CD69BC"/>
        </w:tc>
        <w:tc>
          <w:tcPr>
            <w:tcW w:w="0" w:type="auto"/>
            <w:noWrap/>
            <w:tcMar>
              <w:top w:w="180" w:type="dxa"/>
              <w:left w:w="180" w:type="dxa"/>
              <w:bottom w:w="0" w:type="dxa"/>
              <w:right w:w="180" w:type="dxa"/>
            </w:tcMar>
            <w:hideMark/>
          </w:tcPr>
          <w:p w14:paraId="13FB0D81" w14:textId="77777777" w:rsidR="00CD69BC" w:rsidRPr="00CD69BC" w:rsidRDefault="00CD69BC" w:rsidP="00CD69BC">
            <w:r w:rsidRPr="00CD69BC">
              <w:t>(0.01)</w:t>
            </w:r>
          </w:p>
        </w:tc>
      </w:tr>
      <w:tr w:rsidR="00CD69BC" w:rsidRPr="00CD69BC" w14:paraId="1BADB74B" w14:textId="77777777">
        <w:trPr>
          <w:tblCellSpacing w:w="15" w:type="dxa"/>
        </w:trPr>
        <w:tc>
          <w:tcPr>
            <w:tcW w:w="0" w:type="auto"/>
            <w:vMerge w:val="restart"/>
            <w:noWrap/>
            <w:tcMar>
              <w:top w:w="180" w:type="dxa"/>
              <w:left w:w="180" w:type="dxa"/>
              <w:bottom w:w="0" w:type="dxa"/>
              <w:right w:w="180" w:type="dxa"/>
            </w:tcMar>
            <w:hideMark/>
          </w:tcPr>
          <w:p w14:paraId="767CEBEA" w14:textId="77777777" w:rsidR="00CD69BC" w:rsidRPr="00CD69BC" w:rsidRDefault="00CD69BC" w:rsidP="00CD69BC">
            <w:r w:rsidRPr="00CD69BC">
              <w:t>Population (ln)</w:t>
            </w:r>
          </w:p>
        </w:tc>
        <w:tc>
          <w:tcPr>
            <w:tcW w:w="0" w:type="auto"/>
            <w:noWrap/>
            <w:tcMar>
              <w:top w:w="180" w:type="dxa"/>
              <w:left w:w="180" w:type="dxa"/>
              <w:bottom w:w="0" w:type="dxa"/>
              <w:right w:w="180" w:type="dxa"/>
            </w:tcMar>
            <w:hideMark/>
          </w:tcPr>
          <w:p w14:paraId="317375AE" w14:textId="77777777" w:rsidR="00CD69BC" w:rsidRPr="00CD69BC" w:rsidRDefault="00CD69BC" w:rsidP="00CD69BC"/>
        </w:tc>
        <w:tc>
          <w:tcPr>
            <w:tcW w:w="0" w:type="auto"/>
            <w:noWrap/>
            <w:tcMar>
              <w:top w:w="180" w:type="dxa"/>
              <w:left w:w="180" w:type="dxa"/>
              <w:bottom w:w="0" w:type="dxa"/>
              <w:right w:w="180" w:type="dxa"/>
            </w:tcMar>
            <w:hideMark/>
          </w:tcPr>
          <w:p w14:paraId="35766FD9" w14:textId="77777777" w:rsidR="00CD69BC" w:rsidRPr="00CD69BC" w:rsidRDefault="00CD69BC" w:rsidP="00CD69BC">
            <w:r w:rsidRPr="00CD69BC">
              <w:t>0.02***</w:t>
            </w:r>
          </w:p>
        </w:tc>
      </w:tr>
      <w:tr w:rsidR="00CD69BC" w:rsidRPr="00CD69BC" w14:paraId="383DA8CC" w14:textId="77777777">
        <w:trPr>
          <w:tblCellSpacing w:w="15" w:type="dxa"/>
        </w:trPr>
        <w:tc>
          <w:tcPr>
            <w:tcW w:w="0" w:type="auto"/>
            <w:vMerge/>
            <w:vAlign w:val="center"/>
            <w:hideMark/>
          </w:tcPr>
          <w:p w14:paraId="725D7B74" w14:textId="77777777" w:rsidR="00CD69BC" w:rsidRPr="00CD69BC" w:rsidRDefault="00CD69BC" w:rsidP="00CD69BC"/>
        </w:tc>
        <w:tc>
          <w:tcPr>
            <w:tcW w:w="0" w:type="auto"/>
            <w:noWrap/>
            <w:tcMar>
              <w:top w:w="180" w:type="dxa"/>
              <w:left w:w="180" w:type="dxa"/>
              <w:bottom w:w="0" w:type="dxa"/>
              <w:right w:w="180" w:type="dxa"/>
            </w:tcMar>
            <w:hideMark/>
          </w:tcPr>
          <w:p w14:paraId="07560EB9" w14:textId="77777777" w:rsidR="00CD69BC" w:rsidRPr="00CD69BC" w:rsidRDefault="00CD69BC" w:rsidP="00CD69BC"/>
        </w:tc>
        <w:tc>
          <w:tcPr>
            <w:tcW w:w="0" w:type="auto"/>
            <w:noWrap/>
            <w:tcMar>
              <w:top w:w="180" w:type="dxa"/>
              <w:left w:w="180" w:type="dxa"/>
              <w:bottom w:w="0" w:type="dxa"/>
              <w:right w:w="180" w:type="dxa"/>
            </w:tcMar>
            <w:hideMark/>
          </w:tcPr>
          <w:p w14:paraId="0B7F932C" w14:textId="77777777" w:rsidR="00CD69BC" w:rsidRPr="00CD69BC" w:rsidRDefault="00CD69BC" w:rsidP="00CD69BC">
            <w:r w:rsidRPr="00CD69BC">
              <w:t>(0.01)</w:t>
            </w:r>
          </w:p>
        </w:tc>
      </w:tr>
      <w:tr w:rsidR="00CD69BC" w:rsidRPr="00CD69BC" w14:paraId="2033F483" w14:textId="77777777">
        <w:trPr>
          <w:tblCellSpacing w:w="15" w:type="dxa"/>
        </w:trPr>
        <w:tc>
          <w:tcPr>
            <w:tcW w:w="0" w:type="auto"/>
            <w:vMerge w:val="restart"/>
            <w:noWrap/>
            <w:tcMar>
              <w:top w:w="180" w:type="dxa"/>
              <w:left w:w="180" w:type="dxa"/>
              <w:bottom w:w="0" w:type="dxa"/>
              <w:right w:w="180" w:type="dxa"/>
            </w:tcMar>
            <w:hideMark/>
          </w:tcPr>
          <w:p w14:paraId="30815B39" w14:textId="77777777" w:rsidR="00CD69BC" w:rsidRPr="00CD69BC" w:rsidRDefault="00CD69BC" w:rsidP="00CD69BC">
            <w:r w:rsidRPr="00CD69BC">
              <w:t>Growth</w:t>
            </w:r>
          </w:p>
        </w:tc>
        <w:tc>
          <w:tcPr>
            <w:tcW w:w="0" w:type="auto"/>
            <w:noWrap/>
            <w:tcMar>
              <w:top w:w="180" w:type="dxa"/>
              <w:left w:w="180" w:type="dxa"/>
              <w:bottom w:w="0" w:type="dxa"/>
              <w:right w:w="180" w:type="dxa"/>
            </w:tcMar>
            <w:hideMark/>
          </w:tcPr>
          <w:p w14:paraId="6D956DA0" w14:textId="77777777" w:rsidR="00CD69BC" w:rsidRPr="00CD69BC" w:rsidRDefault="00CD69BC" w:rsidP="00CD69BC"/>
        </w:tc>
        <w:tc>
          <w:tcPr>
            <w:tcW w:w="0" w:type="auto"/>
            <w:noWrap/>
            <w:tcMar>
              <w:top w:w="180" w:type="dxa"/>
              <w:left w:w="180" w:type="dxa"/>
              <w:bottom w:w="0" w:type="dxa"/>
              <w:right w:w="180" w:type="dxa"/>
            </w:tcMar>
            <w:hideMark/>
          </w:tcPr>
          <w:p w14:paraId="189B7DC0" w14:textId="77777777" w:rsidR="00CD69BC" w:rsidRPr="00CD69BC" w:rsidRDefault="00CD69BC" w:rsidP="00CD69BC">
            <w:r w:rsidRPr="00CD69BC">
              <w:t>0.01**</w:t>
            </w:r>
          </w:p>
        </w:tc>
      </w:tr>
      <w:tr w:rsidR="00CD69BC" w:rsidRPr="00CD69BC" w14:paraId="70429C15" w14:textId="77777777">
        <w:trPr>
          <w:tblCellSpacing w:w="15" w:type="dxa"/>
        </w:trPr>
        <w:tc>
          <w:tcPr>
            <w:tcW w:w="0" w:type="auto"/>
            <w:vMerge/>
            <w:vAlign w:val="center"/>
            <w:hideMark/>
          </w:tcPr>
          <w:p w14:paraId="0437FD31" w14:textId="77777777" w:rsidR="00CD69BC" w:rsidRPr="00CD69BC" w:rsidRDefault="00CD69BC" w:rsidP="00CD69BC"/>
        </w:tc>
        <w:tc>
          <w:tcPr>
            <w:tcW w:w="0" w:type="auto"/>
            <w:noWrap/>
            <w:tcMar>
              <w:top w:w="180" w:type="dxa"/>
              <w:left w:w="180" w:type="dxa"/>
              <w:bottom w:w="0" w:type="dxa"/>
              <w:right w:w="180" w:type="dxa"/>
            </w:tcMar>
            <w:hideMark/>
          </w:tcPr>
          <w:p w14:paraId="72F8EBBB" w14:textId="77777777" w:rsidR="00CD69BC" w:rsidRPr="00CD69BC" w:rsidRDefault="00CD69BC" w:rsidP="00CD69BC"/>
        </w:tc>
        <w:tc>
          <w:tcPr>
            <w:tcW w:w="0" w:type="auto"/>
            <w:noWrap/>
            <w:tcMar>
              <w:top w:w="180" w:type="dxa"/>
              <w:left w:w="180" w:type="dxa"/>
              <w:bottom w:w="0" w:type="dxa"/>
              <w:right w:w="180" w:type="dxa"/>
            </w:tcMar>
            <w:hideMark/>
          </w:tcPr>
          <w:p w14:paraId="52786835" w14:textId="77777777" w:rsidR="00CD69BC" w:rsidRPr="00CD69BC" w:rsidRDefault="00CD69BC" w:rsidP="00CD69BC">
            <w:r w:rsidRPr="00CD69BC">
              <w:t>(0.00)</w:t>
            </w:r>
          </w:p>
        </w:tc>
      </w:tr>
      <w:tr w:rsidR="00CD69BC" w:rsidRPr="00CD69BC" w14:paraId="36CED55A" w14:textId="77777777">
        <w:trPr>
          <w:tblCellSpacing w:w="15" w:type="dxa"/>
        </w:trPr>
        <w:tc>
          <w:tcPr>
            <w:tcW w:w="0" w:type="auto"/>
            <w:vMerge w:val="restart"/>
            <w:noWrap/>
            <w:tcMar>
              <w:top w:w="180" w:type="dxa"/>
              <w:left w:w="180" w:type="dxa"/>
              <w:bottom w:w="0" w:type="dxa"/>
              <w:right w:w="180" w:type="dxa"/>
            </w:tcMar>
            <w:hideMark/>
          </w:tcPr>
          <w:p w14:paraId="466AC1DF" w14:textId="77777777" w:rsidR="00CD69BC" w:rsidRPr="00CD69BC" w:rsidRDefault="00CD69BC" w:rsidP="00CD69BC">
            <w:r w:rsidRPr="00CD69BC">
              <w:t>GDP per capita (ln)</w:t>
            </w:r>
          </w:p>
        </w:tc>
        <w:tc>
          <w:tcPr>
            <w:tcW w:w="0" w:type="auto"/>
            <w:noWrap/>
            <w:tcMar>
              <w:top w:w="180" w:type="dxa"/>
              <w:left w:w="180" w:type="dxa"/>
              <w:bottom w:w="0" w:type="dxa"/>
              <w:right w:w="180" w:type="dxa"/>
            </w:tcMar>
            <w:hideMark/>
          </w:tcPr>
          <w:p w14:paraId="089C65C0" w14:textId="77777777" w:rsidR="00CD69BC" w:rsidRPr="00CD69BC" w:rsidRDefault="00CD69BC" w:rsidP="00CD69BC"/>
        </w:tc>
        <w:tc>
          <w:tcPr>
            <w:tcW w:w="0" w:type="auto"/>
            <w:noWrap/>
            <w:tcMar>
              <w:top w:w="180" w:type="dxa"/>
              <w:left w:w="180" w:type="dxa"/>
              <w:bottom w:w="0" w:type="dxa"/>
              <w:right w:w="180" w:type="dxa"/>
            </w:tcMar>
            <w:hideMark/>
          </w:tcPr>
          <w:p w14:paraId="72F83324" w14:textId="77777777" w:rsidR="00CD69BC" w:rsidRPr="00CD69BC" w:rsidRDefault="00CD69BC" w:rsidP="00CD69BC">
            <w:r w:rsidRPr="00CD69BC">
              <w:t>0.02</w:t>
            </w:r>
          </w:p>
        </w:tc>
      </w:tr>
      <w:tr w:rsidR="00CD69BC" w:rsidRPr="00CD69BC" w14:paraId="245F0EC5" w14:textId="77777777">
        <w:trPr>
          <w:tblCellSpacing w:w="15" w:type="dxa"/>
        </w:trPr>
        <w:tc>
          <w:tcPr>
            <w:tcW w:w="0" w:type="auto"/>
            <w:vMerge/>
            <w:vAlign w:val="center"/>
            <w:hideMark/>
          </w:tcPr>
          <w:p w14:paraId="37DBBF7A" w14:textId="77777777" w:rsidR="00CD69BC" w:rsidRPr="00CD69BC" w:rsidRDefault="00CD69BC" w:rsidP="00CD69BC"/>
        </w:tc>
        <w:tc>
          <w:tcPr>
            <w:tcW w:w="0" w:type="auto"/>
            <w:noWrap/>
            <w:tcMar>
              <w:top w:w="180" w:type="dxa"/>
              <w:left w:w="180" w:type="dxa"/>
              <w:bottom w:w="0" w:type="dxa"/>
              <w:right w:w="180" w:type="dxa"/>
            </w:tcMar>
            <w:hideMark/>
          </w:tcPr>
          <w:p w14:paraId="044D86BD" w14:textId="77777777" w:rsidR="00CD69BC" w:rsidRPr="00CD69BC" w:rsidRDefault="00CD69BC" w:rsidP="00CD69BC"/>
        </w:tc>
        <w:tc>
          <w:tcPr>
            <w:tcW w:w="0" w:type="auto"/>
            <w:noWrap/>
            <w:tcMar>
              <w:top w:w="180" w:type="dxa"/>
              <w:left w:w="180" w:type="dxa"/>
              <w:bottom w:w="0" w:type="dxa"/>
              <w:right w:w="180" w:type="dxa"/>
            </w:tcMar>
            <w:hideMark/>
          </w:tcPr>
          <w:p w14:paraId="2D36A4DA" w14:textId="77777777" w:rsidR="00CD69BC" w:rsidRPr="00CD69BC" w:rsidRDefault="00CD69BC" w:rsidP="00CD69BC">
            <w:r w:rsidRPr="00CD69BC">
              <w:t>(0.02)</w:t>
            </w:r>
          </w:p>
        </w:tc>
      </w:tr>
      <w:tr w:rsidR="00CD69BC" w:rsidRPr="00CD69BC" w14:paraId="06971C92" w14:textId="77777777">
        <w:trPr>
          <w:tblCellSpacing w:w="15" w:type="dxa"/>
        </w:trPr>
        <w:tc>
          <w:tcPr>
            <w:tcW w:w="0" w:type="auto"/>
            <w:vMerge w:val="restart"/>
            <w:noWrap/>
            <w:tcMar>
              <w:top w:w="180" w:type="dxa"/>
              <w:left w:w="180" w:type="dxa"/>
              <w:bottom w:w="0" w:type="dxa"/>
              <w:right w:w="180" w:type="dxa"/>
            </w:tcMar>
            <w:hideMark/>
          </w:tcPr>
          <w:p w14:paraId="6DC671A8" w14:textId="77777777" w:rsidR="00CD69BC" w:rsidRPr="00CD69BC" w:rsidRDefault="00CD69BC" w:rsidP="00CD69BC">
            <w:r w:rsidRPr="00CD69BC">
              <w:t>Governance</w:t>
            </w:r>
          </w:p>
        </w:tc>
        <w:tc>
          <w:tcPr>
            <w:tcW w:w="0" w:type="auto"/>
            <w:noWrap/>
            <w:tcMar>
              <w:top w:w="180" w:type="dxa"/>
              <w:left w:w="180" w:type="dxa"/>
              <w:bottom w:w="0" w:type="dxa"/>
              <w:right w:w="180" w:type="dxa"/>
            </w:tcMar>
            <w:hideMark/>
          </w:tcPr>
          <w:p w14:paraId="71032EEB" w14:textId="77777777" w:rsidR="00CD69BC" w:rsidRPr="00CD69BC" w:rsidRDefault="00CD69BC" w:rsidP="00CD69BC"/>
        </w:tc>
        <w:tc>
          <w:tcPr>
            <w:tcW w:w="0" w:type="auto"/>
            <w:noWrap/>
            <w:tcMar>
              <w:top w:w="180" w:type="dxa"/>
              <w:left w:w="180" w:type="dxa"/>
              <w:bottom w:w="0" w:type="dxa"/>
              <w:right w:w="180" w:type="dxa"/>
            </w:tcMar>
            <w:hideMark/>
          </w:tcPr>
          <w:p w14:paraId="222BD500" w14:textId="77777777" w:rsidR="00CD69BC" w:rsidRPr="00CD69BC" w:rsidRDefault="00CD69BC" w:rsidP="00CD69BC">
            <w:r w:rsidRPr="00CD69BC">
              <w:t>0.29***</w:t>
            </w:r>
          </w:p>
        </w:tc>
      </w:tr>
      <w:tr w:rsidR="00CD69BC" w:rsidRPr="00CD69BC" w14:paraId="5306D805" w14:textId="77777777">
        <w:trPr>
          <w:tblCellSpacing w:w="15" w:type="dxa"/>
        </w:trPr>
        <w:tc>
          <w:tcPr>
            <w:tcW w:w="0" w:type="auto"/>
            <w:vMerge/>
            <w:vAlign w:val="center"/>
            <w:hideMark/>
          </w:tcPr>
          <w:p w14:paraId="6E2FD006" w14:textId="77777777" w:rsidR="00CD69BC" w:rsidRPr="00CD69BC" w:rsidRDefault="00CD69BC" w:rsidP="00CD69BC"/>
        </w:tc>
        <w:tc>
          <w:tcPr>
            <w:tcW w:w="0" w:type="auto"/>
            <w:noWrap/>
            <w:tcMar>
              <w:top w:w="180" w:type="dxa"/>
              <w:left w:w="180" w:type="dxa"/>
              <w:bottom w:w="0" w:type="dxa"/>
              <w:right w:w="180" w:type="dxa"/>
            </w:tcMar>
            <w:hideMark/>
          </w:tcPr>
          <w:p w14:paraId="3B4C5EDB" w14:textId="77777777" w:rsidR="00CD69BC" w:rsidRPr="00CD69BC" w:rsidRDefault="00CD69BC" w:rsidP="00CD69BC"/>
        </w:tc>
        <w:tc>
          <w:tcPr>
            <w:tcW w:w="0" w:type="auto"/>
            <w:noWrap/>
            <w:tcMar>
              <w:top w:w="180" w:type="dxa"/>
              <w:left w:w="180" w:type="dxa"/>
              <w:bottom w:w="0" w:type="dxa"/>
              <w:right w:w="180" w:type="dxa"/>
            </w:tcMar>
            <w:hideMark/>
          </w:tcPr>
          <w:p w14:paraId="7BDFC7F4" w14:textId="77777777" w:rsidR="00CD69BC" w:rsidRPr="00CD69BC" w:rsidRDefault="00CD69BC" w:rsidP="00CD69BC">
            <w:r w:rsidRPr="00CD69BC">
              <w:t>(0.04)</w:t>
            </w:r>
          </w:p>
        </w:tc>
      </w:tr>
      <w:tr w:rsidR="00CD69BC" w:rsidRPr="00CD69BC" w14:paraId="0056CA3A" w14:textId="77777777">
        <w:trPr>
          <w:tblCellSpacing w:w="15" w:type="dxa"/>
        </w:trPr>
        <w:tc>
          <w:tcPr>
            <w:tcW w:w="0" w:type="auto"/>
            <w:vMerge w:val="restart"/>
            <w:noWrap/>
            <w:tcMar>
              <w:top w:w="180" w:type="dxa"/>
              <w:left w:w="180" w:type="dxa"/>
              <w:bottom w:w="0" w:type="dxa"/>
              <w:right w:w="180" w:type="dxa"/>
            </w:tcMar>
            <w:hideMark/>
          </w:tcPr>
          <w:p w14:paraId="489A25BC" w14:textId="77777777" w:rsidR="00CD69BC" w:rsidRPr="00CD69BC" w:rsidRDefault="00CD69BC" w:rsidP="00CD69BC">
            <w:r w:rsidRPr="00CD69BC">
              <w:t>Freedom</w:t>
            </w:r>
          </w:p>
        </w:tc>
        <w:tc>
          <w:tcPr>
            <w:tcW w:w="0" w:type="auto"/>
            <w:noWrap/>
            <w:tcMar>
              <w:top w:w="180" w:type="dxa"/>
              <w:left w:w="180" w:type="dxa"/>
              <w:bottom w:w="0" w:type="dxa"/>
              <w:right w:w="180" w:type="dxa"/>
            </w:tcMar>
            <w:hideMark/>
          </w:tcPr>
          <w:p w14:paraId="5CA6890B" w14:textId="77777777" w:rsidR="00CD69BC" w:rsidRPr="00CD69BC" w:rsidRDefault="00CD69BC" w:rsidP="00CD69BC"/>
        </w:tc>
        <w:tc>
          <w:tcPr>
            <w:tcW w:w="0" w:type="auto"/>
            <w:noWrap/>
            <w:tcMar>
              <w:top w:w="180" w:type="dxa"/>
              <w:left w:w="180" w:type="dxa"/>
              <w:bottom w:w="0" w:type="dxa"/>
              <w:right w:w="180" w:type="dxa"/>
            </w:tcMar>
            <w:hideMark/>
          </w:tcPr>
          <w:p w14:paraId="7BE44C79" w14:textId="77777777" w:rsidR="00CD69BC" w:rsidRPr="00CD69BC" w:rsidRDefault="00CD69BC" w:rsidP="00CD69BC">
            <w:r w:rsidRPr="00CD69BC">
              <w:t>−0.03***</w:t>
            </w:r>
          </w:p>
        </w:tc>
      </w:tr>
      <w:tr w:rsidR="00CD69BC" w:rsidRPr="00CD69BC" w14:paraId="2C9766C0" w14:textId="77777777">
        <w:trPr>
          <w:tblCellSpacing w:w="15" w:type="dxa"/>
        </w:trPr>
        <w:tc>
          <w:tcPr>
            <w:tcW w:w="0" w:type="auto"/>
            <w:vMerge/>
            <w:vAlign w:val="center"/>
            <w:hideMark/>
          </w:tcPr>
          <w:p w14:paraId="1C98C7BF" w14:textId="77777777" w:rsidR="00CD69BC" w:rsidRPr="00CD69BC" w:rsidRDefault="00CD69BC" w:rsidP="00CD69BC"/>
        </w:tc>
        <w:tc>
          <w:tcPr>
            <w:tcW w:w="0" w:type="auto"/>
            <w:noWrap/>
            <w:tcMar>
              <w:top w:w="180" w:type="dxa"/>
              <w:left w:w="180" w:type="dxa"/>
              <w:bottom w:w="0" w:type="dxa"/>
              <w:right w:w="180" w:type="dxa"/>
            </w:tcMar>
            <w:hideMark/>
          </w:tcPr>
          <w:p w14:paraId="2C33B877" w14:textId="77777777" w:rsidR="00CD69BC" w:rsidRPr="00CD69BC" w:rsidRDefault="00CD69BC" w:rsidP="00CD69BC"/>
        </w:tc>
        <w:tc>
          <w:tcPr>
            <w:tcW w:w="0" w:type="auto"/>
            <w:noWrap/>
            <w:tcMar>
              <w:top w:w="180" w:type="dxa"/>
              <w:left w:w="180" w:type="dxa"/>
              <w:bottom w:w="0" w:type="dxa"/>
              <w:right w:w="180" w:type="dxa"/>
            </w:tcMar>
            <w:hideMark/>
          </w:tcPr>
          <w:p w14:paraId="5738796E" w14:textId="77777777" w:rsidR="00CD69BC" w:rsidRPr="00CD69BC" w:rsidRDefault="00CD69BC" w:rsidP="00CD69BC">
            <w:r w:rsidRPr="00CD69BC">
              <w:t>(0.01)</w:t>
            </w:r>
          </w:p>
        </w:tc>
      </w:tr>
      <w:tr w:rsidR="00CD69BC" w:rsidRPr="00CD69BC" w14:paraId="076AA7B3" w14:textId="77777777">
        <w:trPr>
          <w:tblCellSpacing w:w="15" w:type="dxa"/>
        </w:trPr>
        <w:tc>
          <w:tcPr>
            <w:tcW w:w="0" w:type="auto"/>
            <w:noWrap/>
            <w:tcMar>
              <w:top w:w="180" w:type="dxa"/>
              <w:left w:w="180" w:type="dxa"/>
              <w:bottom w:w="0" w:type="dxa"/>
              <w:right w:w="180" w:type="dxa"/>
            </w:tcMar>
            <w:hideMark/>
          </w:tcPr>
          <w:p w14:paraId="474D9BE8" w14:textId="77777777" w:rsidR="00CD69BC" w:rsidRPr="00CD69BC" w:rsidRDefault="00CD69BC" w:rsidP="00CD69BC">
            <w:r w:rsidRPr="00CD69BC">
              <w:t>Donor FE</w:t>
            </w:r>
          </w:p>
        </w:tc>
        <w:tc>
          <w:tcPr>
            <w:tcW w:w="0" w:type="auto"/>
            <w:noWrap/>
            <w:tcMar>
              <w:top w:w="180" w:type="dxa"/>
              <w:left w:w="180" w:type="dxa"/>
              <w:bottom w:w="0" w:type="dxa"/>
              <w:right w:w="180" w:type="dxa"/>
            </w:tcMar>
            <w:hideMark/>
          </w:tcPr>
          <w:p w14:paraId="0762EA0D"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78B9B53C" w14:textId="77777777" w:rsidR="00CD69BC" w:rsidRPr="00CD69BC" w:rsidRDefault="00CD69BC" w:rsidP="00CD69BC">
            <w:r w:rsidRPr="00CD69BC">
              <w:t>Yes</w:t>
            </w:r>
          </w:p>
        </w:tc>
      </w:tr>
      <w:tr w:rsidR="00CD69BC" w:rsidRPr="00CD69BC" w14:paraId="73ED99F0" w14:textId="77777777">
        <w:trPr>
          <w:tblCellSpacing w:w="15" w:type="dxa"/>
        </w:trPr>
        <w:tc>
          <w:tcPr>
            <w:tcW w:w="0" w:type="auto"/>
            <w:noWrap/>
            <w:tcMar>
              <w:top w:w="180" w:type="dxa"/>
              <w:left w:w="180" w:type="dxa"/>
              <w:bottom w:w="0" w:type="dxa"/>
              <w:right w:w="180" w:type="dxa"/>
            </w:tcMar>
            <w:hideMark/>
          </w:tcPr>
          <w:p w14:paraId="21B03CE5" w14:textId="77777777" w:rsidR="00CD69BC" w:rsidRPr="00CD69BC" w:rsidRDefault="00CD69BC" w:rsidP="00CD69BC">
            <w:r w:rsidRPr="00CD69BC">
              <w:t>Completion FE</w:t>
            </w:r>
          </w:p>
        </w:tc>
        <w:tc>
          <w:tcPr>
            <w:tcW w:w="0" w:type="auto"/>
            <w:noWrap/>
            <w:tcMar>
              <w:top w:w="180" w:type="dxa"/>
              <w:left w:w="180" w:type="dxa"/>
              <w:bottom w:w="0" w:type="dxa"/>
              <w:right w:w="180" w:type="dxa"/>
            </w:tcMar>
            <w:hideMark/>
          </w:tcPr>
          <w:p w14:paraId="011CDFE2" w14:textId="77777777" w:rsidR="00CD69BC" w:rsidRPr="00CD69BC" w:rsidRDefault="00CD69BC" w:rsidP="00CD69BC">
            <w:r w:rsidRPr="00CD69BC">
              <w:t>Yes</w:t>
            </w:r>
          </w:p>
        </w:tc>
        <w:tc>
          <w:tcPr>
            <w:tcW w:w="0" w:type="auto"/>
            <w:noWrap/>
            <w:tcMar>
              <w:top w:w="180" w:type="dxa"/>
              <w:left w:w="180" w:type="dxa"/>
              <w:bottom w:w="0" w:type="dxa"/>
              <w:right w:w="180" w:type="dxa"/>
            </w:tcMar>
            <w:hideMark/>
          </w:tcPr>
          <w:p w14:paraId="4BC5878A" w14:textId="77777777" w:rsidR="00CD69BC" w:rsidRPr="00CD69BC" w:rsidRDefault="00CD69BC" w:rsidP="00CD69BC">
            <w:r w:rsidRPr="00CD69BC">
              <w:t>Yes</w:t>
            </w:r>
          </w:p>
        </w:tc>
      </w:tr>
      <w:tr w:rsidR="00CD69BC" w:rsidRPr="00CD69BC" w14:paraId="70188731" w14:textId="77777777">
        <w:trPr>
          <w:tblCellSpacing w:w="15" w:type="dxa"/>
        </w:trPr>
        <w:tc>
          <w:tcPr>
            <w:tcW w:w="0" w:type="auto"/>
            <w:noWrap/>
            <w:tcMar>
              <w:top w:w="180" w:type="dxa"/>
              <w:left w:w="180" w:type="dxa"/>
              <w:bottom w:w="0" w:type="dxa"/>
              <w:right w:w="180" w:type="dxa"/>
            </w:tcMar>
            <w:hideMark/>
          </w:tcPr>
          <w:p w14:paraId="7D378B90" w14:textId="77777777" w:rsidR="00CD69BC" w:rsidRPr="00CD69BC" w:rsidRDefault="00CD69BC" w:rsidP="00CD69BC">
            <w:r w:rsidRPr="00CD69BC">
              <w:t>R2</w:t>
            </w:r>
          </w:p>
        </w:tc>
        <w:tc>
          <w:tcPr>
            <w:tcW w:w="0" w:type="auto"/>
            <w:noWrap/>
            <w:tcMar>
              <w:top w:w="180" w:type="dxa"/>
              <w:left w:w="180" w:type="dxa"/>
              <w:bottom w:w="0" w:type="dxa"/>
              <w:right w:w="180" w:type="dxa"/>
            </w:tcMar>
            <w:hideMark/>
          </w:tcPr>
          <w:p w14:paraId="56F20B6C" w14:textId="77777777" w:rsidR="00CD69BC" w:rsidRPr="00CD69BC" w:rsidRDefault="00CD69BC" w:rsidP="00CD69BC">
            <w:r w:rsidRPr="00CD69BC">
              <w:t>0.12</w:t>
            </w:r>
          </w:p>
        </w:tc>
        <w:tc>
          <w:tcPr>
            <w:tcW w:w="0" w:type="auto"/>
            <w:noWrap/>
            <w:tcMar>
              <w:top w:w="180" w:type="dxa"/>
              <w:left w:w="180" w:type="dxa"/>
              <w:bottom w:w="0" w:type="dxa"/>
              <w:right w:w="180" w:type="dxa"/>
            </w:tcMar>
            <w:hideMark/>
          </w:tcPr>
          <w:p w14:paraId="1EAD0EAB" w14:textId="77777777" w:rsidR="00CD69BC" w:rsidRPr="00CD69BC" w:rsidRDefault="00CD69BC" w:rsidP="00CD69BC">
            <w:r w:rsidRPr="00CD69BC">
              <w:t>0.14</w:t>
            </w:r>
          </w:p>
        </w:tc>
      </w:tr>
      <w:tr w:rsidR="00CD69BC" w:rsidRPr="00CD69BC" w14:paraId="76D4AC1F" w14:textId="77777777">
        <w:trPr>
          <w:tblCellSpacing w:w="15" w:type="dxa"/>
        </w:trPr>
        <w:tc>
          <w:tcPr>
            <w:tcW w:w="0" w:type="auto"/>
            <w:noWrap/>
            <w:tcMar>
              <w:top w:w="180" w:type="dxa"/>
              <w:left w:w="180" w:type="dxa"/>
              <w:bottom w:w="180" w:type="dxa"/>
              <w:right w:w="180" w:type="dxa"/>
            </w:tcMar>
            <w:hideMark/>
          </w:tcPr>
          <w:p w14:paraId="7807512B" w14:textId="77777777" w:rsidR="00CD69BC" w:rsidRPr="00CD69BC" w:rsidRDefault="00CD69BC" w:rsidP="00CD69BC">
            <w:r w:rsidRPr="00CD69BC">
              <w:t>N</w:t>
            </w:r>
          </w:p>
        </w:tc>
        <w:tc>
          <w:tcPr>
            <w:tcW w:w="0" w:type="auto"/>
            <w:noWrap/>
            <w:tcMar>
              <w:top w:w="180" w:type="dxa"/>
              <w:left w:w="180" w:type="dxa"/>
              <w:bottom w:w="180" w:type="dxa"/>
              <w:right w:w="180" w:type="dxa"/>
            </w:tcMar>
            <w:hideMark/>
          </w:tcPr>
          <w:p w14:paraId="4BC1CDE4" w14:textId="77777777" w:rsidR="00CD69BC" w:rsidRPr="00CD69BC" w:rsidRDefault="00CD69BC" w:rsidP="00CD69BC">
            <w:r w:rsidRPr="00CD69BC">
              <w:t>8062</w:t>
            </w:r>
          </w:p>
        </w:tc>
        <w:tc>
          <w:tcPr>
            <w:tcW w:w="0" w:type="auto"/>
            <w:noWrap/>
            <w:tcMar>
              <w:top w:w="180" w:type="dxa"/>
              <w:left w:w="180" w:type="dxa"/>
              <w:bottom w:w="180" w:type="dxa"/>
              <w:right w:w="180" w:type="dxa"/>
            </w:tcMar>
            <w:hideMark/>
          </w:tcPr>
          <w:p w14:paraId="650473A0" w14:textId="77777777" w:rsidR="00CD69BC" w:rsidRPr="00CD69BC" w:rsidRDefault="00CD69BC" w:rsidP="00CD69BC">
            <w:r w:rsidRPr="00CD69BC">
              <w:t>8062</w:t>
            </w:r>
          </w:p>
        </w:tc>
      </w:tr>
    </w:tbl>
    <w:p w14:paraId="57DC09C9" w14:textId="77777777" w:rsidR="00CD69BC" w:rsidRPr="00CD69BC" w:rsidRDefault="00CD69BC" w:rsidP="00CD69BC">
      <w:r w:rsidRPr="00CD69BC">
        <w:t>Notes</w:t>
      </w:r>
    </w:p>
    <w:p w14:paraId="2F704CD8" w14:textId="77777777" w:rsidR="00CD69BC" w:rsidRPr="00CD69BC" w:rsidRDefault="00CD69BC" w:rsidP="00CD69BC">
      <w:pPr>
        <w:numPr>
          <w:ilvl w:val="0"/>
          <w:numId w:val="9"/>
        </w:numPr>
      </w:pPr>
      <w:r w:rsidRPr="00CD69BC">
        <w:t>Estimates from OLS regressions with clustered standard errors in parentheses. The dependent variable is the project effectiveness score. Donor and completion year fixed effects are included in all models.</w:t>
      </w:r>
    </w:p>
    <w:p w14:paraId="0240D8BC" w14:textId="77777777" w:rsidR="00CD69BC" w:rsidRPr="00CD69BC" w:rsidRDefault="00CD69BC" w:rsidP="00CD69BC">
      <w:r w:rsidRPr="00CD69BC">
        <w:t>Two sets of regression results are presented in Table </w:t>
      </w:r>
      <w:hyperlink r:id="rId111" w:anchor="dpr12573-tbl-0006" w:tooltip="Link to table" w:history="1">
        <w:r w:rsidRPr="00CD69BC">
          <w:rPr>
            <w:rStyle w:val="Hyperlink"/>
            <w:b/>
            <w:bCs/>
          </w:rPr>
          <w:t>6</w:t>
        </w:r>
      </w:hyperlink>
      <w:r w:rsidRPr="00CD69BC">
        <w:t>: one in which regressions are run without country-level variables as controls, and one in which country-level variables are added as controls. The interaction terms in the models demonstrate whether the project traits in the models are associated with different levels of effectiveness in the Pacific and elsewhere.</w:t>
      </w:r>
    </w:p>
    <w:p w14:paraId="0CC744BF" w14:textId="77777777" w:rsidR="00CD69BC" w:rsidRPr="00CD69BC" w:rsidRDefault="00CD69BC" w:rsidP="00CD69BC">
      <w:r w:rsidRPr="00CD69BC">
        <w:t>Although project duration and size have some impact on project effectiveness more generally, neither appears to have a differing impact on project effectiveness in the Pacific compared to the rest of the developing world. Indeed, the only variable for which any of the interaction terms is significant, is sector, and in particular humanitarian emergency work. For ease of interpretation, a margins plot showing the difference between the Pacific and elsewhere for all sectors is provided (Figure </w:t>
      </w:r>
      <w:hyperlink r:id="rId112" w:anchor="dpr12573-fig-0002" w:history="1">
        <w:r w:rsidRPr="00CD69BC">
          <w:rPr>
            <w:rStyle w:val="Hyperlink"/>
            <w:b/>
            <w:bCs/>
          </w:rPr>
          <w:t>2</w:t>
        </w:r>
      </w:hyperlink>
      <w:r w:rsidRPr="00CD69BC">
        <w:t>).</w:t>
      </w:r>
    </w:p>
    <w:p w14:paraId="53A4F974" w14:textId="5772DA77" w:rsidR="00CD69BC" w:rsidRPr="00CD69BC" w:rsidRDefault="00CD69BC" w:rsidP="00CD69BC">
      <w:r w:rsidRPr="00CD69BC">
        <w:rPr>
          <w:b/>
          <w:bCs/>
        </w:rPr>
        <mc:AlternateContent>
          <mc:Choice Requires="wps">
            <w:drawing>
              <wp:inline distT="0" distB="0" distL="0" distR="0" wp14:anchorId="74E86C33" wp14:editId="1CD94D30">
                <wp:extent cx="304800" cy="304800"/>
                <wp:effectExtent l="0" t="0" r="0" b="0"/>
                <wp:docPr id="334192445" name="Rectangle 18" descr="Details are in the caption following the image">
                  <a:hlinkClick xmlns:a="http://schemas.openxmlformats.org/drawingml/2006/main" r:id="rId11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EF423" id="Rectangle 18" o:spid="_x0000_s1026" alt="Details are in the caption following the image" href="https://onlinelibrary.wiley.com/cms/asset/d2cee09c-eaa5-4b2c-8124-347c1fe62eb0/dpr12573-fig-0002-m.jp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B02AC19" w14:textId="77777777" w:rsidR="00CD69BC" w:rsidRPr="00CD69BC" w:rsidRDefault="00CD69BC" w:rsidP="00CD69BC">
      <w:r w:rsidRPr="00CD69BC">
        <w:rPr>
          <w:b/>
          <w:bCs/>
        </w:rPr>
        <w:t>FIGURE 2</w:t>
      </w:r>
    </w:p>
    <w:p w14:paraId="30912B40" w14:textId="77777777" w:rsidR="00CD69BC" w:rsidRPr="00CD69BC" w:rsidRDefault="00CD69BC" w:rsidP="00CD69BC">
      <w:hyperlink r:id="rId114" w:history="1">
        <w:r w:rsidRPr="00CD69BC">
          <w:rPr>
            <w:rStyle w:val="Hyperlink"/>
            <w:b/>
            <w:bCs/>
          </w:rPr>
          <w:t>Open in figure viewer</w:t>
        </w:r>
      </w:hyperlink>
      <w:hyperlink r:id="rId115" w:history="1">
        <w:r w:rsidRPr="00CD69BC">
          <w:rPr>
            <w:rStyle w:val="Hyperlink"/>
            <w:b/>
            <w:bCs/>
          </w:rPr>
          <w:t>PowerPoint</w:t>
        </w:r>
      </w:hyperlink>
    </w:p>
    <w:p w14:paraId="4C350CF1" w14:textId="77777777" w:rsidR="00CD69BC" w:rsidRPr="00CD69BC" w:rsidRDefault="00CD69BC" w:rsidP="00CD69BC">
      <w:r w:rsidRPr="00CD69BC">
        <w:t>Differing sectoral performance in the Pacific compared with elsewhere</w:t>
      </w:r>
    </w:p>
    <w:p w14:paraId="2A3E5976" w14:textId="77777777" w:rsidR="00CD69BC" w:rsidRPr="00CD69BC" w:rsidRDefault="00CD69BC" w:rsidP="00CD69BC">
      <w:r w:rsidRPr="00CD69BC">
        <w:rPr>
          <w:i/>
          <w:iCs/>
        </w:rPr>
        <w:t>Notes</w:t>
      </w:r>
      <w:r w:rsidRPr="00CD69BC">
        <w:t>: The figure shows the predicted marginal effect of the difference in average performance between the Pacific and elsewhere for each sector. Estimates stem from the regression results shown in Table </w:t>
      </w:r>
      <w:hyperlink r:id="rId116" w:anchor="dpr12573-tbl-0006" w:tooltip="Link to table" w:history="1">
        <w:r w:rsidRPr="00CD69BC">
          <w:rPr>
            <w:rStyle w:val="Hyperlink"/>
            <w:b/>
            <w:bCs/>
          </w:rPr>
          <w:t>6</w:t>
        </w:r>
      </w:hyperlink>
      <w:r w:rsidRPr="00CD69BC">
        <w:t>.</w:t>
      </w:r>
    </w:p>
    <w:p w14:paraId="34FACA87" w14:textId="77777777" w:rsidR="00CD69BC" w:rsidRPr="00CD69BC" w:rsidRDefault="00CD69BC" w:rsidP="00CD69BC">
      <w:r w:rsidRPr="00CD69BC">
        <w:lastRenderedPageBreak/>
        <w:t>As the point estimates and confidence intervals show, no other sector’s performance differs between the Pacific and elsewhere in a manner that is statistically significant or in any way substantively meaningful. However, humanitarian projects do perform worse in a manner that is statistically significant. Questions can be raised about the substantive magnitude of this difference. It is less than one point on the six-point scale used by donors when they appraise effectiveness. However, donor appraisals tend to cluster narrowly as donors are reluctant to award very high or low effectiveness scores to projects (Wood et al., </w:t>
      </w:r>
      <w:hyperlink r:id="rId117" w:anchor="dpr12573-bib-0046" w:history="1">
        <w:r w:rsidRPr="00CD69BC">
          <w:rPr>
            <w:rStyle w:val="Hyperlink"/>
            <w:b/>
            <w:bCs/>
          </w:rPr>
          <w:t>2020</w:t>
        </w:r>
      </w:hyperlink>
      <w:r w:rsidRPr="00CD69BC">
        <w:t>). As a result, the magnitude of differences such as that associated with humanitarian work in the Pacific may well be understated in regression models such as ours. As a result, the substantive magnitude of the finding is large enough to be of note. The finding is also important given the vulnerability of the Pacific to climate-related emergencies such as tropical storms, as well as the risk posed to some Pacific countries by earthquakes, volcanoes, and tsunamis. Given remoteness and the challenges posed by geography, it is easy to imagine why the Pacific would be a challenging region for humanitarian responses. Nevertheless, the Pacific is clearly a region where humanitarian work needs to be as effective as possible.</w:t>
      </w:r>
    </w:p>
    <w:p w14:paraId="14385B89" w14:textId="77777777" w:rsidR="00CD69BC" w:rsidRPr="00CD69BC" w:rsidRDefault="00CD69BC" w:rsidP="00CD69BC">
      <w:r w:rsidRPr="00CD69BC">
        <w:t>One note needs to be added to the findings of this section. Multi-collinearity was high in the regressions with interaction terms. While this cannot be a source of the finding related to humanitarian projects, it could plausibly be a source of the absence of findings associated with project size or duration. In an attempt to tackle issues of collinearity we reran regressions without completion year fixed effects. This reduced collinearity substantially but did not change results for size or duration.</w:t>
      </w:r>
      <w:hyperlink r:id="rId118" w:anchor="dpr12573-note-1007_note_13" w:tooltip="Link to note" w:history="1">
        <w:r w:rsidRPr="00CD69BC">
          <w:rPr>
            <w:rStyle w:val="Hyperlink"/>
            <w:b/>
            <w:bCs/>
          </w:rPr>
          <w:t>7</w:t>
        </w:r>
      </w:hyperlink>
    </w:p>
    <w:p w14:paraId="511C5CFA" w14:textId="77777777" w:rsidR="00CD69BC" w:rsidRPr="00CD69BC" w:rsidRDefault="00CD69BC" w:rsidP="00CD69BC">
      <w:pPr>
        <w:rPr>
          <w:b/>
          <w:bCs/>
        </w:rPr>
      </w:pPr>
      <w:r w:rsidRPr="00CD69BC">
        <w:rPr>
          <w:b/>
          <w:bCs/>
        </w:rPr>
        <w:t>5 DISCUSSION</w:t>
      </w:r>
    </w:p>
    <w:p w14:paraId="4827C43A" w14:textId="77777777" w:rsidR="00CD69BC" w:rsidRPr="00CD69BC" w:rsidRDefault="00CD69BC" w:rsidP="00CD69BC">
      <w:r w:rsidRPr="00CD69BC">
        <w:t>Two aspects of these findings may come as a surprise to researchers and practitioners with experience of aid in the Pacific. First, that the countries of the Pacific are comparatively well governed and that this increases aid project effectiveness. And, second, that comparatively high civil and political freedoms in Pacific countries appear to reduce aid project effectiveness.</w:t>
      </w:r>
    </w:p>
    <w:p w14:paraId="389FC401" w14:textId="77777777" w:rsidR="00CD69BC" w:rsidRPr="00CD69BC" w:rsidRDefault="00CD69BC" w:rsidP="00CD69BC">
      <w:r w:rsidRPr="00CD69BC">
        <w:t>Both findings are empirically consistent. Better governance is associated with greater effectiveness in much of the global literature on aid project effectiveness, and governance is better, on average, in the Pacific. Similarly, freedom has been found to be associated with worse aid outcomes in a number of global studies, and political and civil liberties are greater, on average, in the Pacific. Yet, influential scholars of the Pacific have tended to emphasize civil and political liberties in the region is a strength (Reilly, </w:t>
      </w:r>
      <w:hyperlink r:id="rId119" w:anchor="dpr12573-bib-0040" w:history="1">
        <w:r w:rsidRPr="00CD69BC">
          <w:rPr>
            <w:rStyle w:val="Hyperlink"/>
            <w:b/>
            <w:bCs/>
          </w:rPr>
          <w:t>2006</w:t>
        </w:r>
      </w:hyperlink>
      <w:r w:rsidRPr="00CD69BC">
        <w:t>), and poor governance as an impediment to development (Hughes, </w:t>
      </w:r>
      <w:hyperlink r:id="rId120" w:anchor="dpr12573-bib-0024" w:history="1">
        <w:r w:rsidRPr="00CD69BC">
          <w:rPr>
            <w:rStyle w:val="Hyperlink"/>
            <w:b/>
            <w:bCs/>
          </w:rPr>
          <w:t>2003</w:t>
        </w:r>
      </w:hyperlink>
      <w:r w:rsidRPr="00CD69BC">
        <w:t>).</w:t>
      </w:r>
    </w:p>
    <w:p w14:paraId="642F3985" w14:textId="77777777" w:rsidR="00CD69BC" w:rsidRPr="00CD69BC" w:rsidRDefault="00CD69BC" w:rsidP="00CD69BC">
      <w:r w:rsidRPr="00CD69BC">
        <w:t>In the case of governance, it is worth emphasizing what our findings do not show: they are not evidence that governance is not an impediment to aid project effectiveness in the Pacific. Rather, they are evidence that </w:t>
      </w:r>
      <w:r w:rsidRPr="00CD69BC">
        <w:rPr>
          <w:i/>
          <w:iCs/>
        </w:rPr>
        <w:t>compared to the rest of the world</w:t>
      </w:r>
      <w:r w:rsidRPr="00CD69BC">
        <w:t xml:space="preserve"> governance </w:t>
      </w:r>
      <w:r w:rsidRPr="00CD69BC">
        <w:lastRenderedPageBreak/>
        <w:t>is not a particularly acute constraint on project effectiveness in the region. At the same time though, our findings should serve to nuance public debate about aid in the region. Talk of governance in the Pacific is often dominated by problems and parts of the region where governance is at its worst. Inadequate attention is paid in scholarly work on aid and the Pacific to instances where governance is comparatively good. As a result, governance throughout the Pacific has often been viewed as a weakness by aid analysts (for the most influential example, see Hughes, </w:t>
      </w:r>
      <w:hyperlink r:id="rId121" w:anchor="dpr12573-bib-0024" w:history="1">
        <w:r w:rsidRPr="00CD69BC">
          <w:rPr>
            <w:rStyle w:val="Hyperlink"/>
            <w:b/>
            <w:bCs/>
          </w:rPr>
          <w:t>2003</w:t>
        </w:r>
      </w:hyperlink>
      <w:r w:rsidRPr="00CD69BC">
        <w:t>). Compared to Denmark this is true, but many Pacific countries are not particularly poorly governed by developing country standards, and certainly not so poorly governed as to render the effective delivery of aid impossible.</w:t>
      </w:r>
    </w:p>
    <w:p w14:paraId="02BE9762" w14:textId="77777777" w:rsidR="00CD69BC" w:rsidRPr="00CD69BC" w:rsidRDefault="00CD69BC" w:rsidP="00CD69BC">
      <w:r w:rsidRPr="00CD69BC">
        <w:t>The freedom finding is consistent with other work on aid project effectiveness (for example, Feeny &amp; Vuong, </w:t>
      </w:r>
      <w:hyperlink r:id="rId122" w:anchor="dpr12573-bib-0016" w:history="1">
        <w:r w:rsidRPr="00CD69BC">
          <w:rPr>
            <w:rStyle w:val="Hyperlink"/>
            <w:b/>
            <w:bCs/>
          </w:rPr>
          <w:t>2017</w:t>
        </w:r>
      </w:hyperlink>
      <w:r w:rsidRPr="00CD69BC">
        <w:t>), but it is hard to see why civil and political liberties themselves would be an impediment to aid success. Although we cannot be certain on the basis of analysis in this study, we think a likely explanation for the freedom finding is that this variable is tapping into something else—quite possibly the patronage-oriented nature of politics in many Pacific democracies. Pacific countries are largely democratic, and liberties are not formally constrained, but a political culture of patronage is prominent in many Pacific democracies (Duncan &amp; Hassall, </w:t>
      </w:r>
      <w:hyperlink r:id="rId123" w:anchor="dpr12573-bib-0013" w:history="1">
        <w:r w:rsidRPr="00CD69BC">
          <w:rPr>
            <w:rStyle w:val="Hyperlink"/>
            <w:b/>
            <w:bCs/>
          </w:rPr>
          <w:t>2011</w:t>
        </w:r>
      </w:hyperlink>
      <w:r w:rsidRPr="00CD69BC">
        <w:t>).</w:t>
      </w:r>
    </w:p>
    <w:p w14:paraId="64C24BF0" w14:textId="77777777" w:rsidR="00CD69BC" w:rsidRPr="00CD69BC" w:rsidRDefault="00CD69BC" w:rsidP="00CD69BC">
      <w:r w:rsidRPr="00CD69BC">
        <w:t>There is evidence from other aid studies that clientelist politics reduces aid effectiveness (Cruz &amp; Keefer, </w:t>
      </w:r>
      <w:hyperlink r:id="rId124" w:anchor="dpr12573-bib-0011" w:history="1">
        <w:r w:rsidRPr="00CD69BC">
          <w:rPr>
            <w:rStyle w:val="Hyperlink"/>
            <w:b/>
            <w:bCs/>
          </w:rPr>
          <w:t>2015</w:t>
        </w:r>
      </w:hyperlink>
      <w:r w:rsidRPr="00CD69BC">
        <w:t>; Wright, </w:t>
      </w:r>
      <w:hyperlink r:id="rId125" w:anchor="dpr12573-bib-0051" w:history="1">
        <w:r w:rsidRPr="00CD69BC">
          <w:rPr>
            <w:rStyle w:val="Hyperlink"/>
            <w:b/>
            <w:bCs/>
          </w:rPr>
          <w:t>2010</w:t>
        </w:r>
      </w:hyperlink>
      <w:r w:rsidRPr="00CD69BC">
        <w:t>). There is also some evidence of politicians in developing countries being able to divert aid flows in politically advantageous ways (Briggs, </w:t>
      </w:r>
      <w:hyperlink r:id="rId126" w:anchor="dpr12573-bib-0007" w:history="1">
        <w:r w:rsidRPr="00CD69BC">
          <w:rPr>
            <w:rStyle w:val="Hyperlink"/>
            <w:b/>
            <w:bCs/>
          </w:rPr>
          <w:t>2014</w:t>
        </w:r>
      </w:hyperlink>
      <w:r w:rsidRPr="00CD69BC">
        <w:t>). Given this, it seems very plausible that the intersection of patronage and democracy in the Pacific may be the actual impediment to project effectiveness, rather than liberties as such.</w:t>
      </w:r>
    </w:p>
    <w:p w14:paraId="0CE81F05" w14:textId="77777777" w:rsidR="00CD69BC" w:rsidRPr="00CD69BC" w:rsidRDefault="00CD69BC" w:rsidP="00CD69BC">
      <w:r w:rsidRPr="00CD69BC">
        <w:t>This point speaks to an important area for building on our work in future research. Our study is the first to have focused on explaining problems of aid project effectiveness in the Pacific using quantitative methods. It is also the first study to have used causal mediation analysis in studying aid effectiveness at the project level.</w:t>
      </w:r>
    </w:p>
    <w:p w14:paraId="3FFAAB5A" w14:textId="77777777" w:rsidR="00CD69BC" w:rsidRPr="00CD69BC" w:rsidRDefault="00CD69BC" w:rsidP="00CD69BC">
      <w:r w:rsidRPr="00CD69BC">
        <w:t>Yet, while we view the subject matter of our research of considerable practical importance, and while we think our study has delivered clear insights, we do not believe our findings should be treated as the final word on the matter.</w:t>
      </w:r>
    </w:p>
    <w:p w14:paraId="0E8C7FCE" w14:textId="77777777" w:rsidR="00CD69BC" w:rsidRPr="00CD69BC" w:rsidRDefault="00CD69BC" w:rsidP="00CD69BC">
      <w:r w:rsidRPr="00CD69BC">
        <w:t xml:space="preserve">Empirically, we faced challenges. First—as with almost all other studies on aid project effectiveness—we struggled with the volatility of economic growth in developing countries and the potential endogeneity of this variable. We have tried, particularly in further work in the appendices, to mitigate risks associated with this problem. Our key findings for governance, freedom, population, and isolation did not change dramatically as we did this. For this reason, there are reasonable grounds to trust these results. Findings for growth did change somewhat, although it is unclear exactly how to interpret </w:t>
      </w:r>
      <w:r w:rsidRPr="00CD69BC">
        <w:lastRenderedPageBreak/>
        <w:t>these changes owing to the risk of endogeneity. With more data in the future, it may be the case that more sophisticated methods can be brought to bear on this particular finding—existing uncertainties provide good grounds for further research.</w:t>
      </w:r>
    </w:p>
    <w:p w14:paraId="3F0FA8B9" w14:textId="77777777" w:rsidR="00CD69BC" w:rsidRPr="00CD69BC" w:rsidRDefault="00CD69BC" w:rsidP="00CD69BC">
      <w:r w:rsidRPr="00CD69BC">
        <w:t>What is more, as with all observational studies, including all existing work on aid project effectiveness, our findings could be biased by omitted variables. All of the variables we studied were included with a clear justification based on existing findings or other relevant work. We did not exclude any variables that had been found to be relevant in other work, which we could obtain data for, and which might plausibly explain the Pacific effect. We also added fixed effects and project-level controls to our models. However, it may still be the case that key variables were missing from our analysis. These could include variables related to the nature of democratic politics—possibly, if a variable existed on the patronage nature of politics, and if it were included in our models, Freedom might cease to be a significant mediator. Testing the effects of these variables will be an important task for future work, although the absence of small island states from most potentially useful political datasets will pose a major challenge. It may well be the case that the most fruitful avenue of future study into challenges to aid effectiveness in the Pacific will involve different methods including qualitative methods such as Process Tracing.</w:t>
      </w:r>
    </w:p>
    <w:p w14:paraId="56C8A576" w14:textId="77777777" w:rsidR="00CD69BC" w:rsidRPr="00CD69BC" w:rsidRDefault="00CD69BC" w:rsidP="00CD69BC">
      <w:r w:rsidRPr="00CD69BC">
        <w:t>There is also scope for additional work studying interactions between the Pacific and other project-level variables. Our finding about the comparative ineffectiveness of humanitarian emergency aid projects in the Pacific is noteworthy. Such aid is important in the region and the need for it will likely rise. Donors need to work to try and increase the efficacy of this type of work.</w:t>
      </w:r>
    </w:p>
    <w:p w14:paraId="6A807B0D" w14:textId="77777777" w:rsidR="00CD69BC" w:rsidRPr="00CD69BC" w:rsidRDefault="00CD69BC" w:rsidP="00CD69BC">
      <w:r w:rsidRPr="00CD69BC">
        <w:t>While this finding is important, an acknowledged weakness of the second section of our analysis is the limited number of project traits available for us to compare between the Pacific region and other countries. There was a good reason for this limitation: donors do not make many more relevant variables available in a way that would allow for inclusion in a multi-donor dataset. With persistence and donor cooperation, however, this stake of affairs could be changed. If it is, many more valuable insights about aid practice, and the relative importance of aspects of aid practice in different areas could be garnered (for an excellent example of this already occurring, see Honig, </w:t>
      </w:r>
      <w:hyperlink r:id="rId127" w:anchor="dpr12573-bib-0019" w:history="1">
        <w:r w:rsidRPr="00CD69BC">
          <w:rPr>
            <w:rStyle w:val="Hyperlink"/>
            <w:b/>
            <w:bCs/>
          </w:rPr>
          <w:t>2018</w:t>
        </w:r>
      </w:hyperlink>
      <w:r w:rsidRPr="00CD69BC">
        <w:t>).</w:t>
      </w:r>
    </w:p>
    <w:p w14:paraId="5DFDA419" w14:textId="77777777" w:rsidR="00CD69BC" w:rsidRPr="00CD69BC" w:rsidRDefault="00CD69BC" w:rsidP="00CD69BC">
      <w:r w:rsidRPr="00CD69BC">
        <w:t>Increased data availability could lend itself to other innovative forms of study. Although, on average, projects perform worse in particular parts of the world, such as the Pacific, and in more challenging country contexts, not all projects do. In future work, positive outliers, projects that overperform based on expectations could be identified from the residuals emerging from aid project effectiveness regressions, and then systematically studied using case studies (for an explanation of this method more generally, see Peiffer &amp; Armytage, </w:t>
      </w:r>
      <w:hyperlink r:id="rId128" w:anchor="dpr12573-bib-0038" w:history="1">
        <w:r w:rsidRPr="00CD69BC">
          <w:rPr>
            <w:rStyle w:val="Hyperlink"/>
            <w:b/>
            <w:bCs/>
          </w:rPr>
          <w:t>2019</w:t>
        </w:r>
      </w:hyperlink>
      <w:r w:rsidRPr="00CD69BC">
        <w:t>).</w:t>
      </w:r>
      <w:hyperlink r:id="rId129" w:anchor="dpr12573-note-1008_note_14" w:tooltip="Link to note" w:history="1">
        <w:r w:rsidRPr="00CD69BC">
          <w:rPr>
            <w:rStyle w:val="Hyperlink"/>
            <w:b/>
            <w:bCs/>
          </w:rPr>
          <w:t>8</w:t>
        </w:r>
      </w:hyperlink>
      <w:r w:rsidRPr="00CD69BC">
        <w:t xml:space="preserve"> Positive outliers of this nature would best be identified in regressions run with good data on project traits. The case studies that emerged would </w:t>
      </w:r>
      <w:r w:rsidRPr="00CD69BC">
        <w:lastRenderedPageBreak/>
        <w:t>similarly be at their most useful if rich information on the projects was available. Given this, the case for donors and researchers collaborating in this area is strong.</w:t>
      </w:r>
    </w:p>
    <w:p w14:paraId="668D2F04" w14:textId="77777777" w:rsidR="00CD69BC" w:rsidRPr="00CD69BC" w:rsidRDefault="00CD69BC" w:rsidP="00CD69BC">
      <w:r w:rsidRPr="00CD69BC">
        <w:t>For the time being, there are still lessons for aid practice that can be drawn from our work. While it may seem like a counsel of despair to have found evidence that suggests the main impediments to aid effectiveness in the Pacific are either traits that cannot be changed (remoteness and population) or traits that we would not want to change (the presence of freedoms), useful takeaways can still be pointed to.</w:t>
      </w:r>
    </w:p>
    <w:p w14:paraId="5151A7C9" w14:textId="77777777" w:rsidR="00CD69BC" w:rsidRPr="00CD69BC" w:rsidRDefault="00CD69BC" w:rsidP="00CD69BC">
      <w:r w:rsidRPr="00CD69BC">
        <w:t>In particular, as the main constraints to effective aid are constraints that cannot be shifted or which should not be changed, donors ought to focus foremost on adapting their practice. Successful adaptation is not likely to involve changes in sectoral focus or project size or duration, but rather working in a manner appropriate to giving aid in difficult circumstances. Such a suggestion is itself not radical, there are already well-known approaches to improved development practice such as Problem Driven Iterative Adaptation that emphasize the importance of contextually appropriate work and built-in flexibility in projects (Andrews et al., </w:t>
      </w:r>
      <w:hyperlink r:id="rId130" w:anchor="dpr12573-bib-0001" w:history="1">
        <w:r w:rsidRPr="00CD69BC">
          <w:rPr>
            <w:rStyle w:val="Hyperlink"/>
            <w:b/>
            <w:bCs/>
          </w:rPr>
          <w:t>2013</w:t>
        </w:r>
      </w:hyperlink>
      <w:r w:rsidRPr="00CD69BC">
        <w:t>). Honig (</w:t>
      </w:r>
      <w:hyperlink r:id="rId131" w:anchor="dpr12573-bib-0019" w:history="1">
        <w:r w:rsidRPr="00CD69BC">
          <w:rPr>
            <w:rStyle w:val="Hyperlink"/>
            <w:b/>
            <w:bCs/>
          </w:rPr>
          <w:t>2018</w:t>
        </w:r>
      </w:hyperlink>
      <w:r w:rsidRPr="00CD69BC">
        <w:t>) also provides compelling evidence that aid projects are most likely to be effective when practitioners are given freedom to adapt to circumstances.</w:t>
      </w:r>
    </w:p>
    <w:p w14:paraId="449EA31C" w14:textId="77777777" w:rsidR="00CD69BC" w:rsidRPr="00CD69BC" w:rsidRDefault="00CD69BC" w:rsidP="00CD69BC">
      <w:r w:rsidRPr="00CD69BC">
        <w:t>Yet, it is not clear that such approaches have—thus far—permeated to significantly influenced donor practice in the Pacific. More investment in building donors’ own expertise in the region will also likely help, as will more investment in gold standard evaluations that allow donors to learn from the specific challenges confronting their work in the Pacific. As we have outlined, there is also scope for further partnership with researchers. Not all projects fail in the Pacific, and careful analysis combining both quantitative work and case studies has the potential to help inform donors about approaches that may work well.</w:t>
      </w:r>
    </w:p>
    <w:p w14:paraId="14E441E4" w14:textId="77777777" w:rsidR="00CD69BC" w:rsidRPr="00CD69BC" w:rsidRDefault="00CD69BC" w:rsidP="00CD69BC">
      <w:r w:rsidRPr="00CD69BC">
        <w:t>Rates of development progress are low in much of the Pacific. The countries of the region will need aid for a long time to come. Aid can work in the Pacific, but making aid more effective in the region will be a challenge—one that in our view requires adaptation and further learning about the region’s context.</w:t>
      </w:r>
    </w:p>
    <w:p w14:paraId="13C07DB4" w14:textId="77777777" w:rsidR="00CD69BC" w:rsidRPr="00CD69BC" w:rsidRDefault="00CD69BC" w:rsidP="00CD69BC">
      <w:pPr>
        <w:rPr>
          <w:b/>
          <w:bCs/>
        </w:rPr>
      </w:pPr>
      <w:r w:rsidRPr="00CD69BC">
        <w:rPr>
          <w:b/>
          <w:bCs/>
        </w:rPr>
        <w:t>ACKNOWLEDGEMENTS</w:t>
      </w:r>
    </w:p>
    <w:p w14:paraId="5AA32CDE" w14:textId="77777777" w:rsidR="00CD69BC" w:rsidRPr="00CD69BC" w:rsidRDefault="00CD69BC" w:rsidP="00CD69BC">
      <w:r w:rsidRPr="00CD69BC">
        <w:t>The authors would like to acknowledge Ryan Edwards as well as two anonymous peer reviewers of an earlier discussion paper for their insights. The authors would like to acknowledge the Australian Government Aid Program, Professor Dan Honig, the World Bank and the ADB for making aid project appraisals publicly available. The authors are grateful for the insights of the journal’s editor and the peer reviewers of this paper.</w:t>
      </w:r>
    </w:p>
    <w:p w14:paraId="40FD2F9E" w14:textId="77777777" w:rsidR="00CD69BC" w:rsidRPr="00CD69BC" w:rsidRDefault="00CD69BC" w:rsidP="00CD69BC">
      <w:pPr>
        <w:rPr>
          <w:b/>
          <w:bCs/>
        </w:rPr>
      </w:pPr>
      <w:r w:rsidRPr="00CD69BC">
        <w:rPr>
          <w:b/>
          <w:bCs/>
        </w:rPr>
        <w:t>APPENDIX 1: Robustness tests</w:t>
      </w:r>
    </w:p>
    <w:p w14:paraId="4C189A9D" w14:textId="77777777" w:rsidR="00CD69BC" w:rsidRPr="00CD69BC" w:rsidRDefault="00CD69BC" w:rsidP="00CD69BC">
      <w:r w:rsidRPr="00CD69BC">
        <w:lastRenderedPageBreak/>
        <w:t>The following two tables present the results of mediation analysis using the KHB technique. The first reports on an OLS regression with clustered standard errors; the second reports on an ordered logistic regression with clustered standard errors. Because the ordered logistic regression reports results as logits, the coefficients appear to be of different magnitude. However, the size of the coefficients relative to each other is very similar to findings in our in other analysis. This is also true of sign and statistical significance.</w:t>
      </w:r>
    </w:p>
    <w:tbl>
      <w:tblPr>
        <w:tblW w:w="10590" w:type="dxa"/>
        <w:tblCellSpacing w:w="15" w:type="dxa"/>
        <w:tblBorders>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4782"/>
        <w:gridCol w:w="2235"/>
        <w:gridCol w:w="3573"/>
      </w:tblGrid>
      <w:tr w:rsidR="00CD69BC" w:rsidRPr="00CD69BC" w14:paraId="2AE7C139" w14:textId="77777777">
        <w:trPr>
          <w:tblCellSpacing w:w="15" w:type="dxa"/>
        </w:trPr>
        <w:tc>
          <w:tcPr>
            <w:tcW w:w="0" w:type="auto"/>
            <w:gridSpan w:val="3"/>
            <w:tcBorders>
              <w:bottom w:val="single" w:sz="6" w:space="0" w:color="BDBBB7"/>
            </w:tcBorders>
            <w:noWrap/>
            <w:tcMar>
              <w:top w:w="180" w:type="dxa"/>
              <w:left w:w="180" w:type="dxa"/>
              <w:bottom w:w="0" w:type="dxa"/>
              <w:right w:w="180" w:type="dxa"/>
            </w:tcMar>
            <w:hideMark/>
          </w:tcPr>
          <w:p w14:paraId="66F0472F" w14:textId="77777777" w:rsidR="00CD69BC" w:rsidRPr="00CD69BC" w:rsidRDefault="00CD69BC" w:rsidP="00CD69BC">
            <w:r w:rsidRPr="00CD69BC">
              <w:rPr>
                <w:b/>
                <w:bCs/>
              </w:rPr>
              <w:t>OLS (clustered standard errors)</w:t>
            </w:r>
          </w:p>
        </w:tc>
      </w:tr>
      <w:tr w:rsidR="00CD69BC" w:rsidRPr="00CD69BC" w14:paraId="3CA468FA"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17EC77CF" w14:textId="77777777" w:rsidR="00CD69BC" w:rsidRPr="00CD69BC" w:rsidRDefault="00CD69BC" w:rsidP="00CD69BC">
            <w:r w:rsidRPr="00CD69BC">
              <w:t>Pacific effect</w:t>
            </w:r>
          </w:p>
        </w:tc>
        <w:tc>
          <w:tcPr>
            <w:tcW w:w="0" w:type="auto"/>
            <w:tcBorders>
              <w:bottom w:val="single" w:sz="6" w:space="0" w:color="BDBBB7"/>
            </w:tcBorders>
            <w:noWrap/>
            <w:tcMar>
              <w:top w:w="180" w:type="dxa"/>
              <w:left w:w="180" w:type="dxa"/>
              <w:bottom w:w="0" w:type="dxa"/>
              <w:right w:w="180" w:type="dxa"/>
            </w:tcMar>
            <w:hideMark/>
          </w:tcPr>
          <w:p w14:paraId="65BCFA57" w14:textId="77777777" w:rsidR="00CD69BC" w:rsidRPr="00CD69BC" w:rsidRDefault="00CD69BC" w:rsidP="00CD69BC"/>
        </w:tc>
        <w:tc>
          <w:tcPr>
            <w:tcW w:w="0" w:type="auto"/>
            <w:tcBorders>
              <w:bottom w:val="single" w:sz="6" w:space="0" w:color="BDBBB7"/>
            </w:tcBorders>
            <w:noWrap/>
            <w:tcMar>
              <w:top w:w="180" w:type="dxa"/>
              <w:left w:w="180" w:type="dxa"/>
              <w:bottom w:w="0" w:type="dxa"/>
              <w:right w:w="180" w:type="dxa"/>
            </w:tcMar>
            <w:hideMark/>
          </w:tcPr>
          <w:p w14:paraId="1DDCDA03" w14:textId="77777777" w:rsidR="00CD69BC" w:rsidRPr="00CD69BC" w:rsidRDefault="00CD69BC" w:rsidP="00CD69BC"/>
        </w:tc>
      </w:tr>
      <w:tr w:rsidR="00CD69BC" w:rsidRPr="00CD69BC" w14:paraId="605B31E3"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0A5C0807" w14:textId="77777777" w:rsidR="00CD69BC" w:rsidRPr="00CD69BC" w:rsidRDefault="00CD69BC" w:rsidP="00CD69BC">
            <w:r w:rsidRPr="00CD69BC">
              <w:t>Without mediators</w:t>
            </w:r>
          </w:p>
        </w:tc>
        <w:tc>
          <w:tcPr>
            <w:tcW w:w="0" w:type="auto"/>
            <w:tcBorders>
              <w:bottom w:val="single" w:sz="6" w:space="0" w:color="BDBBB7"/>
            </w:tcBorders>
            <w:noWrap/>
            <w:tcMar>
              <w:top w:w="180" w:type="dxa"/>
              <w:left w:w="180" w:type="dxa"/>
              <w:bottom w:w="0" w:type="dxa"/>
              <w:right w:w="180" w:type="dxa"/>
            </w:tcMar>
            <w:hideMark/>
          </w:tcPr>
          <w:p w14:paraId="07ACB9C8" w14:textId="77777777" w:rsidR="00CD69BC" w:rsidRPr="00CD69BC" w:rsidRDefault="00CD69BC" w:rsidP="00CD69BC">
            <w:r w:rsidRPr="00CD69BC">
              <w:t>−0.150</w:t>
            </w:r>
          </w:p>
        </w:tc>
        <w:tc>
          <w:tcPr>
            <w:tcW w:w="0" w:type="auto"/>
            <w:tcBorders>
              <w:bottom w:val="single" w:sz="6" w:space="0" w:color="BDBBB7"/>
            </w:tcBorders>
            <w:noWrap/>
            <w:tcMar>
              <w:top w:w="180" w:type="dxa"/>
              <w:left w:w="180" w:type="dxa"/>
              <w:bottom w:w="0" w:type="dxa"/>
              <w:right w:w="180" w:type="dxa"/>
            </w:tcMar>
            <w:hideMark/>
          </w:tcPr>
          <w:p w14:paraId="085FDAD7" w14:textId="77777777" w:rsidR="00CD69BC" w:rsidRPr="00CD69BC" w:rsidRDefault="00CD69BC" w:rsidP="00CD69BC"/>
        </w:tc>
      </w:tr>
      <w:tr w:rsidR="00CD69BC" w:rsidRPr="00CD69BC" w14:paraId="6D02656A"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2595ABC1" w14:textId="77777777" w:rsidR="00CD69BC" w:rsidRPr="00CD69BC" w:rsidRDefault="00CD69BC" w:rsidP="00CD69BC">
            <w:r w:rsidRPr="00CD69BC">
              <w:t>With mediators</w:t>
            </w:r>
          </w:p>
        </w:tc>
        <w:tc>
          <w:tcPr>
            <w:tcW w:w="0" w:type="auto"/>
            <w:tcBorders>
              <w:bottom w:val="single" w:sz="6" w:space="0" w:color="BDBBB7"/>
            </w:tcBorders>
            <w:noWrap/>
            <w:tcMar>
              <w:top w:w="180" w:type="dxa"/>
              <w:left w:w="180" w:type="dxa"/>
              <w:bottom w:w="0" w:type="dxa"/>
              <w:right w:w="180" w:type="dxa"/>
            </w:tcMar>
            <w:hideMark/>
          </w:tcPr>
          <w:p w14:paraId="79EAE03B" w14:textId="77777777" w:rsidR="00CD69BC" w:rsidRPr="00CD69BC" w:rsidRDefault="00CD69BC" w:rsidP="00CD69BC">
            <w:r w:rsidRPr="00CD69BC">
              <w:t>0.016</w:t>
            </w:r>
          </w:p>
        </w:tc>
        <w:tc>
          <w:tcPr>
            <w:tcW w:w="0" w:type="auto"/>
            <w:tcBorders>
              <w:bottom w:val="single" w:sz="6" w:space="0" w:color="BDBBB7"/>
            </w:tcBorders>
            <w:noWrap/>
            <w:tcMar>
              <w:top w:w="180" w:type="dxa"/>
              <w:left w:w="180" w:type="dxa"/>
              <w:bottom w:w="0" w:type="dxa"/>
              <w:right w:w="180" w:type="dxa"/>
            </w:tcMar>
            <w:hideMark/>
          </w:tcPr>
          <w:p w14:paraId="42A91E76" w14:textId="77777777" w:rsidR="00CD69BC" w:rsidRPr="00CD69BC" w:rsidRDefault="00CD69BC" w:rsidP="00CD69BC"/>
        </w:tc>
      </w:tr>
      <w:tr w:rsidR="00CD69BC" w:rsidRPr="00CD69BC" w14:paraId="69A005A4"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0FF97777" w14:textId="77777777" w:rsidR="00CD69BC" w:rsidRPr="00CD69BC" w:rsidRDefault="00CD69BC" w:rsidP="00CD69BC">
            <w:r w:rsidRPr="00CD69BC">
              <w:t>Difference</w:t>
            </w:r>
          </w:p>
        </w:tc>
        <w:tc>
          <w:tcPr>
            <w:tcW w:w="0" w:type="auto"/>
            <w:tcBorders>
              <w:bottom w:val="single" w:sz="6" w:space="0" w:color="BDBBB7"/>
            </w:tcBorders>
            <w:noWrap/>
            <w:tcMar>
              <w:top w:w="180" w:type="dxa"/>
              <w:left w:w="180" w:type="dxa"/>
              <w:bottom w:w="0" w:type="dxa"/>
              <w:right w:w="180" w:type="dxa"/>
            </w:tcMar>
            <w:hideMark/>
          </w:tcPr>
          <w:p w14:paraId="7068CFB1" w14:textId="77777777" w:rsidR="00CD69BC" w:rsidRPr="00CD69BC" w:rsidRDefault="00CD69BC" w:rsidP="00CD69BC">
            <w:r w:rsidRPr="00CD69BC">
              <w:t>−0.166</w:t>
            </w:r>
          </w:p>
        </w:tc>
        <w:tc>
          <w:tcPr>
            <w:tcW w:w="0" w:type="auto"/>
            <w:tcBorders>
              <w:bottom w:val="single" w:sz="6" w:space="0" w:color="BDBBB7"/>
            </w:tcBorders>
            <w:noWrap/>
            <w:tcMar>
              <w:top w:w="180" w:type="dxa"/>
              <w:left w:w="180" w:type="dxa"/>
              <w:bottom w:w="0" w:type="dxa"/>
              <w:right w:w="180" w:type="dxa"/>
            </w:tcMar>
            <w:hideMark/>
          </w:tcPr>
          <w:p w14:paraId="7FF4B3BB" w14:textId="77777777" w:rsidR="00CD69BC" w:rsidRPr="00CD69BC" w:rsidRDefault="00CD69BC" w:rsidP="00CD69BC"/>
        </w:tc>
      </w:tr>
      <w:tr w:rsidR="00CD69BC" w:rsidRPr="00CD69BC" w14:paraId="56D03728" w14:textId="77777777">
        <w:trPr>
          <w:tblCellSpacing w:w="15" w:type="dxa"/>
        </w:trPr>
        <w:tc>
          <w:tcPr>
            <w:tcW w:w="0" w:type="auto"/>
            <w:gridSpan w:val="3"/>
            <w:tcBorders>
              <w:bottom w:val="single" w:sz="6" w:space="0" w:color="BDBBB7"/>
            </w:tcBorders>
            <w:noWrap/>
            <w:tcMar>
              <w:top w:w="180" w:type="dxa"/>
              <w:left w:w="180" w:type="dxa"/>
              <w:bottom w:w="0" w:type="dxa"/>
              <w:right w:w="180" w:type="dxa"/>
            </w:tcMar>
            <w:hideMark/>
          </w:tcPr>
          <w:p w14:paraId="3B055665" w14:textId="77777777" w:rsidR="00CD69BC" w:rsidRPr="00CD69BC" w:rsidRDefault="00CD69BC" w:rsidP="00CD69BC">
            <w:r w:rsidRPr="00CD69BC">
              <w:rPr>
                <w:b/>
                <w:bCs/>
              </w:rPr>
              <w:t>Effect of individual mediators</w:t>
            </w:r>
          </w:p>
        </w:tc>
      </w:tr>
      <w:tr w:rsidR="00CD69BC" w:rsidRPr="00CD69BC" w14:paraId="729AF41F"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0CE0EAE7" w14:textId="77777777" w:rsidR="00CD69BC" w:rsidRPr="00CD69BC" w:rsidRDefault="00CD69BC" w:rsidP="00CD69BC">
            <w:r w:rsidRPr="00CD69BC">
              <w:t>Mediator</w:t>
            </w:r>
          </w:p>
        </w:tc>
        <w:tc>
          <w:tcPr>
            <w:tcW w:w="0" w:type="auto"/>
            <w:tcBorders>
              <w:bottom w:val="single" w:sz="6" w:space="0" w:color="BDBBB7"/>
            </w:tcBorders>
            <w:noWrap/>
            <w:tcMar>
              <w:top w:w="180" w:type="dxa"/>
              <w:left w:w="180" w:type="dxa"/>
              <w:bottom w:w="0" w:type="dxa"/>
              <w:right w:w="180" w:type="dxa"/>
            </w:tcMar>
            <w:hideMark/>
          </w:tcPr>
          <w:p w14:paraId="2BA04C94" w14:textId="77777777" w:rsidR="00CD69BC" w:rsidRPr="00CD69BC" w:rsidRDefault="00CD69BC" w:rsidP="00CD69BC">
            <w:r w:rsidRPr="00CD69BC">
              <w:t>Effect</w:t>
            </w:r>
          </w:p>
        </w:tc>
        <w:tc>
          <w:tcPr>
            <w:tcW w:w="0" w:type="auto"/>
            <w:tcBorders>
              <w:bottom w:val="single" w:sz="6" w:space="0" w:color="BDBBB7"/>
            </w:tcBorders>
            <w:noWrap/>
            <w:tcMar>
              <w:top w:w="180" w:type="dxa"/>
              <w:left w:w="180" w:type="dxa"/>
              <w:bottom w:w="0" w:type="dxa"/>
              <w:right w:w="180" w:type="dxa"/>
            </w:tcMar>
            <w:hideMark/>
          </w:tcPr>
          <w:p w14:paraId="3FA68722" w14:textId="77777777" w:rsidR="00CD69BC" w:rsidRPr="00CD69BC" w:rsidRDefault="00CD69BC" w:rsidP="00CD69BC">
            <w:r w:rsidRPr="00CD69BC">
              <w:t>Clustered SE</w:t>
            </w:r>
          </w:p>
        </w:tc>
      </w:tr>
      <w:tr w:rsidR="00CD69BC" w:rsidRPr="00CD69BC" w14:paraId="2F9C58F2"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3D94421F" w14:textId="77777777" w:rsidR="00CD69BC" w:rsidRPr="00CD69BC" w:rsidRDefault="00CD69BC" w:rsidP="00CD69BC">
            <w:r w:rsidRPr="00CD69BC">
              <w:t>Growth</w:t>
            </w:r>
          </w:p>
        </w:tc>
        <w:tc>
          <w:tcPr>
            <w:tcW w:w="0" w:type="auto"/>
            <w:tcBorders>
              <w:bottom w:val="single" w:sz="6" w:space="0" w:color="BDBBB7"/>
            </w:tcBorders>
            <w:noWrap/>
            <w:tcMar>
              <w:top w:w="180" w:type="dxa"/>
              <w:left w:w="180" w:type="dxa"/>
              <w:bottom w:w="0" w:type="dxa"/>
              <w:right w:w="180" w:type="dxa"/>
            </w:tcMar>
            <w:hideMark/>
          </w:tcPr>
          <w:p w14:paraId="7BB978A6" w14:textId="77777777" w:rsidR="00CD69BC" w:rsidRPr="00CD69BC" w:rsidRDefault="00CD69BC" w:rsidP="00CD69BC">
            <w:r w:rsidRPr="00CD69BC">
              <w:t>−0.020</w:t>
            </w:r>
          </w:p>
        </w:tc>
        <w:tc>
          <w:tcPr>
            <w:tcW w:w="0" w:type="auto"/>
            <w:tcBorders>
              <w:bottom w:val="single" w:sz="6" w:space="0" w:color="BDBBB7"/>
            </w:tcBorders>
            <w:noWrap/>
            <w:tcMar>
              <w:top w:w="180" w:type="dxa"/>
              <w:left w:w="180" w:type="dxa"/>
              <w:bottom w:w="0" w:type="dxa"/>
              <w:right w:w="180" w:type="dxa"/>
            </w:tcMar>
            <w:hideMark/>
          </w:tcPr>
          <w:p w14:paraId="15566CE5" w14:textId="77777777" w:rsidR="00CD69BC" w:rsidRPr="00CD69BC" w:rsidRDefault="00CD69BC" w:rsidP="00CD69BC">
            <w:r w:rsidRPr="00CD69BC">
              <w:t>0.010</w:t>
            </w:r>
          </w:p>
        </w:tc>
      </w:tr>
      <w:tr w:rsidR="00CD69BC" w:rsidRPr="00CD69BC" w14:paraId="335A7ADC"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1C0D07E5" w14:textId="77777777" w:rsidR="00CD69BC" w:rsidRPr="00CD69BC" w:rsidRDefault="00CD69BC" w:rsidP="00CD69BC">
            <w:r w:rsidRPr="00CD69BC">
              <w:t>GDP</w:t>
            </w:r>
          </w:p>
        </w:tc>
        <w:tc>
          <w:tcPr>
            <w:tcW w:w="0" w:type="auto"/>
            <w:tcBorders>
              <w:bottom w:val="single" w:sz="6" w:space="0" w:color="BDBBB7"/>
            </w:tcBorders>
            <w:noWrap/>
            <w:tcMar>
              <w:top w:w="180" w:type="dxa"/>
              <w:left w:w="180" w:type="dxa"/>
              <w:bottom w:w="0" w:type="dxa"/>
              <w:right w:w="180" w:type="dxa"/>
            </w:tcMar>
            <w:hideMark/>
          </w:tcPr>
          <w:p w14:paraId="3AF496B6" w14:textId="77777777" w:rsidR="00CD69BC" w:rsidRPr="00CD69BC" w:rsidRDefault="00CD69BC" w:rsidP="00CD69BC">
            <w:r w:rsidRPr="00CD69BC">
              <w:t>−0.003</w:t>
            </w:r>
          </w:p>
        </w:tc>
        <w:tc>
          <w:tcPr>
            <w:tcW w:w="0" w:type="auto"/>
            <w:tcBorders>
              <w:bottom w:val="single" w:sz="6" w:space="0" w:color="BDBBB7"/>
            </w:tcBorders>
            <w:noWrap/>
            <w:tcMar>
              <w:top w:w="180" w:type="dxa"/>
              <w:left w:w="180" w:type="dxa"/>
              <w:bottom w:w="0" w:type="dxa"/>
              <w:right w:w="180" w:type="dxa"/>
            </w:tcMar>
            <w:hideMark/>
          </w:tcPr>
          <w:p w14:paraId="544698A3" w14:textId="77777777" w:rsidR="00CD69BC" w:rsidRPr="00CD69BC" w:rsidRDefault="00CD69BC" w:rsidP="00CD69BC">
            <w:r w:rsidRPr="00CD69BC">
              <w:t>0.003</w:t>
            </w:r>
          </w:p>
        </w:tc>
      </w:tr>
      <w:tr w:rsidR="00CD69BC" w:rsidRPr="00CD69BC" w14:paraId="3BE58E77"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31281500" w14:textId="77777777" w:rsidR="00CD69BC" w:rsidRPr="00CD69BC" w:rsidRDefault="00CD69BC" w:rsidP="00CD69BC">
            <w:r w:rsidRPr="00CD69BC">
              <w:t>Remote</w:t>
            </w:r>
          </w:p>
        </w:tc>
        <w:tc>
          <w:tcPr>
            <w:tcW w:w="0" w:type="auto"/>
            <w:tcBorders>
              <w:bottom w:val="single" w:sz="6" w:space="0" w:color="BDBBB7"/>
            </w:tcBorders>
            <w:noWrap/>
            <w:tcMar>
              <w:top w:w="180" w:type="dxa"/>
              <w:left w:w="180" w:type="dxa"/>
              <w:bottom w:w="0" w:type="dxa"/>
              <w:right w:w="180" w:type="dxa"/>
            </w:tcMar>
            <w:hideMark/>
          </w:tcPr>
          <w:p w14:paraId="69BA7AFD" w14:textId="77777777" w:rsidR="00CD69BC" w:rsidRPr="00CD69BC" w:rsidRDefault="00CD69BC" w:rsidP="00CD69BC">
            <w:r w:rsidRPr="00CD69BC">
              <w:t>−0.098</w:t>
            </w:r>
          </w:p>
        </w:tc>
        <w:tc>
          <w:tcPr>
            <w:tcW w:w="0" w:type="auto"/>
            <w:tcBorders>
              <w:bottom w:val="single" w:sz="6" w:space="0" w:color="BDBBB7"/>
            </w:tcBorders>
            <w:noWrap/>
            <w:tcMar>
              <w:top w:w="180" w:type="dxa"/>
              <w:left w:w="180" w:type="dxa"/>
              <w:bottom w:w="0" w:type="dxa"/>
              <w:right w:w="180" w:type="dxa"/>
            </w:tcMar>
            <w:hideMark/>
          </w:tcPr>
          <w:p w14:paraId="320D1B85" w14:textId="77777777" w:rsidR="00CD69BC" w:rsidRPr="00CD69BC" w:rsidRDefault="00CD69BC" w:rsidP="00CD69BC">
            <w:r w:rsidRPr="00CD69BC">
              <w:t>0.027</w:t>
            </w:r>
          </w:p>
        </w:tc>
      </w:tr>
      <w:tr w:rsidR="00CD69BC" w:rsidRPr="00CD69BC" w14:paraId="1EB71780"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70973A34" w14:textId="77777777" w:rsidR="00CD69BC" w:rsidRPr="00CD69BC" w:rsidRDefault="00CD69BC" w:rsidP="00CD69BC">
            <w:r w:rsidRPr="00CD69BC">
              <w:t>Population</w:t>
            </w:r>
          </w:p>
        </w:tc>
        <w:tc>
          <w:tcPr>
            <w:tcW w:w="0" w:type="auto"/>
            <w:tcBorders>
              <w:bottom w:val="single" w:sz="6" w:space="0" w:color="BDBBB7"/>
            </w:tcBorders>
            <w:noWrap/>
            <w:tcMar>
              <w:top w:w="180" w:type="dxa"/>
              <w:left w:w="180" w:type="dxa"/>
              <w:bottom w:w="0" w:type="dxa"/>
              <w:right w:w="180" w:type="dxa"/>
            </w:tcMar>
            <w:hideMark/>
          </w:tcPr>
          <w:p w14:paraId="74A0C7F6" w14:textId="77777777" w:rsidR="00CD69BC" w:rsidRPr="00CD69BC" w:rsidRDefault="00CD69BC" w:rsidP="00CD69BC">
            <w:r w:rsidRPr="00CD69BC">
              <w:t>−0.092</w:t>
            </w:r>
          </w:p>
        </w:tc>
        <w:tc>
          <w:tcPr>
            <w:tcW w:w="0" w:type="auto"/>
            <w:tcBorders>
              <w:bottom w:val="single" w:sz="6" w:space="0" w:color="BDBBB7"/>
            </w:tcBorders>
            <w:noWrap/>
            <w:tcMar>
              <w:top w:w="180" w:type="dxa"/>
              <w:left w:w="180" w:type="dxa"/>
              <w:bottom w:w="0" w:type="dxa"/>
              <w:right w:w="180" w:type="dxa"/>
            </w:tcMar>
            <w:hideMark/>
          </w:tcPr>
          <w:p w14:paraId="572417EF" w14:textId="77777777" w:rsidR="00CD69BC" w:rsidRPr="00CD69BC" w:rsidRDefault="00CD69BC" w:rsidP="00CD69BC">
            <w:r w:rsidRPr="00CD69BC">
              <w:t>0.034</w:t>
            </w:r>
          </w:p>
        </w:tc>
      </w:tr>
      <w:tr w:rsidR="00CD69BC" w:rsidRPr="00CD69BC" w14:paraId="7AD26E2D"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710D3DA6" w14:textId="77777777" w:rsidR="00CD69BC" w:rsidRPr="00CD69BC" w:rsidRDefault="00CD69BC" w:rsidP="00CD69BC">
            <w:r w:rsidRPr="00CD69BC">
              <w:t>Governance</w:t>
            </w:r>
          </w:p>
        </w:tc>
        <w:tc>
          <w:tcPr>
            <w:tcW w:w="0" w:type="auto"/>
            <w:tcBorders>
              <w:bottom w:val="single" w:sz="6" w:space="0" w:color="BDBBB7"/>
            </w:tcBorders>
            <w:noWrap/>
            <w:tcMar>
              <w:top w:w="180" w:type="dxa"/>
              <w:left w:w="180" w:type="dxa"/>
              <w:bottom w:w="0" w:type="dxa"/>
              <w:right w:w="180" w:type="dxa"/>
            </w:tcMar>
            <w:hideMark/>
          </w:tcPr>
          <w:p w14:paraId="2402F355" w14:textId="77777777" w:rsidR="00CD69BC" w:rsidRPr="00CD69BC" w:rsidRDefault="00CD69BC" w:rsidP="00CD69BC">
            <w:r w:rsidRPr="00CD69BC">
              <w:t>0.154</w:t>
            </w:r>
          </w:p>
        </w:tc>
        <w:tc>
          <w:tcPr>
            <w:tcW w:w="0" w:type="auto"/>
            <w:tcBorders>
              <w:bottom w:val="single" w:sz="6" w:space="0" w:color="BDBBB7"/>
            </w:tcBorders>
            <w:noWrap/>
            <w:tcMar>
              <w:top w:w="180" w:type="dxa"/>
              <w:left w:w="180" w:type="dxa"/>
              <w:bottom w:w="0" w:type="dxa"/>
              <w:right w:w="180" w:type="dxa"/>
            </w:tcMar>
            <w:hideMark/>
          </w:tcPr>
          <w:p w14:paraId="203DB842" w14:textId="77777777" w:rsidR="00CD69BC" w:rsidRPr="00CD69BC" w:rsidRDefault="00CD69BC" w:rsidP="00CD69BC">
            <w:r w:rsidRPr="00CD69BC">
              <w:t>0.027</w:t>
            </w:r>
          </w:p>
        </w:tc>
      </w:tr>
      <w:tr w:rsidR="00CD69BC" w:rsidRPr="00CD69BC" w14:paraId="1713F4E4" w14:textId="77777777">
        <w:trPr>
          <w:tblCellSpacing w:w="15" w:type="dxa"/>
        </w:trPr>
        <w:tc>
          <w:tcPr>
            <w:tcW w:w="0" w:type="auto"/>
            <w:noWrap/>
            <w:tcMar>
              <w:top w:w="180" w:type="dxa"/>
              <w:left w:w="180" w:type="dxa"/>
              <w:bottom w:w="180" w:type="dxa"/>
              <w:right w:w="180" w:type="dxa"/>
            </w:tcMar>
            <w:hideMark/>
          </w:tcPr>
          <w:p w14:paraId="75D9A902" w14:textId="77777777" w:rsidR="00CD69BC" w:rsidRPr="00CD69BC" w:rsidRDefault="00CD69BC" w:rsidP="00CD69BC">
            <w:r w:rsidRPr="00CD69BC">
              <w:t>Freedom</w:t>
            </w:r>
          </w:p>
        </w:tc>
        <w:tc>
          <w:tcPr>
            <w:tcW w:w="0" w:type="auto"/>
            <w:noWrap/>
            <w:tcMar>
              <w:top w:w="180" w:type="dxa"/>
              <w:left w:w="180" w:type="dxa"/>
              <w:bottom w:w="180" w:type="dxa"/>
              <w:right w:w="180" w:type="dxa"/>
            </w:tcMar>
            <w:hideMark/>
          </w:tcPr>
          <w:p w14:paraId="3A35AAE3" w14:textId="77777777" w:rsidR="00CD69BC" w:rsidRPr="00CD69BC" w:rsidRDefault="00CD69BC" w:rsidP="00CD69BC">
            <w:r w:rsidRPr="00CD69BC">
              <w:t>−0.106</w:t>
            </w:r>
          </w:p>
        </w:tc>
        <w:tc>
          <w:tcPr>
            <w:tcW w:w="0" w:type="auto"/>
            <w:noWrap/>
            <w:tcMar>
              <w:top w:w="180" w:type="dxa"/>
              <w:left w:w="180" w:type="dxa"/>
              <w:bottom w:w="180" w:type="dxa"/>
              <w:right w:w="180" w:type="dxa"/>
            </w:tcMar>
            <w:hideMark/>
          </w:tcPr>
          <w:p w14:paraId="37E9955D" w14:textId="77777777" w:rsidR="00CD69BC" w:rsidRPr="00CD69BC" w:rsidRDefault="00CD69BC" w:rsidP="00CD69BC">
            <w:r w:rsidRPr="00CD69BC">
              <w:t>0.023</w:t>
            </w:r>
          </w:p>
        </w:tc>
      </w:tr>
    </w:tbl>
    <w:p w14:paraId="73A69C14" w14:textId="77777777" w:rsidR="00CD69BC" w:rsidRPr="00CD69BC" w:rsidRDefault="00CD69BC" w:rsidP="00CD69BC">
      <w:r w:rsidRPr="00CD69BC">
        <w:rPr>
          <w:i/>
          <w:iCs/>
        </w:rPr>
        <w:t>Notes</w:t>
      </w:r>
      <w:r w:rsidRPr="00CD69BC">
        <w:t>: estimates from KHB models. Standard errors are clustered. The unit of analysis is the individual project. The dependent variable is the project effectiveness score treated as a continuous variable. Project traits are controlled for. Donor and completion year fixed effects are used. The top panel shows the combined impact of all mediators on the Pacific effect. The lower panel shows the impact of individual mediators.</w:t>
      </w:r>
    </w:p>
    <w:tbl>
      <w:tblPr>
        <w:tblW w:w="10590" w:type="dxa"/>
        <w:tblCellSpacing w:w="15" w:type="dxa"/>
        <w:tblBorders>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4782"/>
        <w:gridCol w:w="2235"/>
        <w:gridCol w:w="3573"/>
      </w:tblGrid>
      <w:tr w:rsidR="00CD69BC" w:rsidRPr="00CD69BC" w14:paraId="7E94BCA7" w14:textId="77777777">
        <w:trPr>
          <w:tblCellSpacing w:w="15" w:type="dxa"/>
        </w:trPr>
        <w:tc>
          <w:tcPr>
            <w:tcW w:w="0" w:type="auto"/>
            <w:gridSpan w:val="3"/>
            <w:tcBorders>
              <w:bottom w:val="single" w:sz="6" w:space="0" w:color="BDBBB7"/>
            </w:tcBorders>
            <w:noWrap/>
            <w:tcMar>
              <w:top w:w="180" w:type="dxa"/>
              <w:left w:w="180" w:type="dxa"/>
              <w:bottom w:w="0" w:type="dxa"/>
              <w:right w:w="180" w:type="dxa"/>
            </w:tcMar>
            <w:hideMark/>
          </w:tcPr>
          <w:p w14:paraId="59BE8F85" w14:textId="77777777" w:rsidR="00CD69BC" w:rsidRPr="00CD69BC" w:rsidRDefault="00CD69BC" w:rsidP="00CD69BC">
            <w:r w:rsidRPr="00CD69BC">
              <w:rPr>
                <w:b/>
                <w:bCs/>
              </w:rPr>
              <w:lastRenderedPageBreak/>
              <w:t>Ordered logistic (clustered standard errors)</w:t>
            </w:r>
          </w:p>
        </w:tc>
      </w:tr>
      <w:tr w:rsidR="00CD69BC" w:rsidRPr="00CD69BC" w14:paraId="692BD983"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2B163C9E" w14:textId="77777777" w:rsidR="00CD69BC" w:rsidRPr="00CD69BC" w:rsidRDefault="00CD69BC" w:rsidP="00CD69BC">
            <w:r w:rsidRPr="00CD69BC">
              <w:t>Pacific effect</w:t>
            </w:r>
          </w:p>
        </w:tc>
        <w:tc>
          <w:tcPr>
            <w:tcW w:w="0" w:type="auto"/>
            <w:tcBorders>
              <w:bottom w:val="single" w:sz="6" w:space="0" w:color="BDBBB7"/>
            </w:tcBorders>
            <w:noWrap/>
            <w:tcMar>
              <w:top w:w="180" w:type="dxa"/>
              <w:left w:w="180" w:type="dxa"/>
              <w:bottom w:w="0" w:type="dxa"/>
              <w:right w:w="180" w:type="dxa"/>
            </w:tcMar>
            <w:hideMark/>
          </w:tcPr>
          <w:p w14:paraId="0F204D3F" w14:textId="77777777" w:rsidR="00CD69BC" w:rsidRPr="00CD69BC" w:rsidRDefault="00CD69BC" w:rsidP="00CD69BC"/>
        </w:tc>
        <w:tc>
          <w:tcPr>
            <w:tcW w:w="0" w:type="auto"/>
            <w:tcBorders>
              <w:bottom w:val="single" w:sz="6" w:space="0" w:color="BDBBB7"/>
            </w:tcBorders>
            <w:noWrap/>
            <w:tcMar>
              <w:top w:w="180" w:type="dxa"/>
              <w:left w:w="180" w:type="dxa"/>
              <w:bottom w:w="0" w:type="dxa"/>
              <w:right w:w="180" w:type="dxa"/>
            </w:tcMar>
            <w:hideMark/>
          </w:tcPr>
          <w:p w14:paraId="6540272D" w14:textId="77777777" w:rsidR="00CD69BC" w:rsidRPr="00CD69BC" w:rsidRDefault="00CD69BC" w:rsidP="00CD69BC"/>
        </w:tc>
      </w:tr>
      <w:tr w:rsidR="00CD69BC" w:rsidRPr="00CD69BC" w14:paraId="4DD1ACD8"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52447392" w14:textId="77777777" w:rsidR="00CD69BC" w:rsidRPr="00CD69BC" w:rsidRDefault="00CD69BC" w:rsidP="00CD69BC">
            <w:r w:rsidRPr="00CD69BC">
              <w:t>Without mediators</w:t>
            </w:r>
          </w:p>
        </w:tc>
        <w:tc>
          <w:tcPr>
            <w:tcW w:w="0" w:type="auto"/>
            <w:tcBorders>
              <w:bottom w:val="single" w:sz="6" w:space="0" w:color="BDBBB7"/>
            </w:tcBorders>
            <w:noWrap/>
            <w:tcMar>
              <w:top w:w="180" w:type="dxa"/>
              <w:left w:w="180" w:type="dxa"/>
              <w:bottom w:w="0" w:type="dxa"/>
              <w:right w:w="180" w:type="dxa"/>
            </w:tcMar>
            <w:hideMark/>
          </w:tcPr>
          <w:p w14:paraId="271280FB" w14:textId="77777777" w:rsidR="00CD69BC" w:rsidRPr="00CD69BC" w:rsidRDefault="00CD69BC" w:rsidP="00CD69BC">
            <w:r w:rsidRPr="00CD69BC">
              <w:t>−0.359</w:t>
            </w:r>
          </w:p>
        </w:tc>
        <w:tc>
          <w:tcPr>
            <w:tcW w:w="0" w:type="auto"/>
            <w:tcBorders>
              <w:bottom w:val="single" w:sz="6" w:space="0" w:color="BDBBB7"/>
            </w:tcBorders>
            <w:noWrap/>
            <w:tcMar>
              <w:top w:w="180" w:type="dxa"/>
              <w:left w:w="180" w:type="dxa"/>
              <w:bottom w:w="0" w:type="dxa"/>
              <w:right w:w="180" w:type="dxa"/>
            </w:tcMar>
            <w:hideMark/>
          </w:tcPr>
          <w:p w14:paraId="0BEAE7F7" w14:textId="77777777" w:rsidR="00CD69BC" w:rsidRPr="00CD69BC" w:rsidRDefault="00CD69BC" w:rsidP="00CD69BC"/>
        </w:tc>
      </w:tr>
      <w:tr w:rsidR="00CD69BC" w:rsidRPr="00CD69BC" w14:paraId="07176550"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7FE0CA8F" w14:textId="77777777" w:rsidR="00CD69BC" w:rsidRPr="00CD69BC" w:rsidRDefault="00CD69BC" w:rsidP="00CD69BC">
            <w:r w:rsidRPr="00CD69BC">
              <w:t>With mediators</w:t>
            </w:r>
          </w:p>
        </w:tc>
        <w:tc>
          <w:tcPr>
            <w:tcW w:w="0" w:type="auto"/>
            <w:tcBorders>
              <w:bottom w:val="single" w:sz="6" w:space="0" w:color="BDBBB7"/>
            </w:tcBorders>
            <w:noWrap/>
            <w:tcMar>
              <w:top w:w="180" w:type="dxa"/>
              <w:left w:w="180" w:type="dxa"/>
              <w:bottom w:w="0" w:type="dxa"/>
              <w:right w:w="180" w:type="dxa"/>
            </w:tcMar>
            <w:hideMark/>
          </w:tcPr>
          <w:p w14:paraId="6DC7C5F5" w14:textId="77777777" w:rsidR="00CD69BC" w:rsidRPr="00CD69BC" w:rsidRDefault="00CD69BC" w:rsidP="00CD69BC">
            <w:r w:rsidRPr="00CD69BC">
              <w:t>0.010</w:t>
            </w:r>
          </w:p>
        </w:tc>
        <w:tc>
          <w:tcPr>
            <w:tcW w:w="0" w:type="auto"/>
            <w:tcBorders>
              <w:bottom w:val="single" w:sz="6" w:space="0" w:color="BDBBB7"/>
            </w:tcBorders>
            <w:noWrap/>
            <w:tcMar>
              <w:top w:w="180" w:type="dxa"/>
              <w:left w:w="180" w:type="dxa"/>
              <w:bottom w:w="0" w:type="dxa"/>
              <w:right w:w="180" w:type="dxa"/>
            </w:tcMar>
            <w:hideMark/>
          </w:tcPr>
          <w:p w14:paraId="24024B81" w14:textId="77777777" w:rsidR="00CD69BC" w:rsidRPr="00CD69BC" w:rsidRDefault="00CD69BC" w:rsidP="00CD69BC"/>
        </w:tc>
      </w:tr>
      <w:tr w:rsidR="00CD69BC" w:rsidRPr="00CD69BC" w14:paraId="61BA1152"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2796728C" w14:textId="77777777" w:rsidR="00CD69BC" w:rsidRPr="00CD69BC" w:rsidRDefault="00CD69BC" w:rsidP="00CD69BC">
            <w:r w:rsidRPr="00CD69BC">
              <w:t>Difference</w:t>
            </w:r>
          </w:p>
        </w:tc>
        <w:tc>
          <w:tcPr>
            <w:tcW w:w="0" w:type="auto"/>
            <w:tcBorders>
              <w:bottom w:val="single" w:sz="6" w:space="0" w:color="BDBBB7"/>
            </w:tcBorders>
            <w:noWrap/>
            <w:tcMar>
              <w:top w:w="180" w:type="dxa"/>
              <w:left w:w="180" w:type="dxa"/>
              <w:bottom w:w="0" w:type="dxa"/>
              <w:right w:w="180" w:type="dxa"/>
            </w:tcMar>
            <w:hideMark/>
          </w:tcPr>
          <w:p w14:paraId="51B53F72" w14:textId="77777777" w:rsidR="00CD69BC" w:rsidRPr="00CD69BC" w:rsidRDefault="00CD69BC" w:rsidP="00CD69BC">
            <w:r w:rsidRPr="00CD69BC">
              <w:t>−0.369</w:t>
            </w:r>
          </w:p>
        </w:tc>
        <w:tc>
          <w:tcPr>
            <w:tcW w:w="0" w:type="auto"/>
            <w:tcBorders>
              <w:bottom w:val="single" w:sz="6" w:space="0" w:color="BDBBB7"/>
            </w:tcBorders>
            <w:noWrap/>
            <w:tcMar>
              <w:top w:w="180" w:type="dxa"/>
              <w:left w:w="180" w:type="dxa"/>
              <w:bottom w:w="0" w:type="dxa"/>
              <w:right w:w="180" w:type="dxa"/>
            </w:tcMar>
            <w:hideMark/>
          </w:tcPr>
          <w:p w14:paraId="314FE968" w14:textId="77777777" w:rsidR="00CD69BC" w:rsidRPr="00CD69BC" w:rsidRDefault="00CD69BC" w:rsidP="00CD69BC"/>
        </w:tc>
      </w:tr>
      <w:tr w:rsidR="00CD69BC" w:rsidRPr="00CD69BC" w14:paraId="7BAEED85" w14:textId="77777777">
        <w:trPr>
          <w:tblCellSpacing w:w="15" w:type="dxa"/>
        </w:trPr>
        <w:tc>
          <w:tcPr>
            <w:tcW w:w="0" w:type="auto"/>
            <w:gridSpan w:val="3"/>
            <w:tcBorders>
              <w:bottom w:val="single" w:sz="6" w:space="0" w:color="BDBBB7"/>
            </w:tcBorders>
            <w:noWrap/>
            <w:tcMar>
              <w:top w:w="180" w:type="dxa"/>
              <w:left w:w="180" w:type="dxa"/>
              <w:bottom w:w="0" w:type="dxa"/>
              <w:right w:w="180" w:type="dxa"/>
            </w:tcMar>
            <w:hideMark/>
          </w:tcPr>
          <w:p w14:paraId="3A376F20" w14:textId="77777777" w:rsidR="00CD69BC" w:rsidRPr="00CD69BC" w:rsidRDefault="00CD69BC" w:rsidP="00CD69BC">
            <w:r w:rsidRPr="00CD69BC">
              <w:rPr>
                <w:b/>
                <w:bCs/>
              </w:rPr>
              <w:t>Effect of individual mediators</w:t>
            </w:r>
          </w:p>
        </w:tc>
      </w:tr>
      <w:tr w:rsidR="00CD69BC" w:rsidRPr="00CD69BC" w14:paraId="2ACA4084"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00DB11CA" w14:textId="77777777" w:rsidR="00CD69BC" w:rsidRPr="00CD69BC" w:rsidRDefault="00CD69BC" w:rsidP="00CD69BC">
            <w:r w:rsidRPr="00CD69BC">
              <w:t>Mediator</w:t>
            </w:r>
          </w:p>
        </w:tc>
        <w:tc>
          <w:tcPr>
            <w:tcW w:w="0" w:type="auto"/>
            <w:tcBorders>
              <w:bottom w:val="single" w:sz="6" w:space="0" w:color="BDBBB7"/>
            </w:tcBorders>
            <w:noWrap/>
            <w:tcMar>
              <w:top w:w="180" w:type="dxa"/>
              <w:left w:w="180" w:type="dxa"/>
              <w:bottom w:w="0" w:type="dxa"/>
              <w:right w:w="180" w:type="dxa"/>
            </w:tcMar>
            <w:hideMark/>
          </w:tcPr>
          <w:p w14:paraId="6F461945" w14:textId="77777777" w:rsidR="00CD69BC" w:rsidRPr="00CD69BC" w:rsidRDefault="00CD69BC" w:rsidP="00CD69BC">
            <w:r w:rsidRPr="00CD69BC">
              <w:t>Effect</w:t>
            </w:r>
          </w:p>
        </w:tc>
        <w:tc>
          <w:tcPr>
            <w:tcW w:w="0" w:type="auto"/>
            <w:tcBorders>
              <w:bottom w:val="single" w:sz="6" w:space="0" w:color="BDBBB7"/>
            </w:tcBorders>
            <w:noWrap/>
            <w:tcMar>
              <w:top w:w="180" w:type="dxa"/>
              <w:left w:w="180" w:type="dxa"/>
              <w:bottom w:w="0" w:type="dxa"/>
              <w:right w:w="180" w:type="dxa"/>
            </w:tcMar>
            <w:hideMark/>
          </w:tcPr>
          <w:p w14:paraId="6F445052" w14:textId="77777777" w:rsidR="00CD69BC" w:rsidRPr="00CD69BC" w:rsidRDefault="00CD69BC" w:rsidP="00CD69BC">
            <w:r w:rsidRPr="00CD69BC">
              <w:t>Clustered SE</w:t>
            </w:r>
          </w:p>
        </w:tc>
      </w:tr>
      <w:tr w:rsidR="00CD69BC" w:rsidRPr="00CD69BC" w14:paraId="3E2B3FE2"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2C19E2FE" w14:textId="77777777" w:rsidR="00CD69BC" w:rsidRPr="00CD69BC" w:rsidRDefault="00CD69BC" w:rsidP="00CD69BC">
            <w:r w:rsidRPr="00CD69BC">
              <w:t>Growth</w:t>
            </w:r>
          </w:p>
        </w:tc>
        <w:tc>
          <w:tcPr>
            <w:tcW w:w="0" w:type="auto"/>
            <w:tcBorders>
              <w:bottom w:val="single" w:sz="6" w:space="0" w:color="BDBBB7"/>
            </w:tcBorders>
            <w:noWrap/>
            <w:tcMar>
              <w:top w:w="180" w:type="dxa"/>
              <w:left w:w="180" w:type="dxa"/>
              <w:bottom w:w="0" w:type="dxa"/>
              <w:right w:w="180" w:type="dxa"/>
            </w:tcMar>
            <w:hideMark/>
          </w:tcPr>
          <w:p w14:paraId="7825F858" w14:textId="77777777" w:rsidR="00CD69BC" w:rsidRPr="00CD69BC" w:rsidRDefault="00CD69BC" w:rsidP="00CD69BC">
            <w:r w:rsidRPr="00CD69BC">
              <w:t>−0.029</w:t>
            </w:r>
          </w:p>
        </w:tc>
        <w:tc>
          <w:tcPr>
            <w:tcW w:w="0" w:type="auto"/>
            <w:tcBorders>
              <w:bottom w:val="single" w:sz="6" w:space="0" w:color="BDBBB7"/>
            </w:tcBorders>
            <w:noWrap/>
            <w:tcMar>
              <w:top w:w="180" w:type="dxa"/>
              <w:left w:w="180" w:type="dxa"/>
              <w:bottom w:w="0" w:type="dxa"/>
              <w:right w:w="180" w:type="dxa"/>
            </w:tcMar>
            <w:hideMark/>
          </w:tcPr>
          <w:p w14:paraId="63B55282" w14:textId="77777777" w:rsidR="00CD69BC" w:rsidRPr="00CD69BC" w:rsidRDefault="00CD69BC" w:rsidP="00CD69BC">
            <w:r w:rsidRPr="00CD69BC">
              <w:t>0.017</w:t>
            </w:r>
          </w:p>
        </w:tc>
      </w:tr>
      <w:tr w:rsidR="00CD69BC" w:rsidRPr="00CD69BC" w14:paraId="14D8FE33"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1C3EA835" w14:textId="77777777" w:rsidR="00CD69BC" w:rsidRPr="00CD69BC" w:rsidRDefault="00CD69BC" w:rsidP="00CD69BC">
            <w:r w:rsidRPr="00CD69BC">
              <w:t>GDP</w:t>
            </w:r>
          </w:p>
        </w:tc>
        <w:tc>
          <w:tcPr>
            <w:tcW w:w="0" w:type="auto"/>
            <w:tcBorders>
              <w:bottom w:val="single" w:sz="6" w:space="0" w:color="BDBBB7"/>
            </w:tcBorders>
            <w:noWrap/>
            <w:tcMar>
              <w:top w:w="180" w:type="dxa"/>
              <w:left w:w="180" w:type="dxa"/>
              <w:bottom w:w="0" w:type="dxa"/>
              <w:right w:w="180" w:type="dxa"/>
            </w:tcMar>
            <w:hideMark/>
          </w:tcPr>
          <w:p w14:paraId="2AC7AA55" w14:textId="77777777" w:rsidR="00CD69BC" w:rsidRPr="00CD69BC" w:rsidRDefault="00CD69BC" w:rsidP="00CD69BC">
            <w:r w:rsidRPr="00CD69BC">
              <w:t>−0.011</w:t>
            </w:r>
          </w:p>
        </w:tc>
        <w:tc>
          <w:tcPr>
            <w:tcW w:w="0" w:type="auto"/>
            <w:tcBorders>
              <w:bottom w:val="single" w:sz="6" w:space="0" w:color="BDBBB7"/>
            </w:tcBorders>
            <w:noWrap/>
            <w:tcMar>
              <w:top w:w="180" w:type="dxa"/>
              <w:left w:w="180" w:type="dxa"/>
              <w:bottom w:w="0" w:type="dxa"/>
              <w:right w:w="180" w:type="dxa"/>
            </w:tcMar>
            <w:hideMark/>
          </w:tcPr>
          <w:p w14:paraId="48DE57BE" w14:textId="77777777" w:rsidR="00CD69BC" w:rsidRPr="00CD69BC" w:rsidRDefault="00CD69BC" w:rsidP="00CD69BC">
            <w:r w:rsidRPr="00CD69BC">
              <w:t>0.007</w:t>
            </w:r>
          </w:p>
        </w:tc>
      </w:tr>
      <w:tr w:rsidR="00CD69BC" w:rsidRPr="00CD69BC" w14:paraId="7439D190"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639CACC3" w14:textId="77777777" w:rsidR="00CD69BC" w:rsidRPr="00CD69BC" w:rsidRDefault="00CD69BC" w:rsidP="00CD69BC">
            <w:r w:rsidRPr="00CD69BC">
              <w:t>Remote</w:t>
            </w:r>
          </w:p>
        </w:tc>
        <w:tc>
          <w:tcPr>
            <w:tcW w:w="0" w:type="auto"/>
            <w:tcBorders>
              <w:bottom w:val="single" w:sz="6" w:space="0" w:color="BDBBB7"/>
            </w:tcBorders>
            <w:noWrap/>
            <w:tcMar>
              <w:top w:w="180" w:type="dxa"/>
              <w:left w:w="180" w:type="dxa"/>
              <w:bottom w:w="0" w:type="dxa"/>
              <w:right w:w="180" w:type="dxa"/>
            </w:tcMar>
            <w:hideMark/>
          </w:tcPr>
          <w:p w14:paraId="0C9CA490" w14:textId="77777777" w:rsidR="00CD69BC" w:rsidRPr="00CD69BC" w:rsidRDefault="00CD69BC" w:rsidP="00CD69BC">
            <w:r w:rsidRPr="00CD69BC">
              <w:t>−0.189</w:t>
            </w:r>
          </w:p>
        </w:tc>
        <w:tc>
          <w:tcPr>
            <w:tcW w:w="0" w:type="auto"/>
            <w:tcBorders>
              <w:bottom w:val="single" w:sz="6" w:space="0" w:color="BDBBB7"/>
            </w:tcBorders>
            <w:noWrap/>
            <w:tcMar>
              <w:top w:w="180" w:type="dxa"/>
              <w:left w:w="180" w:type="dxa"/>
              <w:bottom w:w="0" w:type="dxa"/>
              <w:right w:w="180" w:type="dxa"/>
            </w:tcMar>
            <w:hideMark/>
          </w:tcPr>
          <w:p w14:paraId="7061D51E" w14:textId="77777777" w:rsidR="00CD69BC" w:rsidRPr="00CD69BC" w:rsidRDefault="00CD69BC" w:rsidP="00CD69BC">
            <w:r w:rsidRPr="00CD69BC">
              <w:t>0.049</w:t>
            </w:r>
          </w:p>
        </w:tc>
      </w:tr>
      <w:tr w:rsidR="00CD69BC" w:rsidRPr="00CD69BC" w14:paraId="38AE3E6F"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69297047" w14:textId="77777777" w:rsidR="00CD69BC" w:rsidRPr="00CD69BC" w:rsidRDefault="00CD69BC" w:rsidP="00CD69BC">
            <w:r w:rsidRPr="00CD69BC">
              <w:t>Population</w:t>
            </w:r>
          </w:p>
        </w:tc>
        <w:tc>
          <w:tcPr>
            <w:tcW w:w="0" w:type="auto"/>
            <w:tcBorders>
              <w:bottom w:val="single" w:sz="6" w:space="0" w:color="BDBBB7"/>
            </w:tcBorders>
            <w:noWrap/>
            <w:tcMar>
              <w:top w:w="180" w:type="dxa"/>
              <w:left w:w="180" w:type="dxa"/>
              <w:bottom w:w="0" w:type="dxa"/>
              <w:right w:w="180" w:type="dxa"/>
            </w:tcMar>
            <w:hideMark/>
          </w:tcPr>
          <w:p w14:paraId="75C55471" w14:textId="77777777" w:rsidR="00CD69BC" w:rsidRPr="00CD69BC" w:rsidRDefault="00CD69BC" w:rsidP="00CD69BC">
            <w:r w:rsidRPr="00CD69BC">
              <w:t>−0.209</w:t>
            </w:r>
          </w:p>
        </w:tc>
        <w:tc>
          <w:tcPr>
            <w:tcW w:w="0" w:type="auto"/>
            <w:tcBorders>
              <w:bottom w:val="single" w:sz="6" w:space="0" w:color="BDBBB7"/>
            </w:tcBorders>
            <w:noWrap/>
            <w:tcMar>
              <w:top w:w="180" w:type="dxa"/>
              <w:left w:w="180" w:type="dxa"/>
              <w:bottom w:w="0" w:type="dxa"/>
              <w:right w:w="180" w:type="dxa"/>
            </w:tcMar>
            <w:hideMark/>
          </w:tcPr>
          <w:p w14:paraId="2E456E89" w14:textId="77777777" w:rsidR="00CD69BC" w:rsidRPr="00CD69BC" w:rsidRDefault="00CD69BC" w:rsidP="00CD69BC">
            <w:r w:rsidRPr="00CD69BC">
              <w:t>0.065</w:t>
            </w:r>
          </w:p>
        </w:tc>
      </w:tr>
      <w:tr w:rsidR="00CD69BC" w:rsidRPr="00CD69BC" w14:paraId="3A4EED13"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0F9DF8CD" w14:textId="77777777" w:rsidR="00CD69BC" w:rsidRPr="00CD69BC" w:rsidRDefault="00CD69BC" w:rsidP="00CD69BC">
            <w:r w:rsidRPr="00CD69BC">
              <w:t>Governance</w:t>
            </w:r>
          </w:p>
        </w:tc>
        <w:tc>
          <w:tcPr>
            <w:tcW w:w="0" w:type="auto"/>
            <w:tcBorders>
              <w:bottom w:val="single" w:sz="6" w:space="0" w:color="BDBBB7"/>
            </w:tcBorders>
            <w:noWrap/>
            <w:tcMar>
              <w:top w:w="180" w:type="dxa"/>
              <w:left w:w="180" w:type="dxa"/>
              <w:bottom w:w="0" w:type="dxa"/>
              <w:right w:w="180" w:type="dxa"/>
            </w:tcMar>
            <w:hideMark/>
          </w:tcPr>
          <w:p w14:paraId="3A5E8719" w14:textId="77777777" w:rsidR="00CD69BC" w:rsidRPr="00CD69BC" w:rsidRDefault="00CD69BC" w:rsidP="00CD69BC">
            <w:r w:rsidRPr="00CD69BC">
              <w:t>0.266</w:t>
            </w:r>
          </w:p>
        </w:tc>
        <w:tc>
          <w:tcPr>
            <w:tcW w:w="0" w:type="auto"/>
            <w:tcBorders>
              <w:bottom w:val="single" w:sz="6" w:space="0" w:color="BDBBB7"/>
            </w:tcBorders>
            <w:noWrap/>
            <w:tcMar>
              <w:top w:w="180" w:type="dxa"/>
              <w:left w:w="180" w:type="dxa"/>
              <w:bottom w:w="0" w:type="dxa"/>
              <w:right w:w="180" w:type="dxa"/>
            </w:tcMar>
            <w:hideMark/>
          </w:tcPr>
          <w:p w14:paraId="57718D84" w14:textId="77777777" w:rsidR="00CD69BC" w:rsidRPr="00CD69BC" w:rsidRDefault="00CD69BC" w:rsidP="00CD69BC">
            <w:r w:rsidRPr="00CD69BC">
              <w:t>0.049</w:t>
            </w:r>
          </w:p>
        </w:tc>
      </w:tr>
      <w:tr w:rsidR="00CD69BC" w:rsidRPr="00CD69BC" w14:paraId="0CE9ECF8" w14:textId="77777777">
        <w:trPr>
          <w:tblCellSpacing w:w="15" w:type="dxa"/>
        </w:trPr>
        <w:tc>
          <w:tcPr>
            <w:tcW w:w="0" w:type="auto"/>
            <w:noWrap/>
            <w:tcMar>
              <w:top w:w="180" w:type="dxa"/>
              <w:left w:w="180" w:type="dxa"/>
              <w:bottom w:w="180" w:type="dxa"/>
              <w:right w:w="180" w:type="dxa"/>
            </w:tcMar>
            <w:hideMark/>
          </w:tcPr>
          <w:p w14:paraId="00E9CFDE" w14:textId="77777777" w:rsidR="00CD69BC" w:rsidRPr="00CD69BC" w:rsidRDefault="00CD69BC" w:rsidP="00CD69BC">
            <w:r w:rsidRPr="00CD69BC">
              <w:t>Freedom</w:t>
            </w:r>
          </w:p>
        </w:tc>
        <w:tc>
          <w:tcPr>
            <w:tcW w:w="0" w:type="auto"/>
            <w:noWrap/>
            <w:tcMar>
              <w:top w:w="180" w:type="dxa"/>
              <w:left w:w="180" w:type="dxa"/>
              <w:bottom w:w="180" w:type="dxa"/>
              <w:right w:w="180" w:type="dxa"/>
            </w:tcMar>
            <w:hideMark/>
          </w:tcPr>
          <w:p w14:paraId="24D82296" w14:textId="77777777" w:rsidR="00CD69BC" w:rsidRPr="00CD69BC" w:rsidRDefault="00CD69BC" w:rsidP="00CD69BC">
            <w:r w:rsidRPr="00CD69BC">
              <w:t>−0.195</w:t>
            </w:r>
          </w:p>
        </w:tc>
        <w:tc>
          <w:tcPr>
            <w:tcW w:w="0" w:type="auto"/>
            <w:noWrap/>
            <w:tcMar>
              <w:top w:w="180" w:type="dxa"/>
              <w:left w:w="180" w:type="dxa"/>
              <w:bottom w:w="180" w:type="dxa"/>
              <w:right w:w="180" w:type="dxa"/>
            </w:tcMar>
            <w:hideMark/>
          </w:tcPr>
          <w:p w14:paraId="12B38B0B" w14:textId="77777777" w:rsidR="00CD69BC" w:rsidRPr="00CD69BC" w:rsidRDefault="00CD69BC" w:rsidP="00CD69BC">
            <w:r w:rsidRPr="00CD69BC">
              <w:t>0.043</w:t>
            </w:r>
          </w:p>
        </w:tc>
      </w:tr>
    </w:tbl>
    <w:p w14:paraId="05349843" w14:textId="77777777" w:rsidR="00CD69BC" w:rsidRPr="00CD69BC" w:rsidRDefault="00CD69BC" w:rsidP="00CD69BC">
      <w:r w:rsidRPr="00CD69BC">
        <w:rPr>
          <w:i/>
          <w:iCs/>
        </w:rPr>
        <w:t>Notes</w:t>
      </w:r>
      <w:r w:rsidRPr="00CD69BC">
        <w:t>: estimates from KHB models. Standard errors are clustered. The unit of analysis is the individual project. The dependent variable is the project effectiveness score treated as an ordinal variable. Project traits are controlled for. Donor and completion year fixed effects are used. The top panel shows the combined impact of all mediators on the Pacific effect. The lower panel shows the impact of individual mediators.</w:t>
      </w:r>
    </w:p>
    <w:p w14:paraId="4DC1F9F9" w14:textId="77777777" w:rsidR="00CD69BC" w:rsidRPr="00CD69BC" w:rsidRDefault="00CD69BC" w:rsidP="00CD69BC">
      <w:r w:rsidRPr="00CD69BC">
        <w:t>The following two tables present regression results from more parsimonious versions of the regressions shown in the body of the text. In the first, growth and GDP per capita are dropped from the regression model. In the second, project controls and completion year fixed effects are dropped.</w:t>
      </w:r>
    </w:p>
    <w:tbl>
      <w:tblPr>
        <w:tblW w:w="10590" w:type="dxa"/>
        <w:tblCellSpacing w:w="15" w:type="dxa"/>
        <w:tblBorders>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4782"/>
        <w:gridCol w:w="2235"/>
        <w:gridCol w:w="3573"/>
      </w:tblGrid>
      <w:tr w:rsidR="00CD69BC" w:rsidRPr="00CD69BC" w14:paraId="79CCCFDD" w14:textId="77777777">
        <w:trPr>
          <w:tblCellSpacing w:w="15" w:type="dxa"/>
        </w:trPr>
        <w:tc>
          <w:tcPr>
            <w:tcW w:w="0" w:type="auto"/>
            <w:gridSpan w:val="3"/>
            <w:tcBorders>
              <w:bottom w:val="single" w:sz="6" w:space="0" w:color="BDBBB7"/>
            </w:tcBorders>
            <w:noWrap/>
            <w:tcMar>
              <w:top w:w="180" w:type="dxa"/>
              <w:left w:w="180" w:type="dxa"/>
              <w:bottom w:w="0" w:type="dxa"/>
              <w:right w:w="180" w:type="dxa"/>
            </w:tcMar>
            <w:hideMark/>
          </w:tcPr>
          <w:p w14:paraId="259FAD6C" w14:textId="77777777" w:rsidR="00CD69BC" w:rsidRPr="00CD69BC" w:rsidRDefault="00CD69BC" w:rsidP="00CD69BC">
            <w:r w:rsidRPr="00CD69BC">
              <w:rPr>
                <w:b/>
                <w:bCs/>
              </w:rPr>
              <w:t>OLS—Growth and GDP dropped</w:t>
            </w:r>
          </w:p>
        </w:tc>
      </w:tr>
      <w:tr w:rsidR="00CD69BC" w:rsidRPr="00CD69BC" w14:paraId="3708806F"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414F4400" w14:textId="77777777" w:rsidR="00CD69BC" w:rsidRPr="00CD69BC" w:rsidRDefault="00CD69BC" w:rsidP="00CD69BC">
            <w:r w:rsidRPr="00CD69BC">
              <w:lastRenderedPageBreak/>
              <w:t>Pacific effect</w:t>
            </w:r>
          </w:p>
        </w:tc>
        <w:tc>
          <w:tcPr>
            <w:tcW w:w="0" w:type="auto"/>
            <w:tcBorders>
              <w:bottom w:val="single" w:sz="6" w:space="0" w:color="BDBBB7"/>
            </w:tcBorders>
            <w:noWrap/>
            <w:tcMar>
              <w:top w:w="180" w:type="dxa"/>
              <w:left w:w="180" w:type="dxa"/>
              <w:bottom w:w="0" w:type="dxa"/>
              <w:right w:w="180" w:type="dxa"/>
            </w:tcMar>
            <w:hideMark/>
          </w:tcPr>
          <w:p w14:paraId="18F09170" w14:textId="77777777" w:rsidR="00CD69BC" w:rsidRPr="00CD69BC" w:rsidRDefault="00CD69BC" w:rsidP="00CD69BC"/>
        </w:tc>
        <w:tc>
          <w:tcPr>
            <w:tcW w:w="0" w:type="auto"/>
            <w:tcBorders>
              <w:bottom w:val="single" w:sz="6" w:space="0" w:color="BDBBB7"/>
            </w:tcBorders>
            <w:noWrap/>
            <w:tcMar>
              <w:top w:w="180" w:type="dxa"/>
              <w:left w:w="180" w:type="dxa"/>
              <w:bottom w:w="0" w:type="dxa"/>
              <w:right w:w="180" w:type="dxa"/>
            </w:tcMar>
            <w:hideMark/>
          </w:tcPr>
          <w:p w14:paraId="60083C91" w14:textId="77777777" w:rsidR="00CD69BC" w:rsidRPr="00CD69BC" w:rsidRDefault="00CD69BC" w:rsidP="00CD69BC"/>
        </w:tc>
      </w:tr>
      <w:tr w:rsidR="00CD69BC" w:rsidRPr="00CD69BC" w14:paraId="272699A8"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5C340288" w14:textId="77777777" w:rsidR="00CD69BC" w:rsidRPr="00CD69BC" w:rsidRDefault="00CD69BC" w:rsidP="00CD69BC">
            <w:r w:rsidRPr="00CD69BC">
              <w:t>Without mediators</w:t>
            </w:r>
          </w:p>
        </w:tc>
        <w:tc>
          <w:tcPr>
            <w:tcW w:w="0" w:type="auto"/>
            <w:tcBorders>
              <w:bottom w:val="single" w:sz="6" w:space="0" w:color="BDBBB7"/>
            </w:tcBorders>
            <w:noWrap/>
            <w:tcMar>
              <w:top w:w="180" w:type="dxa"/>
              <w:left w:w="180" w:type="dxa"/>
              <w:bottom w:w="0" w:type="dxa"/>
              <w:right w:w="180" w:type="dxa"/>
            </w:tcMar>
            <w:hideMark/>
          </w:tcPr>
          <w:p w14:paraId="5251FDF0" w14:textId="77777777" w:rsidR="00CD69BC" w:rsidRPr="00CD69BC" w:rsidRDefault="00CD69BC" w:rsidP="00CD69BC">
            <w:r w:rsidRPr="00CD69BC">
              <w:t>−0.150</w:t>
            </w:r>
          </w:p>
        </w:tc>
        <w:tc>
          <w:tcPr>
            <w:tcW w:w="0" w:type="auto"/>
            <w:tcBorders>
              <w:bottom w:val="single" w:sz="6" w:space="0" w:color="BDBBB7"/>
            </w:tcBorders>
            <w:noWrap/>
            <w:tcMar>
              <w:top w:w="180" w:type="dxa"/>
              <w:left w:w="180" w:type="dxa"/>
              <w:bottom w:w="0" w:type="dxa"/>
              <w:right w:w="180" w:type="dxa"/>
            </w:tcMar>
            <w:hideMark/>
          </w:tcPr>
          <w:p w14:paraId="2E87B48F" w14:textId="77777777" w:rsidR="00CD69BC" w:rsidRPr="00CD69BC" w:rsidRDefault="00CD69BC" w:rsidP="00CD69BC"/>
        </w:tc>
      </w:tr>
      <w:tr w:rsidR="00CD69BC" w:rsidRPr="00CD69BC" w14:paraId="30393D77"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0EE1955B" w14:textId="77777777" w:rsidR="00CD69BC" w:rsidRPr="00CD69BC" w:rsidRDefault="00CD69BC" w:rsidP="00CD69BC">
            <w:r w:rsidRPr="00CD69BC">
              <w:t>With mediators</w:t>
            </w:r>
          </w:p>
        </w:tc>
        <w:tc>
          <w:tcPr>
            <w:tcW w:w="0" w:type="auto"/>
            <w:tcBorders>
              <w:bottom w:val="single" w:sz="6" w:space="0" w:color="BDBBB7"/>
            </w:tcBorders>
            <w:noWrap/>
            <w:tcMar>
              <w:top w:w="180" w:type="dxa"/>
              <w:left w:w="180" w:type="dxa"/>
              <w:bottom w:w="0" w:type="dxa"/>
              <w:right w:w="180" w:type="dxa"/>
            </w:tcMar>
            <w:hideMark/>
          </w:tcPr>
          <w:p w14:paraId="7F2B76EE" w14:textId="77777777" w:rsidR="00CD69BC" w:rsidRPr="00CD69BC" w:rsidRDefault="00CD69BC" w:rsidP="00CD69BC">
            <w:r w:rsidRPr="00CD69BC">
              <w:t>0.013</w:t>
            </w:r>
          </w:p>
        </w:tc>
        <w:tc>
          <w:tcPr>
            <w:tcW w:w="0" w:type="auto"/>
            <w:tcBorders>
              <w:bottom w:val="single" w:sz="6" w:space="0" w:color="BDBBB7"/>
            </w:tcBorders>
            <w:noWrap/>
            <w:tcMar>
              <w:top w:w="180" w:type="dxa"/>
              <w:left w:w="180" w:type="dxa"/>
              <w:bottom w:w="0" w:type="dxa"/>
              <w:right w:w="180" w:type="dxa"/>
            </w:tcMar>
            <w:hideMark/>
          </w:tcPr>
          <w:p w14:paraId="417E957A" w14:textId="77777777" w:rsidR="00CD69BC" w:rsidRPr="00CD69BC" w:rsidRDefault="00CD69BC" w:rsidP="00CD69BC"/>
        </w:tc>
      </w:tr>
      <w:tr w:rsidR="00CD69BC" w:rsidRPr="00CD69BC" w14:paraId="62F9B220"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1EF7D766" w14:textId="77777777" w:rsidR="00CD69BC" w:rsidRPr="00CD69BC" w:rsidRDefault="00CD69BC" w:rsidP="00CD69BC">
            <w:r w:rsidRPr="00CD69BC">
              <w:t>Difference</w:t>
            </w:r>
          </w:p>
        </w:tc>
        <w:tc>
          <w:tcPr>
            <w:tcW w:w="0" w:type="auto"/>
            <w:tcBorders>
              <w:bottom w:val="single" w:sz="6" w:space="0" w:color="BDBBB7"/>
            </w:tcBorders>
            <w:noWrap/>
            <w:tcMar>
              <w:top w:w="180" w:type="dxa"/>
              <w:left w:w="180" w:type="dxa"/>
              <w:bottom w:w="0" w:type="dxa"/>
              <w:right w:w="180" w:type="dxa"/>
            </w:tcMar>
            <w:hideMark/>
          </w:tcPr>
          <w:p w14:paraId="250F1D60" w14:textId="77777777" w:rsidR="00CD69BC" w:rsidRPr="00CD69BC" w:rsidRDefault="00CD69BC" w:rsidP="00CD69BC">
            <w:r w:rsidRPr="00CD69BC">
              <w:t>−0.163</w:t>
            </w:r>
          </w:p>
        </w:tc>
        <w:tc>
          <w:tcPr>
            <w:tcW w:w="0" w:type="auto"/>
            <w:tcBorders>
              <w:bottom w:val="single" w:sz="6" w:space="0" w:color="BDBBB7"/>
            </w:tcBorders>
            <w:noWrap/>
            <w:tcMar>
              <w:top w:w="180" w:type="dxa"/>
              <w:left w:w="180" w:type="dxa"/>
              <w:bottom w:w="0" w:type="dxa"/>
              <w:right w:w="180" w:type="dxa"/>
            </w:tcMar>
            <w:hideMark/>
          </w:tcPr>
          <w:p w14:paraId="4FE6C3FD" w14:textId="77777777" w:rsidR="00CD69BC" w:rsidRPr="00CD69BC" w:rsidRDefault="00CD69BC" w:rsidP="00CD69BC"/>
        </w:tc>
      </w:tr>
      <w:tr w:rsidR="00CD69BC" w:rsidRPr="00CD69BC" w14:paraId="6E1FDB82" w14:textId="77777777">
        <w:trPr>
          <w:tblCellSpacing w:w="15" w:type="dxa"/>
        </w:trPr>
        <w:tc>
          <w:tcPr>
            <w:tcW w:w="0" w:type="auto"/>
            <w:gridSpan w:val="3"/>
            <w:tcBorders>
              <w:bottom w:val="single" w:sz="6" w:space="0" w:color="BDBBB7"/>
            </w:tcBorders>
            <w:noWrap/>
            <w:tcMar>
              <w:top w:w="180" w:type="dxa"/>
              <w:left w:w="180" w:type="dxa"/>
              <w:bottom w:w="0" w:type="dxa"/>
              <w:right w:w="180" w:type="dxa"/>
            </w:tcMar>
            <w:hideMark/>
          </w:tcPr>
          <w:p w14:paraId="20336113" w14:textId="77777777" w:rsidR="00CD69BC" w:rsidRPr="00CD69BC" w:rsidRDefault="00CD69BC" w:rsidP="00CD69BC">
            <w:r w:rsidRPr="00CD69BC">
              <w:rPr>
                <w:b/>
                <w:bCs/>
              </w:rPr>
              <w:t>Effect of individual mediators</w:t>
            </w:r>
          </w:p>
        </w:tc>
      </w:tr>
      <w:tr w:rsidR="00CD69BC" w:rsidRPr="00CD69BC" w14:paraId="0AF95531"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5735009D" w14:textId="77777777" w:rsidR="00CD69BC" w:rsidRPr="00CD69BC" w:rsidRDefault="00CD69BC" w:rsidP="00CD69BC">
            <w:r w:rsidRPr="00CD69BC">
              <w:t>Mediator</w:t>
            </w:r>
          </w:p>
        </w:tc>
        <w:tc>
          <w:tcPr>
            <w:tcW w:w="0" w:type="auto"/>
            <w:tcBorders>
              <w:bottom w:val="single" w:sz="6" w:space="0" w:color="BDBBB7"/>
            </w:tcBorders>
            <w:noWrap/>
            <w:tcMar>
              <w:top w:w="180" w:type="dxa"/>
              <w:left w:w="180" w:type="dxa"/>
              <w:bottom w:w="0" w:type="dxa"/>
              <w:right w:w="180" w:type="dxa"/>
            </w:tcMar>
            <w:hideMark/>
          </w:tcPr>
          <w:p w14:paraId="27656094" w14:textId="77777777" w:rsidR="00CD69BC" w:rsidRPr="00CD69BC" w:rsidRDefault="00CD69BC" w:rsidP="00CD69BC">
            <w:r w:rsidRPr="00CD69BC">
              <w:t>Effect</w:t>
            </w:r>
          </w:p>
        </w:tc>
        <w:tc>
          <w:tcPr>
            <w:tcW w:w="0" w:type="auto"/>
            <w:tcBorders>
              <w:bottom w:val="single" w:sz="6" w:space="0" w:color="BDBBB7"/>
            </w:tcBorders>
            <w:noWrap/>
            <w:tcMar>
              <w:top w:w="180" w:type="dxa"/>
              <w:left w:w="180" w:type="dxa"/>
              <w:bottom w:w="0" w:type="dxa"/>
              <w:right w:w="180" w:type="dxa"/>
            </w:tcMar>
            <w:hideMark/>
          </w:tcPr>
          <w:p w14:paraId="7736C390" w14:textId="77777777" w:rsidR="00CD69BC" w:rsidRPr="00CD69BC" w:rsidRDefault="00CD69BC" w:rsidP="00CD69BC">
            <w:r w:rsidRPr="00CD69BC">
              <w:t>Clustered SE</w:t>
            </w:r>
          </w:p>
        </w:tc>
      </w:tr>
      <w:tr w:rsidR="00CD69BC" w:rsidRPr="00CD69BC" w14:paraId="4EC8CDB4"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1A45DF3E" w14:textId="77777777" w:rsidR="00CD69BC" w:rsidRPr="00CD69BC" w:rsidRDefault="00CD69BC" w:rsidP="00CD69BC">
            <w:r w:rsidRPr="00CD69BC">
              <w:t>Remote</w:t>
            </w:r>
          </w:p>
        </w:tc>
        <w:tc>
          <w:tcPr>
            <w:tcW w:w="0" w:type="auto"/>
            <w:tcBorders>
              <w:bottom w:val="single" w:sz="6" w:space="0" w:color="BDBBB7"/>
            </w:tcBorders>
            <w:noWrap/>
            <w:tcMar>
              <w:top w:w="180" w:type="dxa"/>
              <w:left w:w="180" w:type="dxa"/>
              <w:bottom w:w="0" w:type="dxa"/>
              <w:right w:w="180" w:type="dxa"/>
            </w:tcMar>
            <w:hideMark/>
          </w:tcPr>
          <w:p w14:paraId="059207F9" w14:textId="77777777" w:rsidR="00CD69BC" w:rsidRPr="00CD69BC" w:rsidRDefault="00CD69BC" w:rsidP="00CD69BC">
            <w:r w:rsidRPr="00CD69BC">
              <w:t>−0.114</w:t>
            </w:r>
          </w:p>
        </w:tc>
        <w:tc>
          <w:tcPr>
            <w:tcW w:w="0" w:type="auto"/>
            <w:tcBorders>
              <w:bottom w:val="single" w:sz="6" w:space="0" w:color="BDBBB7"/>
            </w:tcBorders>
            <w:noWrap/>
            <w:tcMar>
              <w:top w:w="180" w:type="dxa"/>
              <w:left w:w="180" w:type="dxa"/>
              <w:bottom w:w="0" w:type="dxa"/>
              <w:right w:w="180" w:type="dxa"/>
            </w:tcMar>
            <w:hideMark/>
          </w:tcPr>
          <w:p w14:paraId="4E4882A5" w14:textId="77777777" w:rsidR="00CD69BC" w:rsidRPr="00CD69BC" w:rsidRDefault="00CD69BC" w:rsidP="00CD69BC">
            <w:r w:rsidRPr="00CD69BC">
              <w:t>0.025</w:t>
            </w:r>
          </w:p>
        </w:tc>
      </w:tr>
      <w:tr w:rsidR="00CD69BC" w:rsidRPr="00CD69BC" w14:paraId="136EEFB0"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08886376" w14:textId="77777777" w:rsidR="00CD69BC" w:rsidRPr="00CD69BC" w:rsidRDefault="00CD69BC" w:rsidP="00CD69BC">
            <w:r w:rsidRPr="00CD69BC">
              <w:t>Population</w:t>
            </w:r>
          </w:p>
        </w:tc>
        <w:tc>
          <w:tcPr>
            <w:tcW w:w="0" w:type="auto"/>
            <w:tcBorders>
              <w:bottom w:val="single" w:sz="6" w:space="0" w:color="BDBBB7"/>
            </w:tcBorders>
            <w:noWrap/>
            <w:tcMar>
              <w:top w:w="180" w:type="dxa"/>
              <w:left w:w="180" w:type="dxa"/>
              <w:bottom w:w="0" w:type="dxa"/>
              <w:right w:w="180" w:type="dxa"/>
            </w:tcMar>
            <w:hideMark/>
          </w:tcPr>
          <w:p w14:paraId="735C5D03" w14:textId="77777777" w:rsidR="00CD69BC" w:rsidRPr="00CD69BC" w:rsidRDefault="00CD69BC" w:rsidP="00CD69BC">
            <w:r w:rsidRPr="00CD69BC">
              <w:t>−0.104</w:t>
            </w:r>
          </w:p>
        </w:tc>
        <w:tc>
          <w:tcPr>
            <w:tcW w:w="0" w:type="auto"/>
            <w:tcBorders>
              <w:bottom w:val="single" w:sz="6" w:space="0" w:color="BDBBB7"/>
            </w:tcBorders>
            <w:noWrap/>
            <w:tcMar>
              <w:top w:w="180" w:type="dxa"/>
              <w:left w:w="180" w:type="dxa"/>
              <w:bottom w:w="0" w:type="dxa"/>
              <w:right w:w="180" w:type="dxa"/>
            </w:tcMar>
            <w:hideMark/>
          </w:tcPr>
          <w:p w14:paraId="3969304E" w14:textId="77777777" w:rsidR="00CD69BC" w:rsidRPr="00CD69BC" w:rsidRDefault="00CD69BC" w:rsidP="00CD69BC">
            <w:r w:rsidRPr="00CD69BC">
              <w:t>0.034</w:t>
            </w:r>
          </w:p>
        </w:tc>
      </w:tr>
      <w:tr w:rsidR="00CD69BC" w:rsidRPr="00CD69BC" w14:paraId="18C0E0C8"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21EDF421" w14:textId="77777777" w:rsidR="00CD69BC" w:rsidRPr="00CD69BC" w:rsidRDefault="00CD69BC" w:rsidP="00CD69BC">
            <w:r w:rsidRPr="00CD69BC">
              <w:t>Governance</w:t>
            </w:r>
          </w:p>
        </w:tc>
        <w:tc>
          <w:tcPr>
            <w:tcW w:w="0" w:type="auto"/>
            <w:tcBorders>
              <w:bottom w:val="single" w:sz="6" w:space="0" w:color="BDBBB7"/>
            </w:tcBorders>
            <w:noWrap/>
            <w:tcMar>
              <w:top w:w="180" w:type="dxa"/>
              <w:left w:w="180" w:type="dxa"/>
              <w:bottom w:w="0" w:type="dxa"/>
              <w:right w:w="180" w:type="dxa"/>
            </w:tcMar>
            <w:hideMark/>
          </w:tcPr>
          <w:p w14:paraId="40BB4A83" w14:textId="77777777" w:rsidR="00CD69BC" w:rsidRPr="00CD69BC" w:rsidRDefault="00CD69BC" w:rsidP="00CD69BC">
            <w:r w:rsidRPr="00CD69BC">
              <w:t>0.167</w:t>
            </w:r>
          </w:p>
        </w:tc>
        <w:tc>
          <w:tcPr>
            <w:tcW w:w="0" w:type="auto"/>
            <w:tcBorders>
              <w:bottom w:val="single" w:sz="6" w:space="0" w:color="BDBBB7"/>
            </w:tcBorders>
            <w:noWrap/>
            <w:tcMar>
              <w:top w:w="180" w:type="dxa"/>
              <w:left w:w="180" w:type="dxa"/>
              <w:bottom w:w="0" w:type="dxa"/>
              <w:right w:w="180" w:type="dxa"/>
            </w:tcMar>
            <w:hideMark/>
          </w:tcPr>
          <w:p w14:paraId="6C266A17" w14:textId="77777777" w:rsidR="00CD69BC" w:rsidRPr="00CD69BC" w:rsidRDefault="00CD69BC" w:rsidP="00CD69BC">
            <w:r w:rsidRPr="00CD69BC">
              <w:t>0.027</w:t>
            </w:r>
          </w:p>
        </w:tc>
      </w:tr>
      <w:tr w:rsidR="00CD69BC" w:rsidRPr="00CD69BC" w14:paraId="670FB73B" w14:textId="77777777">
        <w:trPr>
          <w:tblCellSpacing w:w="15" w:type="dxa"/>
        </w:trPr>
        <w:tc>
          <w:tcPr>
            <w:tcW w:w="0" w:type="auto"/>
            <w:noWrap/>
            <w:tcMar>
              <w:top w:w="180" w:type="dxa"/>
              <w:left w:w="180" w:type="dxa"/>
              <w:bottom w:w="180" w:type="dxa"/>
              <w:right w:w="180" w:type="dxa"/>
            </w:tcMar>
            <w:hideMark/>
          </w:tcPr>
          <w:p w14:paraId="3A7C05D7" w14:textId="77777777" w:rsidR="00CD69BC" w:rsidRPr="00CD69BC" w:rsidRDefault="00CD69BC" w:rsidP="00CD69BC">
            <w:r w:rsidRPr="00CD69BC">
              <w:t>Freedom</w:t>
            </w:r>
          </w:p>
        </w:tc>
        <w:tc>
          <w:tcPr>
            <w:tcW w:w="0" w:type="auto"/>
            <w:noWrap/>
            <w:tcMar>
              <w:top w:w="180" w:type="dxa"/>
              <w:left w:w="180" w:type="dxa"/>
              <w:bottom w:w="180" w:type="dxa"/>
              <w:right w:w="180" w:type="dxa"/>
            </w:tcMar>
            <w:hideMark/>
          </w:tcPr>
          <w:p w14:paraId="42F8D0E3" w14:textId="77777777" w:rsidR="00CD69BC" w:rsidRPr="00CD69BC" w:rsidRDefault="00CD69BC" w:rsidP="00CD69BC">
            <w:r w:rsidRPr="00CD69BC">
              <w:t>−0.113</w:t>
            </w:r>
          </w:p>
        </w:tc>
        <w:tc>
          <w:tcPr>
            <w:tcW w:w="0" w:type="auto"/>
            <w:noWrap/>
            <w:tcMar>
              <w:top w:w="180" w:type="dxa"/>
              <w:left w:w="180" w:type="dxa"/>
              <w:bottom w:w="180" w:type="dxa"/>
              <w:right w:w="180" w:type="dxa"/>
            </w:tcMar>
            <w:hideMark/>
          </w:tcPr>
          <w:p w14:paraId="5E726EC0" w14:textId="77777777" w:rsidR="00CD69BC" w:rsidRPr="00CD69BC" w:rsidRDefault="00CD69BC" w:rsidP="00CD69BC">
            <w:r w:rsidRPr="00CD69BC">
              <w:t>0.023</w:t>
            </w:r>
          </w:p>
        </w:tc>
      </w:tr>
    </w:tbl>
    <w:p w14:paraId="60F53975" w14:textId="77777777" w:rsidR="00CD69BC" w:rsidRPr="00CD69BC" w:rsidRDefault="00CD69BC" w:rsidP="00CD69BC">
      <w:r w:rsidRPr="00CD69BC">
        <w:rPr>
          <w:i/>
          <w:iCs/>
        </w:rPr>
        <w:t>Notes</w:t>
      </w:r>
      <w:r w:rsidRPr="00CD69BC">
        <w:t>: estimates are from KHB models. Standard errors are clustered. The unit of analysis is the individual project. The dependent variable is the project effectiveness score treated as a continuous variable. Project traits are controlled for. Donor and completion year fixed effects are used. The top panel shows the combined impact of all mediators on the Pacific effect. The lower panel shows the impact of individual mediators.</w:t>
      </w:r>
    </w:p>
    <w:tbl>
      <w:tblPr>
        <w:tblW w:w="10590" w:type="dxa"/>
        <w:tblCellSpacing w:w="15" w:type="dxa"/>
        <w:tblBorders>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4782"/>
        <w:gridCol w:w="2235"/>
        <w:gridCol w:w="3573"/>
      </w:tblGrid>
      <w:tr w:rsidR="00CD69BC" w:rsidRPr="00CD69BC" w14:paraId="2EA6CA98" w14:textId="77777777">
        <w:trPr>
          <w:tblCellSpacing w:w="15" w:type="dxa"/>
        </w:trPr>
        <w:tc>
          <w:tcPr>
            <w:tcW w:w="0" w:type="auto"/>
            <w:gridSpan w:val="3"/>
            <w:tcBorders>
              <w:bottom w:val="single" w:sz="6" w:space="0" w:color="BDBBB7"/>
            </w:tcBorders>
            <w:noWrap/>
            <w:tcMar>
              <w:top w:w="180" w:type="dxa"/>
              <w:left w:w="180" w:type="dxa"/>
              <w:bottom w:w="0" w:type="dxa"/>
              <w:right w:w="180" w:type="dxa"/>
            </w:tcMar>
            <w:hideMark/>
          </w:tcPr>
          <w:p w14:paraId="3AAA3457" w14:textId="77777777" w:rsidR="00CD69BC" w:rsidRPr="00CD69BC" w:rsidRDefault="00CD69BC" w:rsidP="00CD69BC">
            <w:r w:rsidRPr="00CD69BC">
              <w:rPr>
                <w:b/>
                <w:bCs/>
              </w:rPr>
              <w:t>OLS—All project controls (except donor FE) dropped</w:t>
            </w:r>
          </w:p>
        </w:tc>
      </w:tr>
      <w:tr w:rsidR="00CD69BC" w:rsidRPr="00CD69BC" w14:paraId="3E5F5644"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4FB6ECA7" w14:textId="77777777" w:rsidR="00CD69BC" w:rsidRPr="00CD69BC" w:rsidRDefault="00CD69BC" w:rsidP="00CD69BC">
            <w:r w:rsidRPr="00CD69BC">
              <w:t>Pacific effect</w:t>
            </w:r>
          </w:p>
        </w:tc>
        <w:tc>
          <w:tcPr>
            <w:tcW w:w="0" w:type="auto"/>
            <w:tcBorders>
              <w:bottom w:val="single" w:sz="6" w:space="0" w:color="BDBBB7"/>
            </w:tcBorders>
            <w:noWrap/>
            <w:tcMar>
              <w:top w:w="180" w:type="dxa"/>
              <w:left w:w="180" w:type="dxa"/>
              <w:bottom w:w="0" w:type="dxa"/>
              <w:right w:w="180" w:type="dxa"/>
            </w:tcMar>
            <w:hideMark/>
          </w:tcPr>
          <w:p w14:paraId="37A1AECA" w14:textId="77777777" w:rsidR="00CD69BC" w:rsidRPr="00CD69BC" w:rsidRDefault="00CD69BC" w:rsidP="00CD69BC"/>
        </w:tc>
        <w:tc>
          <w:tcPr>
            <w:tcW w:w="0" w:type="auto"/>
            <w:tcBorders>
              <w:bottom w:val="single" w:sz="6" w:space="0" w:color="BDBBB7"/>
            </w:tcBorders>
            <w:noWrap/>
            <w:tcMar>
              <w:top w:w="180" w:type="dxa"/>
              <w:left w:w="180" w:type="dxa"/>
              <w:bottom w:w="0" w:type="dxa"/>
              <w:right w:w="180" w:type="dxa"/>
            </w:tcMar>
            <w:hideMark/>
          </w:tcPr>
          <w:p w14:paraId="50BB5958" w14:textId="77777777" w:rsidR="00CD69BC" w:rsidRPr="00CD69BC" w:rsidRDefault="00CD69BC" w:rsidP="00CD69BC"/>
        </w:tc>
      </w:tr>
      <w:tr w:rsidR="00CD69BC" w:rsidRPr="00CD69BC" w14:paraId="211616A1"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6A7D4B9D" w14:textId="77777777" w:rsidR="00CD69BC" w:rsidRPr="00CD69BC" w:rsidRDefault="00CD69BC" w:rsidP="00CD69BC">
            <w:r w:rsidRPr="00CD69BC">
              <w:t>Without mediators</w:t>
            </w:r>
          </w:p>
        </w:tc>
        <w:tc>
          <w:tcPr>
            <w:tcW w:w="0" w:type="auto"/>
            <w:tcBorders>
              <w:bottom w:val="single" w:sz="6" w:space="0" w:color="BDBBB7"/>
            </w:tcBorders>
            <w:noWrap/>
            <w:tcMar>
              <w:top w:w="180" w:type="dxa"/>
              <w:left w:w="180" w:type="dxa"/>
              <w:bottom w:w="0" w:type="dxa"/>
              <w:right w:w="180" w:type="dxa"/>
            </w:tcMar>
            <w:hideMark/>
          </w:tcPr>
          <w:p w14:paraId="63CAA8DD" w14:textId="77777777" w:rsidR="00CD69BC" w:rsidRPr="00CD69BC" w:rsidRDefault="00CD69BC" w:rsidP="00CD69BC">
            <w:r w:rsidRPr="00CD69BC">
              <w:t>−0.270</w:t>
            </w:r>
          </w:p>
        </w:tc>
        <w:tc>
          <w:tcPr>
            <w:tcW w:w="0" w:type="auto"/>
            <w:tcBorders>
              <w:bottom w:val="single" w:sz="6" w:space="0" w:color="BDBBB7"/>
            </w:tcBorders>
            <w:noWrap/>
            <w:tcMar>
              <w:top w:w="180" w:type="dxa"/>
              <w:left w:w="180" w:type="dxa"/>
              <w:bottom w:w="0" w:type="dxa"/>
              <w:right w:w="180" w:type="dxa"/>
            </w:tcMar>
            <w:hideMark/>
          </w:tcPr>
          <w:p w14:paraId="70BD1686" w14:textId="77777777" w:rsidR="00CD69BC" w:rsidRPr="00CD69BC" w:rsidRDefault="00CD69BC" w:rsidP="00CD69BC"/>
        </w:tc>
      </w:tr>
      <w:tr w:rsidR="00CD69BC" w:rsidRPr="00CD69BC" w14:paraId="50E907DC"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676EF361" w14:textId="77777777" w:rsidR="00CD69BC" w:rsidRPr="00CD69BC" w:rsidRDefault="00CD69BC" w:rsidP="00CD69BC">
            <w:r w:rsidRPr="00CD69BC">
              <w:t>With mediators</w:t>
            </w:r>
          </w:p>
        </w:tc>
        <w:tc>
          <w:tcPr>
            <w:tcW w:w="0" w:type="auto"/>
            <w:tcBorders>
              <w:bottom w:val="single" w:sz="6" w:space="0" w:color="BDBBB7"/>
            </w:tcBorders>
            <w:noWrap/>
            <w:tcMar>
              <w:top w:w="180" w:type="dxa"/>
              <w:left w:w="180" w:type="dxa"/>
              <w:bottom w:w="0" w:type="dxa"/>
              <w:right w:w="180" w:type="dxa"/>
            </w:tcMar>
            <w:hideMark/>
          </w:tcPr>
          <w:p w14:paraId="267BC8BA" w14:textId="77777777" w:rsidR="00CD69BC" w:rsidRPr="00CD69BC" w:rsidRDefault="00CD69BC" w:rsidP="00CD69BC">
            <w:r w:rsidRPr="00CD69BC">
              <w:t>−0.003</w:t>
            </w:r>
          </w:p>
        </w:tc>
        <w:tc>
          <w:tcPr>
            <w:tcW w:w="0" w:type="auto"/>
            <w:tcBorders>
              <w:bottom w:val="single" w:sz="6" w:space="0" w:color="BDBBB7"/>
            </w:tcBorders>
            <w:noWrap/>
            <w:tcMar>
              <w:top w:w="180" w:type="dxa"/>
              <w:left w:w="180" w:type="dxa"/>
              <w:bottom w:w="0" w:type="dxa"/>
              <w:right w:w="180" w:type="dxa"/>
            </w:tcMar>
            <w:hideMark/>
          </w:tcPr>
          <w:p w14:paraId="75D03E0A" w14:textId="77777777" w:rsidR="00CD69BC" w:rsidRPr="00CD69BC" w:rsidRDefault="00CD69BC" w:rsidP="00CD69BC"/>
        </w:tc>
      </w:tr>
      <w:tr w:rsidR="00CD69BC" w:rsidRPr="00CD69BC" w14:paraId="5F3A83C7"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16DF5113" w14:textId="77777777" w:rsidR="00CD69BC" w:rsidRPr="00CD69BC" w:rsidRDefault="00CD69BC" w:rsidP="00CD69BC">
            <w:r w:rsidRPr="00CD69BC">
              <w:t>Difference</w:t>
            </w:r>
          </w:p>
        </w:tc>
        <w:tc>
          <w:tcPr>
            <w:tcW w:w="0" w:type="auto"/>
            <w:tcBorders>
              <w:bottom w:val="single" w:sz="6" w:space="0" w:color="BDBBB7"/>
            </w:tcBorders>
            <w:noWrap/>
            <w:tcMar>
              <w:top w:w="180" w:type="dxa"/>
              <w:left w:w="180" w:type="dxa"/>
              <w:bottom w:w="0" w:type="dxa"/>
              <w:right w:w="180" w:type="dxa"/>
            </w:tcMar>
            <w:hideMark/>
          </w:tcPr>
          <w:p w14:paraId="10360AB1" w14:textId="77777777" w:rsidR="00CD69BC" w:rsidRPr="00CD69BC" w:rsidRDefault="00CD69BC" w:rsidP="00CD69BC">
            <w:r w:rsidRPr="00CD69BC">
              <w:t>−0.267</w:t>
            </w:r>
          </w:p>
        </w:tc>
        <w:tc>
          <w:tcPr>
            <w:tcW w:w="0" w:type="auto"/>
            <w:tcBorders>
              <w:bottom w:val="single" w:sz="6" w:space="0" w:color="BDBBB7"/>
            </w:tcBorders>
            <w:noWrap/>
            <w:tcMar>
              <w:top w:w="180" w:type="dxa"/>
              <w:left w:w="180" w:type="dxa"/>
              <w:bottom w:w="0" w:type="dxa"/>
              <w:right w:w="180" w:type="dxa"/>
            </w:tcMar>
            <w:hideMark/>
          </w:tcPr>
          <w:p w14:paraId="0444D20A" w14:textId="77777777" w:rsidR="00CD69BC" w:rsidRPr="00CD69BC" w:rsidRDefault="00CD69BC" w:rsidP="00CD69BC"/>
        </w:tc>
      </w:tr>
      <w:tr w:rsidR="00CD69BC" w:rsidRPr="00CD69BC" w14:paraId="037D4422" w14:textId="77777777">
        <w:trPr>
          <w:tblCellSpacing w:w="15" w:type="dxa"/>
        </w:trPr>
        <w:tc>
          <w:tcPr>
            <w:tcW w:w="0" w:type="auto"/>
            <w:gridSpan w:val="3"/>
            <w:tcBorders>
              <w:bottom w:val="single" w:sz="6" w:space="0" w:color="BDBBB7"/>
            </w:tcBorders>
            <w:noWrap/>
            <w:tcMar>
              <w:top w:w="180" w:type="dxa"/>
              <w:left w:w="180" w:type="dxa"/>
              <w:bottom w:w="0" w:type="dxa"/>
              <w:right w:w="180" w:type="dxa"/>
            </w:tcMar>
            <w:hideMark/>
          </w:tcPr>
          <w:p w14:paraId="62DE4155" w14:textId="77777777" w:rsidR="00CD69BC" w:rsidRPr="00CD69BC" w:rsidRDefault="00CD69BC" w:rsidP="00CD69BC">
            <w:r w:rsidRPr="00CD69BC">
              <w:rPr>
                <w:b/>
                <w:bCs/>
              </w:rPr>
              <w:lastRenderedPageBreak/>
              <w:t>Effect of individual mediators</w:t>
            </w:r>
          </w:p>
        </w:tc>
      </w:tr>
      <w:tr w:rsidR="00CD69BC" w:rsidRPr="00CD69BC" w14:paraId="17F2CDBB"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77AB6F31" w14:textId="77777777" w:rsidR="00CD69BC" w:rsidRPr="00CD69BC" w:rsidRDefault="00CD69BC" w:rsidP="00CD69BC">
            <w:r w:rsidRPr="00CD69BC">
              <w:t>Mediator</w:t>
            </w:r>
          </w:p>
        </w:tc>
        <w:tc>
          <w:tcPr>
            <w:tcW w:w="0" w:type="auto"/>
            <w:tcBorders>
              <w:bottom w:val="single" w:sz="6" w:space="0" w:color="BDBBB7"/>
            </w:tcBorders>
            <w:noWrap/>
            <w:tcMar>
              <w:top w:w="180" w:type="dxa"/>
              <w:left w:w="180" w:type="dxa"/>
              <w:bottom w:w="0" w:type="dxa"/>
              <w:right w:w="180" w:type="dxa"/>
            </w:tcMar>
            <w:hideMark/>
          </w:tcPr>
          <w:p w14:paraId="06D59667" w14:textId="77777777" w:rsidR="00CD69BC" w:rsidRPr="00CD69BC" w:rsidRDefault="00CD69BC" w:rsidP="00CD69BC">
            <w:r w:rsidRPr="00CD69BC">
              <w:t>Effect</w:t>
            </w:r>
          </w:p>
        </w:tc>
        <w:tc>
          <w:tcPr>
            <w:tcW w:w="0" w:type="auto"/>
            <w:tcBorders>
              <w:bottom w:val="single" w:sz="6" w:space="0" w:color="BDBBB7"/>
            </w:tcBorders>
            <w:noWrap/>
            <w:tcMar>
              <w:top w:w="180" w:type="dxa"/>
              <w:left w:w="180" w:type="dxa"/>
              <w:bottom w:w="0" w:type="dxa"/>
              <w:right w:w="180" w:type="dxa"/>
            </w:tcMar>
            <w:hideMark/>
          </w:tcPr>
          <w:p w14:paraId="4AF79A99" w14:textId="77777777" w:rsidR="00CD69BC" w:rsidRPr="00CD69BC" w:rsidRDefault="00CD69BC" w:rsidP="00CD69BC">
            <w:r w:rsidRPr="00CD69BC">
              <w:t>Clustered SE</w:t>
            </w:r>
          </w:p>
        </w:tc>
      </w:tr>
      <w:tr w:rsidR="00CD69BC" w:rsidRPr="00CD69BC" w14:paraId="5DDC20DE"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58CB32DC" w14:textId="77777777" w:rsidR="00CD69BC" w:rsidRPr="00CD69BC" w:rsidRDefault="00CD69BC" w:rsidP="00CD69BC">
            <w:r w:rsidRPr="00CD69BC">
              <w:t>Growth</w:t>
            </w:r>
          </w:p>
        </w:tc>
        <w:tc>
          <w:tcPr>
            <w:tcW w:w="0" w:type="auto"/>
            <w:tcBorders>
              <w:bottom w:val="single" w:sz="6" w:space="0" w:color="BDBBB7"/>
            </w:tcBorders>
            <w:noWrap/>
            <w:tcMar>
              <w:top w:w="180" w:type="dxa"/>
              <w:left w:w="180" w:type="dxa"/>
              <w:bottom w:w="0" w:type="dxa"/>
              <w:right w:w="180" w:type="dxa"/>
            </w:tcMar>
            <w:hideMark/>
          </w:tcPr>
          <w:p w14:paraId="066AF70B" w14:textId="77777777" w:rsidR="00CD69BC" w:rsidRPr="00CD69BC" w:rsidRDefault="00CD69BC" w:rsidP="00CD69BC">
            <w:r w:rsidRPr="00CD69BC">
              <w:t>−0.011</w:t>
            </w:r>
          </w:p>
        </w:tc>
        <w:tc>
          <w:tcPr>
            <w:tcW w:w="0" w:type="auto"/>
            <w:tcBorders>
              <w:bottom w:val="single" w:sz="6" w:space="0" w:color="BDBBB7"/>
            </w:tcBorders>
            <w:noWrap/>
            <w:tcMar>
              <w:top w:w="180" w:type="dxa"/>
              <w:left w:w="180" w:type="dxa"/>
              <w:bottom w:w="0" w:type="dxa"/>
              <w:right w:w="180" w:type="dxa"/>
            </w:tcMar>
            <w:hideMark/>
          </w:tcPr>
          <w:p w14:paraId="509421A9" w14:textId="77777777" w:rsidR="00CD69BC" w:rsidRPr="00CD69BC" w:rsidRDefault="00CD69BC" w:rsidP="00CD69BC">
            <w:r w:rsidRPr="00CD69BC">
              <w:t>0.010</w:t>
            </w:r>
          </w:p>
        </w:tc>
      </w:tr>
      <w:tr w:rsidR="00CD69BC" w:rsidRPr="00CD69BC" w14:paraId="1F07C48F"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60E5C1A2" w14:textId="77777777" w:rsidR="00CD69BC" w:rsidRPr="00CD69BC" w:rsidRDefault="00CD69BC" w:rsidP="00CD69BC">
            <w:r w:rsidRPr="00CD69BC">
              <w:t>GDP</w:t>
            </w:r>
          </w:p>
        </w:tc>
        <w:tc>
          <w:tcPr>
            <w:tcW w:w="0" w:type="auto"/>
            <w:tcBorders>
              <w:bottom w:val="single" w:sz="6" w:space="0" w:color="BDBBB7"/>
            </w:tcBorders>
            <w:noWrap/>
            <w:tcMar>
              <w:top w:w="180" w:type="dxa"/>
              <w:left w:w="180" w:type="dxa"/>
              <w:bottom w:w="0" w:type="dxa"/>
              <w:right w:w="180" w:type="dxa"/>
            </w:tcMar>
            <w:hideMark/>
          </w:tcPr>
          <w:p w14:paraId="69424DA6" w14:textId="77777777" w:rsidR="00CD69BC" w:rsidRPr="00CD69BC" w:rsidRDefault="00CD69BC" w:rsidP="00CD69BC">
            <w:r w:rsidRPr="00CD69BC">
              <w:t>−0.008</w:t>
            </w:r>
          </w:p>
        </w:tc>
        <w:tc>
          <w:tcPr>
            <w:tcW w:w="0" w:type="auto"/>
            <w:tcBorders>
              <w:bottom w:val="single" w:sz="6" w:space="0" w:color="BDBBB7"/>
            </w:tcBorders>
            <w:noWrap/>
            <w:tcMar>
              <w:top w:w="180" w:type="dxa"/>
              <w:left w:w="180" w:type="dxa"/>
              <w:bottom w:w="0" w:type="dxa"/>
              <w:right w:w="180" w:type="dxa"/>
            </w:tcMar>
            <w:hideMark/>
          </w:tcPr>
          <w:p w14:paraId="2FA9C56D" w14:textId="77777777" w:rsidR="00CD69BC" w:rsidRPr="00CD69BC" w:rsidRDefault="00CD69BC" w:rsidP="00CD69BC">
            <w:r w:rsidRPr="00CD69BC">
              <w:t>0.005</w:t>
            </w:r>
          </w:p>
        </w:tc>
      </w:tr>
      <w:tr w:rsidR="00CD69BC" w:rsidRPr="00CD69BC" w14:paraId="46A3BF6E"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080C7340" w14:textId="77777777" w:rsidR="00CD69BC" w:rsidRPr="00CD69BC" w:rsidRDefault="00CD69BC" w:rsidP="00CD69BC">
            <w:r w:rsidRPr="00CD69BC">
              <w:t>Remote</w:t>
            </w:r>
          </w:p>
        </w:tc>
        <w:tc>
          <w:tcPr>
            <w:tcW w:w="0" w:type="auto"/>
            <w:tcBorders>
              <w:bottom w:val="single" w:sz="6" w:space="0" w:color="BDBBB7"/>
            </w:tcBorders>
            <w:noWrap/>
            <w:tcMar>
              <w:top w:w="180" w:type="dxa"/>
              <w:left w:w="180" w:type="dxa"/>
              <w:bottom w:w="0" w:type="dxa"/>
              <w:right w:w="180" w:type="dxa"/>
            </w:tcMar>
            <w:hideMark/>
          </w:tcPr>
          <w:p w14:paraId="60AE14CC" w14:textId="77777777" w:rsidR="00CD69BC" w:rsidRPr="00CD69BC" w:rsidRDefault="00CD69BC" w:rsidP="00CD69BC">
            <w:r w:rsidRPr="00CD69BC">
              <w:t>−0.102</w:t>
            </w:r>
          </w:p>
        </w:tc>
        <w:tc>
          <w:tcPr>
            <w:tcW w:w="0" w:type="auto"/>
            <w:tcBorders>
              <w:bottom w:val="single" w:sz="6" w:space="0" w:color="BDBBB7"/>
            </w:tcBorders>
            <w:noWrap/>
            <w:tcMar>
              <w:top w:w="180" w:type="dxa"/>
              <w:left w:w="180" w:type="dxa"/>
              <w:bottom w:w="0" w:type="dxa"/>
              <w:right w:w="180" w:type="dxa"/>
            </w:tcMar>
            <w:hideMark/>
          </w:tcPr>
          <w:p w14:paraId="1160B8F1" w14:textId="77777777" w:rsidR="00CD69BC" w:rsidRPr="00CD69BC" w:rsidRDefault="00CD69BC" w:rsidP="00CD69BC">
            <w:r w:rsidRPr="00CD69BC">
              <w:t>0.027</w:t>
            </w:r>
          </w:p>
        </w:tc>
      </w:tr>
      <w:tr w:rsidR="00CD69BC" w:rsidRPr="00CD69BC" w14:paraId="2F2EA9BE"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12F3BC8D" w14:textId="77777777" w:rsidR="00CD69BC" w:rsidRPr="00CD69BC" w:rsidRDefault="00CD69BC" w:rsidP="00CD69BC">
            <w:r w:rsidRPr="00CD69BC">
              <w:t>Population</w:t>
            </w:r>
          </w:p>
        </w:tc>
        <w:tc>
          <w:tcPr>
            <w:tcW w:w="0" w:type="auto"/>
            <w:tcBorders>
              <w:bottom w:val="single" w:sz="6" w:space="0" w:color="BDBBB7"/>
            </w:tcBorders>
            <w:noWrap/>
            <w:tcMar>
              <w:top w:w="180" w:type="dxa"/>
              <w:left w:w="180" w:type="dxa"/>
              <w:bottom w:w="0" w:type="dxa"/>
              <w:right w:w="180" w:type="dxa"/>
            </w:tcMar>
            <w:hideMark/>
          </w:tcPr>
          <w:p w14:paraId="2B951BAE" w14:textId="77777777" w:rsidR="00CD69BC" w:rsidRPr="00CD69BC" w:rsidRDefault="00CD69BC" w:rsidP="00CD69BC">
            <w:r w:rsidRPr="00CD69BC">
              <w:t>−0.185</w:t>
            </w:r>
          </w:p>
        </w:tc>
        <w:tc>
          <w:tcPr>
            <w:tcW w:w="0" w:type="auto"/>
            <w:tcBorders>
              <w:bottom w:val="single" w:sz="6" w:space="0" w:color="BDBBB7"/>
            </w:tcBorders>
            <w:noWrap/>
            <w:tcMar>
              <w:top w:w="180" w:type="dxa"/>
              <w:left w:w="180" w:type="dxa"/>
              <w:bottom w:w="0" w:type="dxa"/>
              <w:right w:w="180" w:type="dxa"/>
            </w:tcMar>
            <w:hideMark/>
          </w:tcPr>
          <w:p w14:paraId="1253AD5E" w14:textId="77777777" w:rsidR="00CD69BC" w:rsidRPr="00CD69BC" w:rsidRDefault="00CD69BC" w:rsidP="00CD69BC">
            <w:r w:rsidRPr="00CD69BC">
              <w:t>0.036</w:t>
            </w:r>
          </w:p>
        </w:tc>
      </w:tr>
      <w:tr w:rsidR="00CD69BC" w:rsidRPr="00CD69BC" w14:paraId="02855F62"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2C32B983" w14:textId="77777777" w:rsidR="00CD69BC" w:rsidRPr="00CD69BC" w:rsidRDefault="00CD69BC" w:rsidP="00CD69BC">
            <w:r w:rsidRPr="00CD69BC">
              <w:t>Governance</w:t>
            </w:r>
          </w:p>
        </w:tc>
        <w:tc>
          <w:tcPr>
            <w:tcW w:w="0" w:type="auto"/>
            <w:tcBorders>
              <w:bottom w:val="single" w:sz="6" w:space="0" w:color="BDBBB7"/>
            </w:tcBorders>
            <w:noWrap/>
            <w:tcMar>
              <w:top w:w="180" w:type="dxa"/>
              <w:left w:w="180" w:type="dxa"/>
              <w:bottom w:w="0" w:type="dxa"/>
              <w:right w:w="180" w:type="dxa"/>
            </w:tcMar>
            <w:hideMark/>
          </w:tcPr>
          <w:p w14:paraId="3103A81D" w14:textId="77777777" w:rsidR="00CD69BC" w:rsidRPr="00CD69BC" w:rsidRDefault="00CD69BC" w:rsidP="00CD69BC">
            <w:r w:rsidRPr="00CD69BC">
              <w:t>0.148</w:t>
            </w:r>
          </w:p>
        </w:tc>
        <w:tc>
          <w:tcPr>
            <w:tcW w:w="0" w:type="auto"/>
            <w:tcBorders>
              <w:bottom w:val="single" w:sz="6" w:space="0" w:color="BDBBB7"/>
            </w:tcBorders>
            <w:noWrap/>
            <w:tcMar>
              <w:top w:w="180" w:type="dxa"/>
              <w:left w:w="180" w:type="dxa"/>
              <w:bottom w:w="0" w:type="dxa"/>
              <w:right w:w="180" w:type="dxa"/>
            </w:tcMar>
            <w:hideMark/>
          </w:tcPr>
          <w:p w14:paraId="74552BFC" w14:textId="77777777" w:rsidR="00CD69BC" w:rsidRPr="00CD69BC" w:rsidRDefault="00CD69BC" w:rsidP="00CD69BC">
            <w:r w:rsidRPr="00CD69BC">
              <w:t>0.027</w:t>
            </w:r>
          </w:p>
        </w:tc>
      </w:tr>
      <w:tr w:rsidR="00CD69BC" w:rsidRPr="00CD69BC" w14:paraId="71BA6A8B" w14:textId="77777777">
        <w:trPr>
          <w:tblCellSpacing w:w="15" w:type="dxa"/>
        </w:trPr>
        <w:tc>
          <w:tcPr>
            <w:tcW w:w="0" w:type="auto"/>
            <w:noWrap/>
            <w:tcMar>
              <w:top w:w="180" w:type="dxa"/>
              <w:left w:w="180" w:type="dxa"/>
              <w:bottom w:w="180" w:type="dxa"/>
              <w:right w:w="180" w:type="dxa"/>
            </w:tcMar>
            <w:hideMark/>
          </w:tcPr>
          <w:p w14:paraId="51A8D764" w14:textId="77777777" w:rsidR="00CD69BC" w:rsidRPr="00CD69BC" w:rsidRDefault="00CD69BC" w:rsidP="00CD69BC">
            <w:r w:rsidRPr="00CD69BC">
              <w:t>Freedom</w:t>
            </w:r>
          </w:p>
        </w:tc>
        <w:tc>
          <w:tcPr>
            <w:tcW w:w="0" w:type="auto"/>
            <w:noWrap/>
            <w:tcMar>
              <w:top w:w="180" w:type="dxa"/>
              <w:left w:w="180" w:type="dxa"/>
              <w:bottom w:w="180" w:type="dxa"/>
              <w:right w:w="180" w:type="dxa"/>
            </w:tcMar>
            <w:hideMark/>
          </w:tcPr>
          <w:p w14:paraId="555BF849" w14:textId="77777777" w:rsidR="00CD69BC" w:rsidRPr="00CD69BC" w:rsidRDefault="00CD69BC" w:rsidP="00CD69BC">
            <w:r w:rsidRPr="00CD69BC">
              <w:t>−0.109</w:t>
            </w:r>
          </w:p>
        </w:tc>
        <w:tc>
          <w:tcPr>
            <w:tcW w:w="0" w:type="auto"/>
            <w:noWrap/>
            <w:tcMar>
              <w:top w:w="180" w:type="dxa"/>
              <w:left w:w="180" w:type="dxa"/>
              <w:bottom w:w="180" w:type="dxa"/>
              <w:right w:w="180" w:type="dxa"/>
            </w:tcMar>
            <w:hideMark/>
          </w:tcPr>
          <w:p w14:paraId="4450FB03" w14:textId="77777777" w:rsidR="00CD69BC" w:rsidRPr="00CD69BC" w:rsidRDefault="00CD69BC" w:rsidP="00CD69BC">
            <w:r w:rsidRPr="00CD69BC">
              <w:t>0.024</w:t>
            </w:r>
          </w:p>
        </w:tc>
      </w:tr>
    </w:tbl>
    <w:p w14:paraId="17964924" w14:textId="77777777" w:rsidR="00CD69BC" w:rsidRPr="00CD69BC" w:rsidRDefault="00CD69BC" w:rsidP="00CD69BC">
      <w:r w:rsidRPr="00CD69BC">
        <w:rPr>
          <w:i/>
          <w:iCs/>
        </w:rPr>
        <w:t>Notes</w:t>
      </w:r>
      <w:r w:rsidRPr="00CD69BC">
        <w:t>: estimates are from KHB models. Standard errors are clustered. The unit of analysis is the individual project. The dependent variable is the project effectiveness score treated as a continuous variable. Project traits are controlled for. Donor and completion year fixed effects are used. The top panel shows the combined impact of all mediators on the Pacific effect. The lower panel shows the impact of individual mediators.</w:t>
      </w:r>
    </w:p>
    <w:p w14:paraId="7B809A41" w14:textId="77777777" w:rsidR="00CD69BC" w:rsidRPr="00CD69BC" w:rsidRDefault="00CD69BC" w:rsidP="00CD69BC">
      <w:r w:rsidRPr="00CD69BC">
        <w:t>The following two tables report the results of the seemingly unrelated regression models that are the centrepiece of the mediation analysis in the body of the paper. Instead of using economic growth from the project’s start year, the first model reports results from analysis run when economic growth comes from the final year of the project. The second model reports on results in which economic growth is averaged over the lifespan of all projects. In addition, averaged values for GDP per capita and governance are also included in the second model.</w:t>
      </w:r>
    </w:p>
    <w:tbl>
      <w:tblPr>
        <w:tblW w:w="10590" w:type="dxa"/>
        <w:tblCellSpacing w:w="15" w:type="dxa"/>
        <w:tblBorders>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5038"/>
        <w:gridCol w:w="2256"/>
        <w:gridCol w:w="1568"/>
        <w:gridCol w:w="1728"/>
      </w:tblGrid>
      <w:tr w:rsidR="00CD69BC" w:rsidRPr="00CD69BC" w14:paraId="20F9E454" w14:textId="77777777">
        <w:trPr>
          <w:tblCellSpacing w:w="15" w:type="dxa"/>
        </w:trPr>
        <w:tc>
          <w:tcPr>
            <w:tcW w:w="0" w:type="auto"/>
            <w:gridSpan w:val="4"/>
            <w:noWrap/>
            <w:tcMar>
              <w:top w:w="180" w:type="dxa"/>
              <w:left w:w="180" w:type="dxa"/>
              <w:bottom w:w="0" w:type="dxa"/>
              <w:right w:w="180" w:type="dxa"/>
            </w:tcMar>
            <w:hideMark/>
          </w:tcPr>
          <w:p w14:paraId="0FAAA7F4" w14:textId="77777777" w:rsidR="00CD69BC" w:rsidRPr="00CD69BC" w:rsidRDefault="00CD69BC" w:rsidP="00CD69BC">
            <w:r w:rsidRPr="00CD69BC">
              <w:rPr>
                <w:b/>
                <w:bCs/>
              </w:rPr>
              <w:t>Mediation</w:t>
            </w:r>
            <w:r w:rsidRPr="00CD69BC">
              <w:t> </w:t>
            </w:r>
            <w:r w:rsidRPr="00CD69BC">
              <w:rPr>
                <w:b/>
                <w:bCs/>
              </w:rPr>
              <w:t>analysis with economic growth from the year of project completion</w:t>
            </w:r>
          </w:p>
        </w:tc>
      </w:tr>
      <w:tr w:rsidR="00CD69BC" w:rsidRPr="00CD69BC" w14:paraId="5B36B940" w14:textId="77777777">
        <w:trPr>
          <w:tblCellSpacing w:w="15" w:type="dxa"/>
        </w:trPr>
        <w:tc>
          <w:tcPr>
            <w:tcW w:w="0" w:type="auto"/>
            <w:noWrap/>
            <w:tcMar>
              <w:top w:w="180" w:type="dxa"/>
              <w:left w:w="180" w:type="dxa"/>
              <w:bottom w:w="0" w:type="dxa"/>
              <w:right w:w="180" w:type="dxa"/>
            </w:tcMar>
            <w:hideMark/>
          </w:tcPr>
          <w:p w14:paraId="2DB93632" w14:textId="77777777" w:rsidR="00CD69BC" w:rsidRPr="00CD69BC" w:rsidRDefault="00CD69BC" w:rsidP="00CD69BC">
            <w:r w:rsidRPr="00CD69BC">
              <w:t>Total effect</w:t>
            </w:r>
          </w:p>
        </w:tc>
        <w:tc>
          <w:tcPr>
            <w:tcW w:w="0" w:type="auto"/>
            <w:noWrap/>
            <w:tcMar>
              <w:top w:w="180" w:type="dxa"/>
              <w:left w:w="180" w:type="dxa"/>
              <w:bottom w:w="0" w:type="dxa"/>
              <w:right w:w="180" w:type="dxa"/>
            </w:tcMar>
            <w:hideMark/>
          </w:tcPr>
          <w:p w14:paraId="3560E12D" w14:textId="77777777" w:rsidR="00CD69BC" w:rsidRPr="00CD69BC" w:rsidRDefault="00CD69BC" w:rsidP="00CD69BC">
            <w:r w:rsidRPr="00CD69BC">
              <w:t>−0.16</w:t>
            </w:r>
          </w:p>
        </w:tc>
        <w:tc>
          <w:tcPr>
            <w:tcW w:w="0" w:type="auto"/>
            <w:noWrap/>
            <w:tcMar>
              <w:top w:w="180" w:type="dxa"/>
              <w:left w:w="180" w:type="dxa"/>
              <w:bottom w:w="0" w:type="dxa"/>
              <w:right w:w="180" w:type="dxa"/>
            </w:tcMar>
            <w:hideMark/>
          </w:tcPr>
          <w:p w14:paraId="60AB39FC" w14:textId="77777777" w:rsidR="00CD69BC" w:rsidRPr="00CD69BC" w:rsidRDefault="00CD69BC" w:rsidP="00CD69BC"/>
        </w:tc>
        <w:tc>
          <w:tcPr>
            <w:tcW w:w="0" w:type="auto"/>
            <w:noWrap/>
            <w:tcMar>
              <w:top w:w="180" w:type="dxa"/>
              <w:left w:w="180" w:type="dxa"/>
              <w:bottom w:w="0" w:type="dxa"/>
              <w:right w:w="180" w:type="dxa"/>
            </w:tcMar>
            <w:hideMark/>
          </w:tcPr>
          <w:p w14:paraId="23DC730F" w14:textId="77777777" w:rsidR="00CD69BC" w:rsidRPr="00CD69BC" w:rsidRDefault="00CD69BC" w:rsidP="00CD69BC"/>
        </w:tc>
      </w:tr>
      <w:tr w:rsidR="00CD69BC" w:rsidRPr="00CD69BC" w14:paraId="000DC743" w14:textId="77777777">
        <w:trPr>
          <w:tblCellSpacing w:w="15" w:type="dxa"/>
        </w:trPr>
        <w:tc>
          <w:tcPr>
            <w:tcW w:w="0" w:type="auto"/>
            <w:noWrap/>
            <w:tcMar>
              <w:top w:w="180" w:type="dxa"/>
              <w:left w:w="180" w:type="dxa"/>
              <w:bottom w:w="0" w:type="dxa"/>
              <w:right w:w="180" w:type="dxa"/>
            </w:tcMar>
            <w:hideMark/>
          </w:tcPr>
          <w:p w14:paraId="5D6DABEF" w14:textId="77777777" w:rsidR="00CD69BC" w:rsidRPr="00CD69BC" w:rsidRDefault="00CD69BC" w:rsidP="00CD69BC">
            <w:r w:rsidRPr="00CD69BC">
              <w:t>Mediated effect</w:t>
            </w:r>
          </w:p>
        </w:tc>
        <w:tc>
          <w:tcPr>
            <w:tcW w:w="0" w:type="auto"/>
            <w:noWrap/>
            <w:tcMar>
              <w:top w:w="180" w:type="dxa"/>
              <w:left w:w="180" w:type="dxa"/>
              <w:bottom w:w="0" w:type="dxa"/>
              <w:right w:w="180" w:type="dxa"/>
            </w:tcMar>
            <w:hideMark/>
          </w:tcPr>
          <w:p w14:paraId="5369C7F0" w14:textId="77777777" w:rsidR="00CD69BC" w:rsidRPr="00CD69BC" w:rsidRDefault="00CD69BC" w:rsidP="00CD69BC">
            <w:r w:rsidRPr="00CD69BC">
              <w:t>−0.15</w:t>
            </w:r>
          </w:p>
        </w:tc>
        <w:tc>
          <w:tcPr>
            <w:tcW w:w="0" w:type="auto"/>
            <w:noWrap/>
            <w:tcMar>
              <w:top w:w="180" w:type="dxa"/>
              <w:left w:w="180" w:type="dxa"/>
              <w:bottom w:w="0" w:type="dxa"/>
              <w:right w:w="180" w:type="dxa"/>
            </w:tcMar>
            <w:hideMark/>
          </w:tcPr>
          <w:p w14:paraId="1C283368" w14:textId="77777777" w:rsidR="00CD69BC" w:rsidRPr="00CD69BC" w:rsidRDefault="00CD69BC" w:rsidP="00CD69BC"/>
        </w:tc>
        <w:tc>
          <w:tcPr>
            <w:tcW w:w="0" w:type="auto"/>
            <w:noWrap/>
            <w:tcMar>
              <w:top w:w="180" w:type="dxa"/>
              <w:left w:w="180" w:type="dxa"/>
              <w:bottom w:w="0" w:type="dxa"/>
              <w:right w:w="180" w:type="dxa"/>
            </w:tcMar>
            <w:hideMark/>
          </w:tcPr>
          <w:p w14:paraId="4D48E1DD" w14:textId="77777777" w:rsidR="00CD69BC" w:rsidRPr="00CD69BC" w:rsidRDefault="00CD69BC" w:rsidP="00CD69BC"/>
        </w:tc>
      </w:tr>
      <w:tr w:rsidR="00CD69BC" w:rsidRPr="00CD69BC" w14:paraId="0D8AB6B5"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2BA1FF00" w14:textId="77777777" w:rsidR="00CD69BC" w:rsidRPr="00CD69BC" w:rsidRDefault="00CD69BC" w:rsidP="00CD69BC">
            <w:r w:rsidRPr="00CD69BC">
              <w:t>Remaining direct effect</w:t>
            </w:r>
          </w:p>
        </w:tc>
        <w:tc>
          <w:tcPr>
            <w:tcW w:w="0" w:type="auto"/>
            <w:tcBorders>
              <w:bottom w:val="single" w:sz="6" w:space="0" w:color="BDBBB7"/>
            </w:tcBorders>
            <w:noWrap/>
            <w:tcMar>
              <w:top w:w="180" w:type="dxa"/>
              <w:left w:w="180" w:type="dxa"/>
              <w:bottom w:w="0" w:type="dxa"/>
              <w:right w:w="180" w:type="dxa"/>
            </w:tcMar>
            <w:hideMark/>
          </w:tcPr>
          <w:p w14:paraId="00C07C8B" w14:textId="77777777" w:rsidR="00CD69BC" w:rsidRPr="00CD69BC" w:rsidRDefault="00CD69BC" w:rsidP="00CD69BC">
            <w:r w:rsidRPr="00CD69BC">
              <w:t>0.00</w:t>
            </w:r>
          </w:p>
        </w:tc>
        <w:tc>
          <w:tcPr>
            <w:tcW w:w="0" w:type="auto"/>
            <w:tcBorders>
              <w:bottom w:val="single" w:sz="6" w:space="0" w:color="BDBBB7"/>
            </w:tcBorders>
            <w:noWrap/>
            <w:tcMar>
              <w:top w:w="180" w:type="dxa"/>
              <w:left w:w="180" w:type="dxa"/>
              <w:bottom w:w="0" w:type="dxa"/>
              <w:right w:w="180" w:type="dxa"/>
            </w:tcMar>
            <w:hideMark/>
          </w:tcPr>
          <w:p w14:paraId="7376A3EE" w14:textId="77777777" w:rsidR="00CD69BC" w:rsidRPr="00CD69BC" w:rsidRDefault="00CD69BC" w:rsidP="00CD69BC"/>
        </w:tc>
        <w:tc>
          <w:tcPr>
            <w:tcW w:w="0" w:type="auto"/>
            <w:tcBorders>
              <w:bottom w:val="single" w:sz="6" w:space="0" w:color="BDBBB7"/>
            </w:tcBorders>
            <w:noWrap/>
            <w:tcMar>
              <w:top w:w="180" w:type="dxa"/>
              <w:left w:w="180" w:type="dxa"/>
              <w:bottom w:w="0" w:type="dxa"/>
              <w:right w:w="180" w:type="dxa"/>
            </w:tcMar>
            <w:hideMark/>
          </w:tcPr>
          <w:p w14:paraId="297BCD96" w14:textId="77777777" w:rsidR="00CD69BC" w:rsidRPr="00CD69BC" w:rsidRDefault="00CD69BC" w:rsidP="00CD69BC"/>
        </w:tc>
      </w:tr>
      <w:tr w:rsidR="00CD69BC" w:rsidRPr="00CD69BC" w14:paraId="11C98AF4"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1D8FEE9C" w14:textId="77777777" w:rsidR="00CD69BC" w:rsidRPr="00CD69BC" w:rsidRDefault="00CD69BC" w:rsidP="00CD69BC">
            <w:r w:rsidRPr="00CD69BC">
              <w:rPr>
                <w:b/>
                <w:bCs/>
              </w:rPr>
              <w:lastRenderedPageBreak/>
              <w:t>Mediator</w:t>
            </w:r>
          </w:p>
        </w:tc>
        <w:tc>
          <w:tcPr>
            <w:tcW w:w="0" w:type="auto"/>
            <w:tcBorders>
              <w:bottom w:val="single" w:sz="6" w:space="0" w:color="BDBBB7"/>
            </w:tcBorders>
            <w:noWrap/>
            <w:tcMar>
              <w:top w:w="180" w:type="dxa"/>
              <w:left w:w="180" w:type="dxa"/>
              <w:bottom w:w="0" w:type="dxa"/>
              <w:right w:w="180" w:type="dxa"/>
            </w:tcMar>
            <w:hideMark/>
          </w:tcPr>
          <w:p w14:paraId="35C19AA2" w14:textId="77777777" w:rsidR="00CD69BC" w:rsidRPr="00CD69BC" w:rsidRDefault="00CD69BC" w:rsidP="00CD69BC">
            <w:r w:rsidRPr="00CD69BC">
              <w:rPr>
                <w:b/>
                <w:bCs/>
              </w:rPr>
              <w:t>Coefficient</w:t>
            </w:r>
          </w:p>
        </w:tc>
        <w:tc>
          <w:tcPr>
            <w:tcW w:w="0" w:type="auto"/>
            <w:tcBorders>
              <w:bottom w:val="single" w:sz="6" w:space="0" w:color="BDBBB7"/>
            </w:tcBorders>
            <w:noWrap/>
            <w:tcMar>
              <w:top w:w="180" w:type="dxa"/>
              <w:left w:w="180" w:type="dxa"/>
              <w:bottom w:w="0" w:type="dxa"/>
              <w:right w:w="180" w:type="dxa"/>
            </w:tcMar>
            <w:hideMark/>
          </w:tcPr>
          <w:p w14:paraId="5F560906" w14:textId="77777777" w:rsidR="00CD69BC" w:rsidRPr="00CD69BC" w:rsidRDefault="00CD69BC" w:rsidP="00CD69BC">
            <w:r w:rsidRPr="00CD69BC">
              <w:rPr>
                <w:b/>
                <w:bCs/>
              </w:rPr>
              <w:t>Std Err</w:t>
            </w:r>
          </w:p>
        </w:tc>
        <w:tc>
          <w:tcPr>
            <w:tcW w:w="0" w:type="auto"/>
            <w:tcBorders>
              <w:bottom w:val="single" w:sz="6" w:space="0" w:color="BDBBB7"/>
            </w:tcBorders>
            <w:noWrap/>
            <w:tcMar>
              <w:top w:w="180" w:type="dxa"/>
              <w:left w:w="180" w:type="dxa"/>
              <w:bottom w:w="0" w:type="dxa"/>
              <w:right w:w="180" w:type="dxa"/>
            </w:tcMar>
            <w:hideMark/>
          </w:tcPr>
          <w:p w14:paraId="02A512A9" w14:textId="77777777" w:rsidR="00CD69BC" w:rsidRPr="00CD69BC" w:rsidRDefault="00CD69BC" w:rsidP="00CD69BC">
            <w:r w:rsidRPr="00CD69BC">
              <w:rPr>
                <w:b/>
                <w:bCs/>
              </w:rPr>
              <w:t>p-value</w:t>
            </w:r>
          </w:p>
        </w:tc>
      </w:tr>
      <w:tr w:rsidR="00CD69BC" w:rsidRPr="00CD69BC" w14:paraId="7D28C9FC" w14:textId="77777777">
        <w:trPr>
          <w:tblCellSpacing w:w="15" w:type="dxa"/>
        </w:trPr>
        <w:tc>
          <w:tcPr>
            <w:tcW w:w="0" w:type="auto"/>
            <w:noWrap/>
            <w:tcMar>
              <w:top w:w="180" w:type="dxa"/>
              <w:left w:w="180" w:type="dxa"/>
              <w:bottom w:w="0" w:type="dxa"/>
              <w:right w:w="180" w:type="dxa"/>
            </w:tcMar>
            <w:hideMark/>
          </w:tcPr>
          <w:p w14:paraId="7BE476E6" w14:textId="77777777" w:rsidR="00CD69BC" w:rsidRPr="00CD69BC" w:rsidRDefault="00CD69BC" w:rsidP="00CD69BC">
            <w:r w:rsidRPr="00CD69BC">
              <w:t>Governance</w:t>
            </w:r>
          </w:p>
        </w:tc>
        <w:tc>
          <w:tcPr>
            <w:tcW w:w="0" w:type="auto"/>
            <w:noWrap/>
            <w:tcMar>
              <w:top w:w="180" w:type="dxa"/>
              <w:left w:w="180" w:type="dxa"/>
              <w:bottom w:w="0" w:type="dxa"/>
              <w:right w:w="180" w:type="dxa"/>
            </w:tcMar>
            <w:hideMark/>
          </w:tcPr>
          <w:p w14:paraId="06B2589C" w14:textId="77777777" w:rsidR="00CD69BC" w:rsidRPr="00CD69BC" w:rsidRDefault="00CD69BC" w:rsidP="00CD69BC">
            <w:r w:rsidRPr="00CD69BC">
              <w:t>0.15</w:t>
            </w:r>
          </w:p>
        </w:tc>
        <w:tc>
          <w:tcPr>
            <w:tcW w:w="0" w:type="auto"/>
            <w:noWrap/>
            <w:tcMar>
              <w:top w:w="180" w:type="dxa"/>
              <w:left w:w="180" w:type="dxa"/>
              <w:bottom w:w="0" w:type="dxa"/>
              <w:right w:w="180" w:type="dxa"/>
            </w:tcMar>
            <w:hideMark/>
          </w:tcPr>
          <w:p w14:paraId="02FE0050" w14:textId="77777777" w:rsidR="00CD69BC" w:rsidRPr="00CD69BC" w:rsidRDefault="00CD69BC" w:rsidP="00CD69BC">
            <w:r w:rsidRPr="00CD69BC">
              <w:t>0.02</w:t>
            </w:r>
          </w:p>
        </w:tc>
        <w:tc>
          <w:tcPr>
            <w:tcW w:w="0" w:type="auto"/>
            <w:noWrap/>
            <w:tcMar>
              <w:top w:w="180" w:type="dxa"/>
              <w:left w:w="180" w:type="dxa"/>
              <w:bottom w:w="0" w:type="dxa"/>
              <w:right w:w="180" w:type="dxa"/>
            </w:tcMar>
            <w:hideMark/>
          </w:tcPr>
          <w:p w14:paraId="655EB3E8" w14:textId="77777777" w:rsidR="00CD69BC" w:rsidRPr="00CD69BC" w:rsidRDefault="00CD69BC" w:rsidP="00CD69BC">
            <w:r w:rsidRPr="00CD69BC">
              <w:t>0.00</w:t>
            </w:r>
          </w:p>
        </w:tc>
      </w:tr>
      <w:tr w:rsidR="00CD69BC" w:rsidRPr="00CD69BC" w14:paraId="4A08C328" w14:textId="77777777">
        <w:trPr>
          <w:tblCellSpacing w:w="15" w:type="dxa"/>
        </w:trPr>
        <w:tc>
          <w:tcPr>
            <w:tcW w:w="0" w:type="auto"/>
            <w:noWrap/>
            <w:tcMar>
              <w:top w:w="180" w:type="dxa"/>
              <w:left w:w="180" w:type="dxa"/>
              <w:bottom w:w="0" w:type="dxa"/>
              <w:right w:w="180" w:type="dxa"/>
            </w:tcMar>
            <w:hideMark/>
          </w:tcPr>
          <w:p w14:paraId="20D9BF4F" w14:textId="77777777" w:rsidR="00CD69BC" w:rsidRPr="00CD69BC" w:rsidRDefault="00CD69BC" w:rsidP="00CD69BC">
            <w:r w:rsidRPr="00CD69BC">
              <w:t>Freedom</w:t>
            </w:r>
          </w:p>
        </w:tc>
        <w:tc>
          <w:tcPr>
            <w:tcW w:w="0" w:type="auto"/>
            <w:noWrap/>
            <w:tcMar>
              <w:top w:w="180" w:type="dxa"/>
              <w:left w:w="180" w:type="dxa"/>
              <w:bottom w:w="0" w:type="dxa"/>
              <w:right w:w="180" w:type="dxa"/>
            </w:tcMar>
            <w:hideMark/>
          </w:tcPr>
          <w:p w14:paraId="5C8D0FCA" w14:textId="77777777" w:rsidR="00CD69BC" w:rsidRPr="00CD69BC" w:rsidRDefault="00CD69BC" w:rsidP="00CD69BC">
            <w:r w:rsidRPr="00CD69BC">
              <w:t>−0.10</w:t>
            </w:r>
          </w:p>
        </w:tc>
        <w:tc>
          <w:tcPr>
            <w:tcW w:w="0" w:type="auto"/>
            <w:noWrap/>
            <w:tcMar>
              <w:top w:w="180" w:type="dxa"/>
              <w:left w:w="180" w:type="dxa"/>
              <w:bottom w:w="0" w:type="dxa"/>
              <w:right w:w="180" w:type="dxa"/>
            </w:tcMar>
            <w:hideMark/>
          </w:tcPr>
          <w:p w14:paraId="2AA3AD46" w14:textId="77777777" w:rsidR="00CD69BC" w:rsidRPr="00CD69BC" w:rsidRDefault="00CD69BC" w:rsidP="00CD69BC">
            <w:r w:rsidRPr="00CD69BC">
              <w:t>0.02</w:t>
            </w:r>
          </w:p>
        </w:tc>
        <w:tc>
          <w:tcPr>
            <w:tcW w:w="0" w:type="auto"/>
            <w:noWrap/>
            <w:tcMar>
              <w:top w:w="180" w:type="dxa"/>
              <w:left w:w="180" w:type="dxa"/>
              <w:bottom w:w="0" w:type="dxa"/>
              <w:right w:w="180" w:type="dxa"/>
            </w:tcMar>
            <w:hideMark/>
          </w:tcPr>
          <w:p w14:paraId="643B17B1" w14:textId="77777777" w:rsidR="00CD69BC" w:rsidRPr="00CD69BC" w:rsidRDefault="00CD69BC" w:rsidP="00CD69BC">
            <w:r w:rsidRPr="00CD69BC">
              <w:t>0.00</w:t>
            </w:r>
          </w:p>
        </w:tc>
      </w:tr>
      <w:tr w:rsidR="00CD69BC" w:rsidRPr="00CD69BC" w14:paraId="6A159C52" w14:textId="77777777">
        <w:trPr>
          <w:tblCellSpacing w:w="15" w:type="dxa"/>
        </w:trPr>
        <w:tc>
          <w:tcPr>
            <w:tcW w:w="0" w:type="auto"/>
            <w:noWrap/>
            <w:tcMar>
              <w:top w:w="180" w:type="dxa"/>
              <w:left w:w="180" w:type="dxa"/>
              <w:bottom w:w="0" w:type="dxa"/>
              <w:right w:w="180" w:type="dxa"/>
            </w:tcMar>
            <w:hideMark/>
          </w:tcPr>
          <w:p w14:paraId="4D33B7E9" w14:textId="77777777" w:rsidR="00CD69BC" w:rsidRPr="00CD69BC" w:rsidRDefault="00CD69BC" w:rsidP="00CD69BC">
            <w:r w:rsidRPr="00CD69BC">
              <w:t>Growth (at project completion)</w:t>
            </w:r>
          </w:p>
        </w:tc>
        <w:tc>
          <w:tcPr>
            <w:tcW w:w="0" w:type="auto"/>
            <w:noWrap/>
            <w:tcMar>
              <w:top w:w="180" w:type="dxa"/>
              <w:left w:w="180" w:type="dxa"/>
              <w:bottom w:w="0" w:type="dxa"/>
              <w:right w:w="180" w:type="dxa"/>
            </w:tcMar>
            <w:hideMark/>
          </w:tcPr>
          <w:p w14:paraId="54235271" w14:textId="77777777" w:rsidR="00CD69BC" w:rsidRPr="00CD69BC" w:rsidRDefault="00CD69BC" w:rsidP="00CD69BC">
            <w:r w:rsidRPr="00CD69BC">
              <w:t>−0.04</w:t>
            </w:r>
          </w:p>
        </w:tc>
        <w:tc>
          <w:tcPr>
            <w:tcW w:w="0" w:type="auto"/>
            <w:noWrap/>
            <w:tcMar>
              <w:top w:w="180" w:type="dxa"/>
              <w:left w:w="180" w:type="dxa"/>
              <w:bottom w:w="0" w:type="dxa"/>
              <w:right w:w="180" w:type="dxa"/>
            </w:tcMar>
            <w:hideMark/>
          </w:tcPr>
          <w:p w14:paraId="6A1E88FF"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307A9792" w14:textId="77777777" w:rsidR="00CD69BC" w:rsidRPr="00CD69BC" w:rsidRDefault="00CD69BC" w:rsidP="00CD69BC">
            <w:r w:rsidRPr="00CD69BC">
              <w:t>0.00</w:t>
            </w:r>
          </w:p>
        </w:tc>
      </w:tr>
      <w:tr w:rsidR="00CD69BC" w:rsidRPr="00CD69BC" w14:paraId="3FB16C56" w14:textId="77777777">
        <w:trPr>
          <w:tblCellSpacing w:w="15" w:type="dxa"/>
        </w:trPr>
        <w:tc>
          <w:tcPr>
            <w:tcW w:w="0" w:type="auto"/>
            <w:noWrap/>
            <w:tcMar>
              <w:top w:w="180" w:type="dxa"/>
              <w:left w:w="180" w:type="dxa"/>
              <w:bottom w:w="0" w:type="dxa"/>
              <w:right w:w="180" w:type="dxa"/>
            </w:tcMar>
            <w:hideMark/>
          </w:tcPr>
          <w:p w14:paraId="5A1ADF49" w14:textId="77777777" w:rsidR="00CD69BC" w:rsidRPr="00CD69BC" w:rsidRDefault="00CD69BC" w:rsidP="00CD69BC">
            <w:r w:rsidRPr="00CD69BC">
              <w:t>GDP (ln)</w:t>
            </w:r>
          </w:p>
        </w:tc>
        <w:tc>
          <w:tcPr>
            <w:tcW w:w="0" w:type="auto"/>
            <w:noWrap/>
            <w:tcMar>
              <w:top w:w="180" w:type="dxa"/>
              <w:left w:w="180" w:type="dxa"/>
              <w:bottom w:w="0" w:type="dxa"/>
              <w:right w:w="180" w:type="dxa"/>
            </w:tcMar>
            <w:hideMark/>
          </w:tcPr>
          <w:p w14:paraId="53F4EA21" w14:textId="77777777" w:rsidR="00CD69BC" w:rsidRPr="00CD69BC" w:rsidRDefault="00CD69BC" w:rsidP="00CD69BC">
            <w:r w:rsidRPr="00CD69BC">
              <w:t>0.00</w:t>
            </w:r>
          </w:p>
        </w:tc>
        <w:tc>
          <w:tcPr>
            <w:tcW w:w="0" w:type="auto"/>
            <w:noWrap/>
            <w:tcMar>
              <w:top w:w="180" w:type="dxa"/>
              <w:left w:w="180" w:type="dxa"/>
              <w:bottom w:w="0" w:type="dxa"/>
              <w:right w:w="180" w:type="dxa"/>
            </w:tcMar>
            <w:hideMark/>
          </w:tcPr>
          <w:p w14:paraId="75C6E26E" w14:textId="77777777" w:rsidR="00CD69BC" w:rsidRPr="00CD69BC" w:rsidRDefault="00CD69BC" w:rsidP="00CD69BC">
            <w:r w:rsidRPr="00CD69BC">
              <w:t>0.00</w:t>
            </w:r>
          </w:p>
        </w:tc>
        <w:tc>
          <w:tcPr>
            <w:tcW w:w="0" w:type="auto"/>
            <w:noWrap/>
            <w:tcMar>
              <w:top w:w="180" w:type="dxa"/>
              <w:left w:w="180" w:type="dxa"/>
              <w:bottom w:w="0" w:type="dxa"/>
              <w:right w:w="180" w:type="dxa"/>
            </w:tcMar>
            <w:hideMark/>
          </w:tcPr>
          <w:p w14:paraId="69E98C1F" w14:textId="77777777" w:rsidR="00CD69BC" w:rsidRPr="00CD69BC" w:rsidRDefault="00CD69BC" w:rsidP="00CD69BC">
            <w:r w:rsidRPr="00CD69BC">
              <w:t>0.17</w:t>
            </w:r>
          </w:p>
        </w:tc>
      </w:tr>
      <w:tr w:rsidR="00CD69BC" w:rsidRPr="00CD69BC" w14:paraId="2500808F" w14:textId="77777777">
        <w:trPr>
          <w:tblCellSpacing w:w="15" w:type="dxa"/>
        </w:trPr>
        <w:tc>
          <w:tcPr>
            <w:tcW w:w="0" w:type="auto"/>
            <w:noWrap/>
            <w:tcMar>
              <w:top w:w="180" w:type="dxa"/>
              <w:left w:w="180" w:type="dxa"/>
              <w:bottom w:w="0" w:type="dxa"/>
              <w:right w:w="180" w:type="dxa"/>
            </w:tcMar>
            <w:hideMark/>
          </w:tcPr>
          <w:p w14:paraId="1495E860" w14:textId="77777777" w:rsidR="00CD69BC" w:rsidRPr="00CD69BC" w:rsidRDefault="00CD69BC" w:rsidP="00CD69BC">
            <w:r w:rsidRPr="00CD69BC">
              <w:t>Remoteness</w:t>
            </w:r>
          </w:p>
        </w:tc>
        <w:tc>
          <w:tcPr>
            <w:tcW w:w="0" w:type="auto"/>
            <w:noWrap/>
            <w:tcMar>
              <w:top w:w="180" w:type="dxa"/>
              <w:left w:w="180" w:type="dxa"/>
              <w:bottom w:w="0" w:type="dxa"/>
              <w:right w:w="180" w:type="dxa"/>
            </w:tcMar>
            <w:hideMark/>
          </w:tcPr>
          <w:p w14:paraId="56006924" w14:textId="77777777" w:rsidR="00CD69BC" w:rsidRPr="00CD69BC" w:rsidRDefault="00CD69BC" w:rsidP="00CD69BC">
            <w:r w:rsidRPr="00CD69BC">
              <w:t>−0.10</w:t>
            </w:r>
          </w:p>
        </w:tc>
        <w:tc>
          <w:tcPr>
            <w:tcW w:w="0" w:type="auto"/>
            <w:noWrap/>
            <w:tcMar>
              <w:top w:w="180" w:type="dxa"/>
              <w:left w:w="180" w:type="dxa"/>
              <w:bottom w:w="0" w:type="dxa"/>
              <w:right w:w="180" w:type="dxa"/>
            </w:tcMar>
            <w:hideMark/>
          </w:tcPr>
          <w:p w14:paraId="68CE61BE" w14:textId="77777777" w:rsidR="00CD69BC" w:rsidRPr="00CD69BC" w:rsidRDefault="00CD69BC" w:rsidP="00CD69BC">
            <w:r w:rsidRPr="00CD69BC">
              <w:t>0.02</w:t>
            </w:r>
          </w:p>
        </w:tc>
        <w:tc>
          <w:tcPr>
            <w:tcW w:w="0" w:type="auto"/>
            <w:noWrap/>
            <w:tcMar>
              <w:top w:w="180" w:type="dxa"/>
              <w:left w:w="180" w:type="dxa"/>
              <w:bottom w:w="0" w:type="dxa"/>
              <w:right w:w="180" w:type="dxa"/>
            </w:tcMar>
            <w:hideMark/>
          </w:tcPr>
          <w:p w14:paraId="5088A3CB" w14:textId="77777777" w:rsidR="00CD69BC" w:rsidRPr="00CD69BC" w:rsidRDefault="00CD69BC" w:rsidP="00CD69BC">
            <w:r w:rsidRPr="00CD69BC">
              <w:t>0.00</w:t>
            </w:r>
          </w:p>
        </w:tc>
      </w:tr>
      <w:tr w:rsidR="00CD69BC" w:rsidRPr="00CD69BC" w14:paraId="3B702DC9" w14:textId="77777777">
        <w:trPr>
          <w:tblCellSpacing w:w="15" w:type="dxa"/>
        </w:trPr>
        <w:tc>
          <w:tcPr>
            <w:tcW w:w="0" w:type="auto"/>
            <w:noWrap/>
            <w:tcMar>
              <w:top w:w="180" w:type="dxa"/>
              <w:left w:w="180" w:type="dxa"/>
              <w:bottom w:w="180" w:type="dxa"/>
              <w:right w:w="180" w:type="dxa"/>
            </w:tcMar>
            <w:hideMark/>
          </w:tcPr>
          <w:p w14:paraId="1F50B150" w14:textId="77777777" w:rsidR="00CD69BC" w:rsidRPr="00CD69BC" w:rsidRDefault="00CD69BC" w:rsidP="00CD69BC">
            <w:r w:rsidRPr="00CD69BC">
              <w:t>Population (ln)</w:t>
            </w:r>
          </w:p>
        </w:tc>
        <w:tc>
          <w:tcPr>
            <w:tcW w:w="0" w:type="auto"/>
            <w:noWrap/>
            <w:tcMar>
              <w:top w:w="180" w:type="dxa"/>
              <w:left w:w="180" w:type="dxa"/>
              <w:bottom w:w="180" w:type="dxa"/>
              <w:right w:w="180" w:type="dxa"/>
            </w:tcMar>
            <w:hideMark/>
          </w:tcPr>
          <w:p w14:paraId="75AF08D9" w14:textId="77777777" w:rsidR="00CD69BC" w:rsidRPr="00CD69BC" w:rsidRDefault="00CD69BC" w:rsidP="00CD69BC">
            <w:r w:rsidRPr="00CD69BC">
              <w:t>−0.07</w:t>
            </w:r>
          </w:p>
        </w:tc>
        <w:tc>
          <w:tcPr>
            <w:tcW w:w="0" w:type="auto"/>
            <w:noWrap/>
            <w:tcMar>
              <w:top w:w="180" w:type="dxa"/>
              <w:left w:w="180" w:type="dxa"/>
              <w:bottom w:w="180" w:type="dxa"/>
              <w:right w:w="180" w:type="dxa"/>
            </w:tcMar>
            <w:hideMark/>
          </w:tcPr>
          <w:p w14:paraId="56F37546" w14:textId="77777777" w:rsidR="00CD69BC" w:rsidRPr="00CD69BC" w:rsidRDefault="00CD69BC" w:rsidP="00CD69BC">
            <w:r w:rsidRPr="00CD69BC">
              <w:t>0.03</w:t>
            </w:r>
          </w:p>
        </w:tc>
        <w:tc>
          <w:tcPr>
            <w:tcW w:w="0" w:type="auto"/>
            <w:noWrap/>
            <w:tcMar>
              <w:top w:w="180" w:type="dxa"/>
              <w:left w:w="180" w:type="dxa"/>
              <w:bottom w:w="180" w:type="dxa"/>
              <w:right w:w="180" w:type="dxa"/>
            </w:tcMar>
            <w:hideMark/>
          </w:tcPr>
          <w:p w14:paraId="54E6F5CA" w14:textId="77777777" w:rsidR="00CD69BC" w:rsidRPr="00CD69BC" w:rsidRDefault="00CD69BC" w:rsidP="00CD69BC">
            <w:r w:rsidRPr="00CD69BC">
              <w:t>0.02</w:t>
            </w:r>
          </w:p>
        </w:tc>
      </w:tr>
    </w:tbl>
    <w:p w14:paraId="599944F8" w14:textId="77777777" w:rsidR="00CD69BC" w:rsidRPr="00CD69BC" w:rsidRDefault="00CD69BC" w:rsidP="00CD69BC">
      <w:r w:rsidRPr="00CD69BC">
        <w:rPr>
          <w:i/>
          <w:iCs/>
        </w:rPr>
        <w:t>Notes</w:t>
      </w:r>
      <w:r w:rsidRPr="00CD69BC">
        <w:t>: estimates come from seemingly unrelated (OLS) regressions. Economic growth is taken from the project completion date; all other variables are measured as in Table </w:t>
      </w:r>
      <w:hyperlink r:id="rId132" w:anchor="dpr12573-tbl-0005" w:tooltip="Link to table" w:history="1">
        <w:r w:rsidRPr="00CD69BC">
          <w:rPr>
            <w:rStyle w:val="Hyperlink"/>
            <w:b/>
            <w:bCs/>
          </w:rPr>
          <w:t>5</w:t>
        </w:r>
      </w:hyperlink>
      <w:r w:rsidRPr="00CD69BC">
        <w:t> in the text. Standard errors are not clustered. The unit of analysis is the individual project. The dependent variable is the project effectiveness score treated as a continuous variable. Project traits are controlled for. Donor and completion year fixed effects are used. The top panel shows the combined impact of all the mediators on the Pacific effect. The lower panel shows the impact of individual mediators.</w:t>
      </w:r>
    </w:p>
    <w:tbl>
      <w:tblPr>
        <w:tblW w:w="10590" w:type="dxa"/>
        <w:tblCellSpacing w:w="15" w:type="dxa"/>
        <w:tblBorders>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4404"/>
        <w:gridCol w:w="2515"/>
        <w:gridCol w:w="1747"/>
        <w:gridCol w:w="1924"/>
      </w:tblGrid>
      <w:tr w:rsidR="00CD69BC" w:rsidRPr="00CD69BC" w14:paraId="287A196A" w14:textId="77777777">
        <w:trPr>
          <w:tblCellSpacing w:w="15" w:type="dxa"/>
        </w:trPr>
        <w:tc>
          <w:tcPr>
            <w:tcW w:w="0" w:type="auto"/>
            <w:gridSpan w:val="4"/>
            <w:noWrap/>
            <w:tcMar>
              <w:top w:w="180" w:type="dxa"/>
              <w:left w:w="180" w:type="dxa"/>
              <w:bottom w:w="0" w:type="dxa"/>
              <w:right w:w="180" w:type="dxa"/>
            </w:tcMar>
            <w:hideMark/>
          </w:tcPr>
          <w:p w14:paraId="67F7CCD6" w14:textId="77777777" w:rsidR="00CD69BC" w:rsidRPr="00CD69BC" w:rsidRDefault="00CD69BC" w:rsidP="00CD69BC">
            <w:r w:rsidRPr="00CD69BC">
              <w:rPr>
                <w:b/>
                <w:bCs/>
              </w:rPr>
              <w:t>Mediation</w:t>
            </w:r>
            <w:r w:rsidRPr="00CD69BC">
              <w:t> </w:t>
            </w:r>
            <w:r w:rsidRPr="00CD69BC">
              <w:rPr>
                <w:b/>
                <w:bCs/>
              </w:rPr>
              <w:t>analysis with growth, GDP, and governance averaged over project lifespan</w:t>
            </w:r>
          </w:p>
        </w:tc>
      </w:tr>
      <w:tr w:rsidR="00CD69BC" w:rsidRPr="00CD69BC" w14:paraId="2D850392" w14:textId="77777777">
        <w:trPr>
          <w:tblCellSpacing w:w="15" w:type="dxa"/>
        </w:trPr>
        <w:tc>
          <w:tcPr>
            <w:tcW w:w="0" w:type="auto"/>
            <w:noWrap/>
            <w:tcMar>
              <w:top w:w="180" w:type="dxa"/>
              <w:left w:w="180" w:type="dxa"/>
              <w:bottom w:w="0" w:type="dxa"/>
              <w:right w:w="180" w:type="dxa"/>
            </w:tcMar>
            <w:hideMark/>
          </w:tcPr>
          <w:p w14:paraId="6F2DD205" w14:textId="77777777" w:rsidR="00CD69BC" w:rsidRPr="00CD69BC" w:rsidRDefault="00CD69BC" w:rsidP="00CD69BC">
            <w:r w:rsidRPr="00CD69BC">
              <w:t>Total effect</w:t>
            </w:r>
          </w:p>
        </w:tc>
        <w:tc>
          <w:tcPr>
            <w:tcW w:w="0" w:type="auto"/>
            <w:noWrap/>
            <w:tcMar>
              <w:top w:w="180" w:type="dxa"/>
              <w:left w:w="180" w:type="dxa"/>
              <w:bottom w:w="0" w:type="dxa"/>
              <w:right w:w="180" w:type="dxa"/>
            </w:tcMar>
            <w:hideMark/>
          </w:tcPr>
          <w:p w14:paraId="4BDEF3D7" w14:textId="77777777" w:rsidR="00CD69BC" w:rsidRPr="00CD69BC" w:rsidRDefault="00CD69BC" w:rsidP="00CD69BC">
            <w:r w:rsidRPr="00CD69BC">
              <w:t>−0.22</w:t>
            </w:r>
          </w:p>
        </w:tc>
        <w:tc>
          <w:tcPr>
            <w:tcW w:w="0" w:type="auto"/>
            <w:noWrap/>
            <w:tcMar>
              <w:top w:w="180" w:type="dxa"/>
              <w:left w:w="180" w:type="dxa"/>
              <w:bottom w:w="0" w:type="dxa"/>
              <w:right w:w="180" w:type="dxa"/>
            </w:tcMar>
            <w:hideMark/>
          </w:tcPr>
          <w:p w14:paraId="433D59D8" w14:textId="77777777" w:rsidR="00CD69BC" w:rsidRPr="00CD69BC" w:rsidRDefault="00CD69BC" w:rsidP="00CD69BC"/>
        </w:tc>
        <w:tc>
          <w:tcPr>
            <w:tcW w:w="0" w:type="auto"/>
            <w:noWrap/>
            <w:tcMar>
              <w:top w:w="180" w:type="dxa"/>
              <w:left w:w="180" w:type="dxa"/>
              <w:bottom w:w="0" w:type="dxa"/>
              <w:right w:w="180" w:type="dxa"/>
            </w:tcMar>
            <w:hideMark/>
          </w:tcPr>
          <w:p w14:paraId="23AC8C09" w14:textId="77777777" w:rsidR="00CD69BC" w:rsidRPr="00CD69BC" w:rsidRDefault="00CD69BC" w:rsidP="00CD69BC"/>
        </w:tc>
      </w:tr>
      <w:tr w:rsidR="00CD69BC" w:rsidRPr="00CD69BC" w14:paraId="0C27426A" w14:textId="77777777">
        <w:trPr>
          <w:tblCellSpacing w:w="15" w:type="dxa"/>
        </w:trPr>
        <w:tc>
          <w:tcPr>
            <w:tcW w:w="0" w:type="auto"/>
            <w:noWrap/>
            <w:tcMar>
              <w:top w:w="180" w:type="dxa"/>
              <w:left w:w="180" w:type="dxa"/>
              <w:bottom w:w="0" w:type="dxa"/>
              <w:right w:w="180" w:type="dxa"/>
            </w:tcMar>
            <w:hideMark/>
          </w:tcPr>
          <w:p w14:paraId="62E6CAC2" w14:textId="77777777" w:rsidR="00CD69BC" w:rsidRPr="00CD69BC" w:rsidRDefault="00CD69BC" w:rsidP="00CD69BC">
            <w:r w:rsidRPr="00CD69BC">
              <w:t>Mediated effect</w:t>
            </w:r>
          </w:p>
        </w:tc>
        <w:tc>
          <w:tcPr>
            <w:tcW w:w="0" w:type="auto"/>
            <w:noWrap/>
            <w:tcMar>
              <w:top w:w="180" w:type="dxa"/>
              <w:left w:w="180" w:type="dxa"/>
              <w:bottom w:w="0" w:type="dxa"/>
              <w:right w:w="180" w:type="dxa"/>
            </w:tcMar>
            <w:hideMark/>
          </w:tcPr>
          <w:p w14:paraId="4AFD62B2" w14:textId="77777777" w:rsidR="00CD69BC" w:rsidRPr="00CD69BC" w:rsidRDefault="00CD69BC" w:rsidP="00CD69BC">
            <w:r w:rsidRPr="00CD69BC">
              <w:t>−0.13</w:t>
            </w:r>
          </w:p>
        </w:tc>
        <w:tc>
          <w:tcPr>
            <w:tcW w:w="0" w:type="auto"/>
            <w:noWrap/>
            <w:tcMar>
              <w:top w:w="180" w:type="dxa"/>
              <w:left w:w="180" w:type="dxa"/>
              <w:bottom w:w="0" w:type="dxa"/>
              <w:right w:w="180" w:type="dxa"/>
            </w:tcMar>
            <w:hideMark/>
          </w:tcPr>
          <w:p w14:paraId="75C027EB" w14:textId="77777777" w:rsidR="00CD69BC" w:rsidRPr="00CD69BC" w:rsidRDefault="00CD69BC" w:rsidP="00CD69BC"/>
        </w:tc>
        <w:tc>
          <w:tcPr>
            <w:tcW w:w="0" w:type="auto"/>
            <w:noWrap/>
            <w:tcMar>
              <w:top w:w="180" w:type="dxa"/>
              <w:left w:w="180" w:type="dxa"/>
              <w:bottom w:w="0" w:type="dxa"/>
              <w:right w:w="180" w:type="dxa"/>
            </w:tcMar>
            <w:hideMark/>
          </w:tcPr>
          <w:p w14:paraId="67C859BB" w14:textId="77777777" w:rsidR="00CD69BC" w:rsidRPr="00CD69BC" w:rsidRDefault="00CD69BC" w:rsidP="00CD69BC"/>
        </w:tc>
      </w:tr>
      <w:tr w:rsidR="00CD69BC" w:rsidRPr="00CD69BC" w14:paraId="05B68907"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592B8A10" w14:textId="77777777" w:rsidR="00CD69BC" w:rsidRPr="00CD69BC" w:rsidRDefault="00CD69BC" w:rsidP="00CD69BC">
            <w:r w:rsidRPr="00CD69BC">
              <w:t>Remaining direct effect</w:t>
            </w:r>
          </w:p>
        </w:tc>
        <w:tc>
          <w:tcPr>
            <w:tcW w:w="0" w:type="auto"/>
            <w:tcBorders>
              <w:bottom w:val="single" w:sz="6" w:space="0" w:color="BDBBB7"/>
            </w:tcBorders>
            <w:noWrap/>
            <w:tcMar>
              <w:top w:w="180" w:type="dxa"/>
              <w:left w:w="180" w:type="dxa"/>
              <w:bottom w:w="0" w:type="dxa"/>
              <w:right w:w="180" w:type="dxa"/>
            </w:tcMar>
            <w:hideMark/>
          </w:tcPr>
          <w:p w14:paraId="765C726F" w14:textId="77777777" w:rsidR="00CD69BC" w:rsidRPr="00CD69BC" w:rsidRDefault="00CD69BC" w:rsidP="00CD69BC">
            <w:r w:rsidRPr="00CD69BC">
              <w:t>−0.09</w:t>
            </w:r>
          </w:p>
        </w:tc>
        <w:tc>
          <w:tcPr>
            <w:tcW w:w="0" w:type="auto"/>
            <w:tcBorders>
              <w:bottom w:val="single" w:sz="6" w:space="0" w:color="BDBBB7"/>
            </w:tcBorders>
            <w:noWrap/>
            <w:tcMar>
              <w:top w:w="180" w:type="dxa"/>
              <w:left w:w="180" w:type="dxa"/>
              <w:bottom w:w="0" w:type="dxa"/>
              <w:right w:w="180" w:type="dxa"/>
            </w:tcMar>
            <w:hideMark/>
          </w:tcPr>
          <w:p w14:paraId="539EF85F" w14:textId="77777777" w:rsidR="00CD69BC" w:rsidRPr="00CD69BC" w:rsidRDefault="00CD69BC" w:rsidP="00CD69BC"/>
        </w:tc>
        <w:tc>
          <w:tcPr>
            <w:tcW w:w="0" w:type="auto"/>
            <w:tcBorders>
              <w:bottom w:val="single" w:sz="6" w:space="0" w:color="BDBBB7"/>
            </w:tcBorders>
            <w:noWrap/>
            <w:tcMar>
              <w:top w:w="180" w:type="dxa"/>
              <w:left w:w="180" w:type="dxa"/>
              <w:bottom w:w="0" w:type="dxa"/>
              <w:right w:w="180" w:type="dxa"/>
            </w:tcMar>
            <w:hideMark/>
          </w:tcPr>
          <w:p w14:paraId="14AB2BA8" w14:textId="77777777" w:rsidR="00CD69BC" w:rsidRPr="00CD69BC" w:rsidRDefault="00CD69BC" w:rsidP="00CD69BC"/>
        </w:tc>
      </w:tr>
      <w:tr w:rsidR="00CD69BC" w:rsidRPr="00CD69BC" w14:paraId="440D8958" w14:textId="77777777">
        <w:trPr>
          <w:tblCellSpacing w:w="15" w:type="dxa"/>
        </w:trPr>
        <w:tc>
          <w:tcPr>
            <w:tcW w:w="0" w:type="auto"/>
            <w:tcBorders>
              <w:bottom w:val="single" w:sz="6" w:space="0" w:color="BDBBB7"/>
            </w:tcBorders>
            <w:noWrap/>
            <w:tcMar>
              <w:top w:w="180" w:type="dxa"/>
              <w:left w:w="180" w:type="dxa"/>
              <w:bottom w:w="0" w:type="dxa"/>
              <w:right w:w="180" w:type="dxa"/>
            </w:tcMar>
            <w:hideMark/>
          </w:tcPr>
          <w:p w14:paraId="46B37F79" w14:textId="77777777" w:rsidR="00CD69BC" w:rsidRPr="00CD69BC" w:rsidRDefault="00CD69BC" w:rsidP="00CD69BC">
            <w:r w:rsidRPr="00CD69BC">
              <w:rPr>
                <w:b/>
                <w:bCs/>
              </w:rPr>
              <w:t>Mediator</w:t>
            </w:r>
          </w:p>
        </w:tc>
        <w:tc>
          <w:tcPr>
            <w:tcW w:w="0" w:type="auto"/>
            <w:tcBorders>
              <w:bottom w:val="single" w:sz="6" w:space="0" w:color="BDBBB7"/>
            </w:tcBorders>
            <w:noWrap/>
            <w:tcMar>
              <w:top w:w="180" w:type="dxa"/>
              <w:left w:w="180" w:type="dxa"/>
              <w:bottom w:w="0" w:type="dxa"/>
              <w:right w:w="180" w:type="dxa"/>
            </w:tcMar>
            <w:hideMark/>
          </w:tcPr>
          <w:p w14:paraId="6F2E2C0E" w14:textId="77777777" w:rsidR="00CD69BC" w:rsidRPr="00CD69BC" w:rsidRDefault="00CD69BC" w:rsidP="00CD69BC">
            <w:r w:rsidRPr="00CD69BC">
              <w:rPr>
                <w:b/>
                <w:bCs/>
              </w:rPr>
              <w:t>Coefficient</w:t>
            </w:r>
          </w:p>
        </w:tc>
        <w:tc>
          <w:tcPr>
            <w:tcW w:w="0" w:type="auto"/>
            <w:tcBorders>
              <w:bottom w:val="single" w:sz="6" w:space="0" w:color="BDBBB7"/>
            </w:tcBorders>
            <w:noWrap/>
            <w:tcMar>
              <w:top w:w="180" w:type="dxa"/>
              <w:left w:w="180" w:type="dxa"/>
              <w:bottom w:w="0" w:type="dxa"/>
              <w:right w:w="180" w:type="dxa"/>
            </w:tcMar>
            <w:hideMark/>
          </w:tcPr>
          <w:p w14:paraId="595D12E4" w14:textId="77777777" w:rsidR="00CD69BC" w:rsidRPr="00CD69BC" w:rsidRDefault="00CD69BC" w:rsidP="00CD69BC">
            <w:r w:rsidRPr="00CD69BC">
              <w:rPr>
                <w:b/>
                <w:bCs/>
              </w:rPr>
              <w:t>Std Err</w:t>
            </w:r>
          </w:p>
        </w:tc>
        <w:tc>
          <w:tcPr>
            <w:tcW w:w="0" w:type="auto"/>
            <w:tcBorders>
              <w:bottom w:val="single" w:sz="6" w:space="0" w:color="BDBBB7"/>
            </w:tcBorders>
            <w:noWrap/>
            <w:tcMar>
              <w:top w:w="180" w:type="dxa"/>
              <w:left w:w="180" w:type="dxa"/>
              <w:bottom w:w="0" w:type="dxa"/>
              <w:right w:w="180" w:type="dxa"/>
            </w:tcMar>
            <w:hideMark/>
          </w:tcPr>
          <w:p w14:paraId="62AA8DC4" w14:textId="77777777" w:rsidR="00CD69BC" w:rsidRPr="00CD69BC" w:rsidRDefault="00CD69BC" w:rsidP="00CD69BC">
            <w:r w:rsidRPr="00CD69BC">
              <w:rPr>
                <w:b/>
                <w:bCs/>
              </w:rPr>
              <w:t>p-value</w:t>
            </w:r>
          </w:p>
        </w:tc>
      </w:tr>
      <w:tr w:rsidR="00CD69BC" w:rsidRPr="00CD69BC" w14:paraId="0046C4F7" w14:textId="77777777">
        <w:trPr>
          <w:tblCellSpacing w:w="15" w:type="dxa"/>
        </w:trPr>
        <w:tc>
          <w:tcPr>
            <w:tcW w:w="0" w:type="auto"/>
            <w:noWrap/>
            <w:tcMar>
              <w:top w:w="180" w:type="dxa"/>
              <w:left w:w="180" w:type="dxa"/>
              <w:bottom w:w="0" w:type="dxa"/>
              <w:right w:w="180" w:type="dxa"/>
            </w:tcMar>
            <w:hideMark/>
          </w:tcPr>
          <w:p w14:paraId="565AD972" w14:textId="77777777" w:rsidR="00CD69BC" w:rsidRPr="00CD69BC" w:rsidRDefault="00CD69BC" w:rsidP="00CD69BC">
            <w:r w:rsidRPr="00CD69BC">
              <w:t>Governance (averaged)</w:t>
            </w:r>
          </w:p>
        </w:tc>
        <w:tc>
          <w:tcPr>
            <w:tcW w:w="0" w:type="auto"/>
            <w:noWrap/>
            <w:tcMar>
              <w:top w:w="180" w:type="dxa"/>
              <w:left w:w="180" w:type="dxa"/>
              <w:bottom w:w="0" w:type="dxa"/>
              <w:right w:w="180" w:type="dxa"/>
            </w:tcMar>
            <w:hideMark/>
          </w:tcPr>
          <w:p w14:paraId="7654DA81" w14:textId="77777777" w:rsidR="00CD69BC" w:rsidRPr="00CD69BC" w:rsidRDefault="00CD69BC" w:rsidP="00CD69BC">
            <w:r w:rsidRPr="00CD69BC">
              <w:t>0.19</w:t>
            </w:r>
          </w:p>
        </w:tc>
        <w:tc>
          <w:tcPr>
            <w:tcW w:w="0" w:type="auto"/>
            <w:noWrap/>
            <w:tcMar>
              <w:top w:w="180" w:type="dxa"/>
              <w:left w:w="180" w:type="dxa"/>
              <w:bottom w:w="0" w:type="dxa"/>
              <w:right w:w="180" w:type="dxa"/>
            </w:tcMar>
            <w:hideMark/>
          </w:tcPr>
          <w:p w14:paraId="304F7CE0" w14:textId="77777777" w:rsidR="00CD69BC" w:rsidRPr="00CD69BC" w:rsidRDefault="00CD69BC" w:rsidP="00CD69BC">
            <w:r w:rsidRPr="00CD69BC">
              <w:t>0.02</w:t>
            </w:r>
          </w:p>
        </w:tc>
        <w:tc>
          <w:tcPr>
            <w:tcW w:w="0" w:type="auto"/>
            <w:noWrap/>
            <w:tcMar>
              <w:top w:w="180" w:type="dxa"/>
              <w:left w:w="180" w:type="dxa"/>
              <w:bottom w:w="0" w:type="dxa"/>
              <w:right w:w="180" w:type="dxa"/>
            </w:tcMar>
            <w:hideMark/>
          </w:tcPr>
          <w:p w14:paraId="74767A82" w14:textId="77777777" w:rsidR="00CD69BC" w:rsidRPr="00CD69BC" w:rsidRDefault="00CD69BC" w:rsidP="00CD69BC">
            <w:r w:rsidRPr="00CD69BC">
              <w:t>0.00</w:t>
            </w:r>
          </w:p>
        </w:tc>
      </w:tr>
      <w:tr w:rsidR="00CD69BC" w:rsidRPr="00CD69BC" w14:paraId="79767D28" w14:textId="77777777">
        <w:trPr>
          <w:tblCellSpacing w:w="15" w:type="dxa"/>
        </w:trPr>
        <w:tc>
          <w:tcPr>
            <w:tcW w:w="0" w:type="auto"/>
            <w:noWrap/>
            <w:tcMar>
              <w:top w:w="180" w:type="dxa"/>
              <w:left w:w="180" w:type="dxa"/>
              <w:bottom w:w="0" w:type="dxa"/>
              <w:right w:w="180" w:type="dxa"/>
            </w:tcMar>
            <w:hideMark/>
          </w:tcPr>
          <w:p w14:paraId="35FEF566" w14:textId="77777777" w:rsidR="00CD69BC" w:rsidRPr="00CD69BC" w:rsidRDefault="00CD69BC" w:rsidP="00CD69BC">
            <w:r w:rsidRPr="00CD69BC">
              <w:t>Freedom</w:t>
            </w:r>
          </w:p>
        </w:tc>
        <w:tc>
          <w:tcPr>
            <w:tcW w:w="0" w:type="auto"/>
            <w:noWrap/>
            <w:tcMar>
              <w:top w:w="180" w:type="dxa"/>
              <w:left w:w="180" w:type="dxa"/>
              <w:bottom w:w="0" w:type="dxa"/>
              <w:right w:w="180" w:type="dxa"/>
            </w:tcMar>
            <w:hideMark/>
          </w:tcPr>
          <w:p w14:paraId="11191058" w14:textId="77777777" w:rsidR="00CD69BC" w:rsidRPr="00CD69BC" w:rsidRDefault="00CD69BC" w:rsidP="00CD69BC">
            <w:r w:rsidRPr="00CD69BC">
              <w:t>−0.11</w:t>
            </w:r>
          </w:p>
        </w:tc>
        <w:tc>
          <w:tcPr>
            <w:tcW w:w="0" w:type="auto"/>
            <w:noWrap/>
            <w:tcMar>
              <w:top w:w="180" w:type="dxa"/>
              <w:left w:w="180" w:type="dxa"/>
              <w:bottom w:w="0" w:type="dxa"/>
              <w:right w:w="180" w:type="dxa"/>
            </w:tcMar>
            <w:hideMark/>
          </w:tcPr>
          <w:p w14:paraId="0994AA02" w14:textId="77777777" w:rsidR="00CD69BC" w:rsidRPr="00CD69BC" w:rsidRDefault="00CD69BC" w:rsidP="00CD69BC">
            <w:r w:rsidRPr="00CD69BC">
              <w:t>0.02</w:t>
            </w:r>
          </w:p>
        </w:tc>
        <w:tc>
          <w:tcPr>
            <w:tcW w:w="0" w:type="auto"/>
            <w:noWrap/>
            <w:tcMar>
              <w:top w:w="180" w:type="dxa"/>
              <w:left w:w="180" w:type="dxa"/>
              <w:bottom w:w="0" w:type="dxa"/>
              <w:right w:w="180" w:type="dxa"/>
            </w:tcMar>
            <w:hideMark/>
          </w:tcPr>
          <w:p w14:paraId="274ABE62" w14:textId="77777777" w:rsidR="00CD69BC" w:rsidRPr="00CD69BC" w:rsidRDefault="00CD69BC" w:rsidP="00CD69BC">
            <w:r w:rsidRPr="00CD69BC">
              <w:t>0.00</w:t>
            </w:r>
          </w:p>
        </w:tc>
      </w:tr>
      <w:tr w:rsidR="00CD69BC" w:rsidRPr="00CD69BC" w14:paraId="166497DB" w14:textId="77777777">
        <w:trPr>
          <w:tblCellSpacing w:w="15" w:type="dxa"/>
        </w:trPr>
        <w:tc>
          <w:tcPr>
            <w:tcW w:w="0" w:type="auto"/>
            <w:noWrap/>
            <w:tcMar>
              <w:top w:w="180" w:type="dxa"/>
              <w:left w:w="180" w:type="dxa"/>
              <w:bottom w:w="0" w:type="dxa"/>
              <w:right w:w="180" w:type="dxa"/>
            </w:tcMar>
            <w:hideMark/>
          </w:tcPr>
          <w:p w14:paraId="51AC5347" w14:textId="77777777" w:rsidR="00CD69BC" w:rsidRPr="00CD69BC" w:rsidRDefault="00CD69BC" w:rsidP="00CD69BC">
            <w:r w:rsidRPr="00CD69BC">
              <w:t>Growth (averaged)</w:t>
            </w:r>
          </w:p>
        </w:tc>
        <w:tc>
          <w:tcPr>
            <w:tcW w:w="0" w:type="auto"/>
            <w:noWrap/>
            <w:tcMar>
              <w:top w:w="180" w:type="dxa"/>
              <w:left w:w="180" w:type="dxa"/>
              <w:bottom w:w="0" w:type="dxa"/>
              <w:right w:w="180" w:type="dxa"/>
            </w:tcMar>
            <w:hideMark/>
          </w:tcPr>
          <w:p w14:paraId="5B03AC6C" w14:textId="77777777" w:rsidR="00CD69BC" w:rsidRPr="00CD69BC" w:rsidRDefault="00CD69BC" w:rsidP="00CD69BC">
            <w:r w:rsidRPr="00CD69BC">
              <w:t>−0.07</w:t>
            </w:r>
          </w:p>
        </w:tc>
        <w:tc>
          <w:tcPr>
            <w:tcW w:w="0" w:type="auto"/>
            <w:noWrap/>
            <w:tcMar>
              <w:top w:w="180" w:type="dxa"/>
              <w:left w:w="180" w:type="dxa"/>
              <w:bottom w:w="0" w:type="dxa"/>
              <w:right w:w="180" w:type="dxa"/>
            </w:tcMar>
            <w:hideMark/>
          </w:tcPr>
          <w:p w14:paraId="36FA9F13" w14:textId="77777777" w:rsidR="00CD69BC" w:rsidRPr="00CD69BC" w:rsidRDefault="00CD69BC" w:rsidP="00CD69BC">
            <w:r w:rsidRPr="00CD69BC">
              <w:t>0.01</w:t>
            </w:r>
          </w:p>
        </w:tc>
        <w:tc>
          <w:tcPr>
            <w:tcW w:w="0" w:type="auto"/>
            <w:noWrap/>
            <w:tcMar>
              <w:top w:w="180" w:type="dxa"/>
              <w:left w:w="180" w:type="dxa"/>
              <w:bottom w:w="0" w:type="dxa"/>
              <w:right w:w="180" w:type="dxa"/>
            </w:tcMar>
            <w:hideMark/>
          </w:tcPr>
          <w:p w14:paraId="47B56EB3" w14:textId="77777777" w:rsidR="00CD69BC" w:rsidRPr="00CD69BC" w:rsidRDefault="00CD69BC" w:rsidP="00CD69BC">
            <w:r w:rsidRPr="00CD69BC">
              <w:t>0.00</w:t>
            </w:r>
          </w:p>
        </w:tc>
      </w:tr>
      <w:tr w:rsidR="00CD69BC" w:rsidRPr="00CD69BC" w14:paraId="7E4D5947" w14:textId="77777777">
        <w:trPr>
          <w:tblCellSpacing w:w="15" w:type="dxa"/>
        </w:trPr>
        <w:tc>
          <w:tcPr>
            <w:tcW w:w="0" w:type="auto"/>
            <w:noWrap/>
            <w:tcMar>
              <w:top w:w="180" w:type="dxa"/>
              <w:left w:w="180" w:type="dxa"/>
              <w:bottom w:w="0" w:type="dxa"/>
              <w:right w:w="180" w:type="dxa"/>
            </w:tcMar>
            <w:hideMark/>
          </w:tcPr>
          <w:p w14:paraId="2C226355" w14:textId="77777777" w:rsidR="00CD69BC" w:rsidRPr="00CD69BC" w:rsidRDefault="00CD69BC" w:rsidP="00CD69BC">
            <w:r w:rsidRPr="00CD69BC">
              <w:lastRenderedPageBreak/>
              <w:t>GDP (ln - averaged)</w:t>
            </w:r>
          </w:p>
        </w:tc>
        <w:tc>
          <w:tcPr>
            <w:tcW w:w="0" w:type="auto"/>
            <w:noWrap/>
            <w:tcMar>
              <w:top w:w="180" w:type="dxa"/>
              <w:left w:w="180" w:type="dxa"/>
              <w:bottom w:w="0" w:type="dxa"/>
              <w:right w:w="180" w:type="dxa"/>
            </w:tcMar>
            <w:hideMark/>
          </w:tcPr>
          <w:p w14:paraId="3E498540" w14:textId="77777777" w:rsidR="00CD69BC" w:rsidRPr="00CD69BC" w:rsidRDefault="00CD69BC" w:rsidP="00CD69BC">
            <w:r w:rsidRPr="00CD69BC">
              <w:t>0.00</w:t>
            </w:r>
          </w:p>
        </w:tc>
        <w:tc>
          <w:tcPr>
            <w:tcW w:w="0" w:type="auto"/>
            <w:noWrap/>
            <w:tcMar>
              <w:top w:w="180" w:type="dxa"/>
              <w:left w:w="180" w:type="dxa"/>
              <w:bottom w:w="0" w:type="dxa"/>
              <w:right w:w="180" w:type="dxa"/>
            </w:tcMar>
            <w:hideMark/>
          </w:tcPr>
          <w:p w14:paraId="2589CC22" w14:textId="77777777" w:rsidR="00CD69BC" w:rsidRPr="00CD69BC" w:rsidRDefault="00CD69BC" w:rsidP="00CD69BC">
            <w:r w:rsidRPr="00CD69BC">
              <w:t>0.00</w:t>
            </w:r>
          </w:p>
        </w:tc>
        <w:tc>
          <w:tcPr>
            <w:tcW w:w="0" w:type="auto"/>
            <w:noWrap/>
            <w:tcMar>
              <w:top w:w="180" w:type="dxa"/>
              <w:left w:w="180" w:type="dxa"/>
              <w:bottom w:w="0" w:type="dxa"/>
              <w:right w:w="180" w:type="dxa"/>
            </w:tcMar>
            <w:hideMark/>
          </w:tcPr>
          <w:p w14:paraId="3268ECB3" w14:textId="77777777" w:rsidR="00CD69BC" w:rsidRPr="00CD69BC" w:rsidRDefault="00CD69BC" w:rsidP="00CD69BC">
            <w:r w:rsidRPr="00CD69BC">
              <w:t>0.10</w:t>
            </w:r>
          </w:p>
        </w:tc>
      </w:tr>
      <w:tr w:rsidR="00CD69BC" w:rsidRPr="00CD69BC" w14:paraId="6AB5C06F" w14:textId="77777777">
        <w:trPr>
          <w:tblCellSpacing w:w="15" w:type="dxa"/>
        </w:trPr>
        <w:tc>
          <w:tcPr>
            <w:tcW w:w="0" w:type="auto"/>
            <w:noWrap/>
            <w:tcMar>
              <w:top w:w="180" w:type="dxa"/>
              <w:left w:w="180" w:type="dxa"/>
              <w:bottom w:w="0" w:type="dxa"/>
              <w:right w:w="180" w:type="dxa"/>
            </w:tcMar>
            <w:hideMark/>
          </w:tcPr>
          <w:p w14:paraId="7866F938" w14:textId="77777777" w:rsidR="00CD69BC" w:rsidRPr="00CD69BC" w:rsidRDefault="00CD69BC" w:rsidP="00CD69BC">
            <w:r w:rsidRPr="00CD69BC">
              <w:t>Remoteness</w:t>
            </w:r>
          </w:p>
        </w:tc>
        <w:tc>
          <w:tcPr>
            <w:tcW w:w="0" w:type="auto"/>
            <w:noWrap/>
            <w:tcMar>
              <w:top w:w="180" w:type="dxa"/>
              <w:left w:w="180" w:type="dxa"/>
              <w:bottom w:w="0" w:type="dxa"/>
              <w:right w:w="180" w:type="dxa"/>
            </w:tcMar>
            <w:hideMark/>
          </w:tcPr>
          <w:p w14:paraId="2173C013" w14:textId="77777777" w:rsidR="00CD69BC" w:rsidRPr="00CD69BC" w:rsidRDefault="00CD69BC" w:rsidP="00CD69BC">
            <w:r w:rsidRPr="00CD69BC">
              <w:t>−0.06</w:t>
            </w:r>
          </w:p>
        </w:tc>
        <w:tc>
          <w:tcPr>
            <w:tcW w:w="0" w:type="auto"/>
            <w:noWrap/>
            <w:tcMar>
              <w:top w:w="180" w:type="dxa"/>
              <w:left w:w="180" w:type="dxa"/>
              <w:bottom w:w="0" w:type="dxa"/>
              <w:right w:w="180" w:type="dxa"/>
            </w:tcMar>
            <w:hideMark/>
          </w:tcPr>
          <w:p w14:paraId="709C4D93" w14:textId="77777777" w:rsidR="00CD69BC" w:rsidRPr="00CD69BC" w:rsidRDefault="00CD69BC" w:rsidP="00CD69BC">
            <w:r w:rsidRPr="00CD69BC">
              <w:t>0.02</w:t>
            </w:r>
          </w:p>
        </w:tc>
        <w:tc>
          <w:tcPr>
            <w:tcW w:w="0" w:type="auto"/>
            <w:noWrap/>
            <w:tcMar>
              <w:top w:w="180" w:type="dxa"/>
              <w:left w:w="180" w:type="dxa"/>
              <w:bottom w:w="0" w:type="dxa"/>
              <w:right w:w="180" w:type="dxa"/>
            </w:tcMar>
            <w:hideMark/>
          </w:tcPr>
          <w:p w14:paraId="3758F4D7" w14:textId="77777777" w:rsidR="00CD69BC" w:rsidRPr="00CD69BC" w:rsidRDefault="00CD69BC" w:rsidP="00CD69BC">
            <w:r w:rsidRPr="00CD69BC">
              <w:t>0.01</w:t>
            </w:r>
          </w:p>
        </w:tc>
      </w:tr>
      <w:tr w:rsidR="00CD69BC" w:rsidRPr="00CD69BC" w14:paraId="4D9BB505" w14:textId="77777777">
        <w:trPr>
          <w:tblCellSpacing w:w="15" w:type="dxa"/>
        </w:trPr>
        <w:tc>
          <w:tcPr>
            <w:tcW w:w="0" w:type="auto"/>
            <w:noWrap/>
            <w:tcMar>
              <w:top w:w="180" w:type="dxa"/>
              <w:left w:w="180" w:type="dxa"/>
              <w:bottom w:w="180" w:type="dxa"/>
              <w:right w:w="180" w:type="dxa"/>
            </w:tcMar>
            <w:hideMark/>
          </w:tcPr>
          <w:p w14:paraId="59A4447B" w14:textId="77777777" w:rsidR="00CD69BC" w:rsidRPr="00CD69BC" w:rsidRDefault="00CD69BC" w:rsidP="00CD69BC">
            <w:r w:rsidRPr="00CD69BC">
              <w:t>Population (ln)</w:t>
            </w:r>
          </w:p>
        </w:tc>
        <w:tc>
          <w:tcPr>
            <w:tcW w:w="0" w:type="auto"/>
            <w:noWrap/>
            <w:tcMar>
              <w:top w:w="180" w:type="dxa"/>
              <w:left w:w="180" w:type="dxa"/>
              <w:bottom w:w="180" w:type="dxa"/>
              <w:right w:w="180" w:type="dxa"/>
            </w:tcMar>
            <w:hideMark/>
          </w:tcPr>
          <w:p w14:paraId="0DE3FA94" w14:textId="77777777" w:rsidR="00CD69BC" w:rsidRPr="00CD69BC" w:rsidRDefault="00CD69BC" w:rsidP="00CD69BC">
            <w:r w:rsidRPr="00CD69BC">
              <w:t>−0.08</w:t>
            </w:r>
          </w:p>
        </w:tc>
        <w:tc>
          <w:tcPr>
            <w:tcW w:w="0" w:type="auto"/>
            <w:noWrap/>
            <w:tcMar>
              <w:top w:w="180" w:type="dxa"/>
              <w:left w:w="180" w:type="dxa"/>
              <w:bottom w:w="180" w:type="dxa"/>
              <w:right w:w="180" w:type="dxa"/>
            </w:tcMar>
            <w:hideMark/>
          </w:tcPr>
          <w:p w14:paraId="7E10B5B6" w14:textId="77777777" w:rsidR="00CD69BC" w:rsidRPr="00CD69BC" w:rsidRDefault="00CD69BC" w:rsidP="00CD69BC">
            <w:r w:rsidRPr="00CD69BC">
              <w:t>0.02</w:t>
            </w:r>
          </w:p>
        </w:tc>
        <w:tc>
          <w:tcPr>
            <w:tcW w:w="0" w:type="auto"/>
            <w:noWrap/>
            <w:tcMar>
              <w:top w:w="180" w:type="dxa"/>
              <w:left w:w="180" w:type="dxa"/>
              <w:bottom w:w="180" w:type="dxa"/>
              <w:right w:w="180" w:type="dxa"/>
            </w:tcMar>
            <w:hideMark/>
          </w:tcPr>
          <w:p w14:paraId="6217FEED" w14:textId="77777777" w:rsidR="00CD69BC" w:rsidRPr="00CD69BC" w:rsidRDefault="00CD69BC" w:rsidP="00CD69BC">
            <w:r w:rsidRPr="00CD69BC">
              <w:t>0.00</w:t>
            </w:r>
          </w:p>
        </w:tc>
      </w:tr>
    </w:tbl>
    <w:p w14:paraId="697C625F" w14:textId="77777777" w:rsidR="00CD69BC" w:rsidRPr="00CD69BC" w:rsidRDefault="00CD69BC" w:rsidP="00CD69BC">
      <w:r w:rsidRPr="00CD69BC">
        <w:rPr>
          <w:i/>
          <w:iCs/>
        </w:rPr>
        <w:t>Notes</w:t>
      </w:r>
      <w:r w:rsidRPr="00CD69BC">
        <w:t>: estimates come from seemingly unrelated (OLS) regressions. Growth, governance, and GDP are averaged over project lifespans; all other variables are measured as in Table </w:t>
      </w:r>
      <w:hyperlink r:id="rId133" w:anchor="dpr12573-tbl-0005" w:tooltip="Link to table" w:history="1">
        <w:r w:rsidRPr="00CD69BC">
          <w:rPr>
            <w:rStyle w:val="Hyperlink"/>
            <w:b/>
            <w:bCs/>
          </w:rPr>
          <w:t>5</w:t>
        </w:r>
      </w:hyperlink>
      <w:r w:rsidRPr="00CD69BC">
        <w:t> in the text. Standard errors are not clustered. The unit of analysis is the individual project. The dependent variable is the project effectiveness score treated as a continuous variable. Project traits are controlled for. Donor and completion year fixed effects are used. The top panel shows the combined impact of all the mediators on the Pacific effect. The lower panel shows the impact of individual mediators.</w:t>
      </w:r>
    </w:p>
    <w:p w14:paraId="63D6C361" w14:textId="77777777" w:rsidR="00CD69BC" w:rsidRPr="00CD69BC" w:rsidRDefault="00CD69BC" w:rsidP="00CD69BC">
      <w:pPr>
        <w:rPr>
          <w:b/>
          <w:bCs/>
        </w:rPr>
      </w:pPr>
      <w:r w:rsidRPr="00CD69BC">
        <w:rPr>
          <w:b/>
          <w:bCs/>
        </w:rPr>
        <w:t>DATA AVAILABILITY STATEMENT</w:t>
      </w:r>
    </w:p>
    <w:p w14:paraId="41125D85" w14:textId="77777777" w:rsidR="00CD69BC" w:rsidRPr="00CD69BC" w:rsidRDefault="00CD69BC" w:rsidP="00CD69BC">
      <w:r w:rsidRPr="00CD69BC">
        <w:t>The data that support the findings of this study are openly available in figshare at </w:t>
      </w:r>
      <w:hyperlink r:id="rId134" w:history="1">
        <w:r w:rsidRPr="00CD69BC">
          <w:rPr>
            <w:rStyle w:val="Hyperlink"/>
            <w:b/>
            <w:bCs/>
          </w:rPr>
          <w:t>https://doi.org/10.6084/m9.figshare.16598894.v1</w:t>
        </w:r>
      </w:hyperlink>
      <w:r w:rsidRPr="00CD69BC">
        <w:t>. Full details on data sources are provided in the codebook available with the dataset.</w:t>
      </w:r>
    </w:p>
    <w:p w14:paraId="5D47840E" w14:textId="77777777" w:rsidR="00CD69BC" w:rsidRPr="00CD69BC" w:rsidRDefault="00CD69BC" w:rsidP="00CD69BC">
      <w:pPr>
        <w:numPr>
          <w:ilvl w:val="0"/>
          <w:numId w:val="11"/>
        </w:numPr>
      </w:pPr>
      <w:r w:rsidRPr="00CD69BC">
        <w:t>Andrews, M., Pritchett, L., &amp; Woolcock, M. (2013). Escaping capability traps through problem driven iterative adaptation (PDIA). </w:t>
      </w:r>
      <w:r w:rsidRPr="00CD69BC">
        <w:rPr>
          <w:i/>
          <w:iCs/>
        </w:rPr>
        <w:t>World Development</w:t>
      </w:r>
      <w:r w:rsidRPr="00CD69BC">
        <w:t>, </w:t>
      </w:r>
      <w:r w:rsidRPr="00CD69BC">
        <w:rPr>
          <w:b/>
          <w:bCs/>
        </w:rPr>
        <w:t>51</w:t>
      </w:r>
      <w:r w:rsidRPr="00CD69BC">
        <w:t>, 234–244. </w:t>
      </w:r>
      <w:hyperlink r:id="rId135" w:history="1">
        <w:r w:rsidRPr="00CD69BC">
          <w:rPr>
            <w:rStyle w:val="Hyperlink"/>
            <w:b/>
            <w:bCs/>
          </w:rPr>
          <w:t>https://doi.org/10.1016/j.worlddev.2013.05.011</w:t>
        </w:r>
      </w:hyperlink>
    </w:p>
    <w:p w14:paraId="1BA1E4AE" w14:textId="77777777" w:rsidR="00CD69BC" w:rsidRPr="00CD69BC" w:rsidRDefault="00CD69BC" w:rsidP="00CD69BC">
      <w:hyperlink r:id="rId136" w:tgtFrame="_blank" w:history="1">
        <w:r w:rsidRPr="00CD69BC">
          <w:rPr>
            <w:rStyle w:val="Hyperlink"/>
            <w:b/>
            <w:bCs/>
          </w:rPr>
          <w:t>View</w:t>
        </w:r>
      </w:hyperlink>
    </w:p>
    <w:p w14:paraId="2CCEA7A7" w14:textId="77777777" w:rsidR="00CD69BC" w:rsidRPr="00CD69BC" w:rsidRDefault="00CD69BC" w:rsidP="00CD69BC">
      <w:hyperlink r:id="rId137" w:tgtFrame="_blank" w:history="1">
        <w:r w:rsidRPr="00CD69BC">
          <w:rPr>
            <w:rStyle w:val="Hyperlink"/>
            <w:b/>
            <w:bCs/>
          </w:rPr>
          <w:t>Web of Science®</w:t>
        </w:r>
      </w:hyperlink>
      <w:hyperlink r:id="rId138" w:tgtFrame="_blank" w:history="1">
        <w:r w:rsidRPr="00CD69BC">
          <w:rPr>
            <w:rStyle w:val="Hyperlink"/>
            <w:b/>
            <w:bCs/>
          </w:rPr>
          <w:t>Google Scholar</w:t>
        </w:r>
      </w:hyperlink>
    </w:p>
    <w:p w14:paraId="0F026D3D" w14:textId="77777777" w:rsidR="00CD69BC" w:rsidRPr="00CD69BC" w:rsidRDefault="00CD69BC" w:rsidP="00CD69BC">
      <w:pPr>
        <w:numPr>
          <w:ilvl w:val="0"/>
          <w:numId w:val="11"/>
        </w:numPr>
      </w:pPr>
      <w:r w:rsidRPr="00CD69BC">
        <w:t>Arndt, C., Jones, S., &amp; Tarp, F. (2015). Assessing foreign aid’s long-run contribution to growth and development. </w:t>
      </w:r>
      <w:r w:rsidRPr="00CD69BC">
        <w:rPr>
          <w:i/>
          <w:iCs/>
        </w:rPr>
        <w:t>World Development</w:t>
      </w:r>
      <w:r w:rsidRPr="00CD69BC">
        <w:t>, </w:t>
      </w:r>
      <w:r w:rsidRPr="00CD69BC">
        <w:rPr>
          <w:b/>
          <w:bCs/>
        </w:rPr>
        <w:t>69</w:t>
      </w:r>
      <w:r w:rsidRPr="00CD69BC">
        <w:t>, 6–18. </w:t>
      </w:r>
      <w:hyperlink r:id="rId139" w:history="1">
        <w:r w:rsidRPr="00CD69BC">
          <w:rPr>
            <w:rStyle w:val="Hyperlink"/>
            <w:b/>
            <w:bCs/>
          </w:rPr>
          <w:t>https://doi.org/10.1016/j.worlddev.2013.12.016</w:t>
        </w:r>
      </w:hyperlink>
    </w:p>
    <w:p w14:paraId="6B258025" w14:textId="77777777" w:rsidR="00CD69BC" w:rsidRPr="00CD69BC" w:rsidRDefault="00CD69BC" w:rsidP="00CD69BC">
      <w:hyperlink r:id="rId140" w:tgtFrame="_blank" w:history="1">
        <w:r w:rsidRPr="00CD69BC">
          <w:rPr>
            <w:rStyle w:val="Hyperlink"/>
            <w:b/>
            <w:bCs/>
          </w:rPr>
          <w:t>View</w:t>
        </w:r>
      </w:hyperlink>
    </w:p>
    <w:p w14:paraId="18B1F41E" w14:textId="77777777" w:rsidR="00CD69BC" w:rsidRPr="00CD69BC" w:rsidRDefault="00CD69BC" w:rsidP="00CD69BC">
      <w:hyperlink r:id="rId141" w:tgtFrame="_blank" w:history="1">
        <w:r w:rsidRPr="00CD69BC">
          <w:rPr>
            <w:rStyle w:val="Hyperlink"/>
            <w:b/>
            <w:bCs/>
          </w:rPr>
          <w:t>Web of Science®</w:t>
        </w:r>
      </w:hyperlink>
      <w:hyperlink r:id="rId142" w:tgtFrame="_blank" w:history="1">
        <w:r w:rsidRPr="00CD69BC">
          <w:rPr>
            <w:rStyle w:val="Hyperlink"/>
            <w:b/>
            <w:bCs/>
          </w:rPr>
          <w:t>Google Scholar</w:t>
        </w:r>
      </w:hyperlink>
    </w:p>
    <w:p w14:paraId="7DEEF34B" w14:textId="77777777" w:rsidR="00CD69BC" w:rsidRPr="00CD69BC" w:rsidRDefault="00CD69BC" w:rsidP="00CD69BC">
      <w:pPr>
        <w:numPr>
          <w:ilvl w:val="0"/>
          <w:numId w:val="11"/>
        </w:numPr>
      </w:pPr>
      <w:r w:rsidRPr="00CD69BC">
        <w:t>Asian Development Bank. (n.d.). </w:t>
      </w:r>
      <w:r w:rsidRPr="00CD69BC">
        <w:rPr>
          <w:i/>
          <w:iCs/>
        </w:rPr>
        <w:t>Success rates database</w:t>
      </w:r>
      <w:r w:rsidRPr="00CD69BC">
        <w:t>. </w:t>
      </w:r>
      <w:hyperlink r:id="rId143" w:history="1">
        <w:r w:rsidRPr="00CD69BC">
          <w:rPr>
            <w:rStyle w:val="Hyperlink"/>
            <w:b/>
            <w:bCs/>
          </w:rPr>
          <w:t>https://www.adb.org/sites/default/files/evaluation-document/214201/files/2017-aer-rating-database.xlsx</w:t>
        </w:r>
      </w:hyperlink>
    </w:p>
    <w:p w14:paraId="52F880A0" w14:textId="77777777" w:rsidR="00CD69BC" w:rsidRPr="00CD69BC" w:rsidRDefault="00CD69BC" w:rsidP="00CD69BC">
      <w:hyperlink r:id="rId144" w:tgtFrame="_blank" w:history="1">
        <w:r w:rsidRPr="00CD69BC">
          <w:rPr>
            <w:rStyle w:val="Hyperlink"/>
            <w:b/>
            <w:bCs/>
          </w:rPr>
          <w:t>Google Scholar</w:t>
        </w:r>
      </w:hyperlink>
    </w:p>
    <w:p w14:paraId="226B680C" w14:textId="77777777" w:rsidR="00CD69BC" w:rsidRPr="00CD69BC" w:rsidRDefault="00CD69BC" w:rsidP="00CD69BC">
      <w:pPr>
        <w:numPr>
          <w:ilvl w:val="0"/>
          <w:numId w:val="11"/>
        </w:numPr>
      </w:pPr>
      <w:r w:rsidRPr="00CD69BC">
        <w:t>Bacchetta, M., Beverelli, C., Cadot, O., Fugazza, M., Grether, J.-M., Helble, M., Nicita, A., &amp; Piermartini, R. (2010). </w:t>
      </w:r>
      <w:r w:rsidRPr="00CD69BC">
        <w:rPr>
          <w:i/>
          <w:iCs/>
        </w:rPr>
        <w:t>A practical guide to trade policy analysis</w:t>
      </w:r>
      <w:r w:rsidRPr="00CD69BC">
        <w:t xml:space="preserve">. World Trade Organization and </w:t>
      </w:r>
      <w:r w:rsidRPr="00CD69BC">
        <w:lastRenderedPageBreak/>
        <w:t>UNCTAD. </w:t>
      </w:r>
      <w:hyperlink r:id="rId145" w:history="1">
        <w:r w:rsidRPr="00CD69BC">
          <w:rPr>
            <w:rStyle w:val="Hyperlink"/>
            <w:b/>
            <w:bCs/>
          </w:rPr>
          <w:t>https://www.wto.org/english/res_e/publications_e/practical_guide12_e.htm</w:t>
        </w:r>
      </w:hyperlink>
    </w:p>
    <w:p w14:paraId="0D8359BF" w14:textId="77777777" w:rsidR="00CD69BC" w:rsidRPr="00CD69BC" w:rsidRDefault="00CD69BC" w:rsidP="00CD69BC">
      <w:hyperlink r:id="rId146" w:tgtFrame="_blank" w:history="1">
        <w:r w:rsidRPr="00CD69BC">
          <w:rPr>
            <w:rStyle w:val="Hyperlink"/>
            <w:b/>
            <w:bCs/>
          </w:rPr>
          <w:t>Google Scholar</w:t>
        </w:r>
      </w:hyperlink>
    </w:p>
    <w:p w14:paraId="0316AF82" w14:textId="77777777" w:rsidR="00CD69BC" w:rsidRPr="00CD69BC" w:rsidRDefault="00CD69BC" w:rsidP="00CD69BC">
      <w:pPr>
        <w:numPr>
          <w:ilvl w:val="0"/>
          <w:numId w:val="11"/>
        </w:numPr>
      </w:pPr>
      <w:r w:rsidRPr="00CD69BC">
        <w:t>Banerjee, A., Karlan, D., &amp; Zinman, J. (2015). Six randomized evaluations of microcredit: Introduction and further steps. </w:t>
      </w:r>
      <w:r w:rsidRPr="00CD69BC">
        <w:rPr>
          <w:i/>
          <w:iCs/>
        </w:rPr>
        <w:t>American Economic Journal: Applied Economics</w:t>
      </w:r>
      <w:r w:rsidRPr="00CD69BC">
        <w:t>, </w:t>
      </w:r>
      <w:r w:rsidRPr="00CD69BC">
        <w:rPr>
          <w:b/>
          <w:bCs/>
        </w:rPr>
        <w:t>7</w:t>
      </w:r>
      <w:r w:rsidRPr="00CD69BC">
        <w:t>(1), 1–22. </w:t>
      </w:r>
      <w:hyperlink r:id="rId147" w:history="1">
        <w:r w:rsidRPr="00CD69BC">
          <w:rPr>
            <w:rStyle w:val="Hyperlink"/>
            <w:b/>
            <w:bCs/>
          </w:rPr>
          <w:t>https://doi.org/10.1257/app.20140287</w:t>
        </w:r>
      </w:hyperlink>
    </w:p>
    <w:p w14:paraId="1857CDC5" w14:textId="77777777" w:rsidR="00CD69BC" w:rsidRPr="00CD69BC" w:rsidRDefault="00CD69BC" w:rsidP="00CD69BC">
      <w:hyperlink r:id="rId148" w:tgtFrame="_blank" w:history="1">
        <w:r w:rsidRPr="00CD69BC">
          <w:rPr>
            <w:rStyle w:val="Hyperlink"/>
            <w:b/>
            <w:bCs/>
          </w:rPr>
          <w:t>View</w:t>
        </w:r>
      </w:hyperlink>
    </w:p>
    <w:p w14:paraId="7B7DB33D" w14:textId="77777777" w:rsidR="00CD69BC" w:rsidRPr="00CD69BC" w:rsidRDefault="00CD69BC" w:rsidP="00CD69BC">
      <w:hyperlink r:id="rId149" w:tgtFrame="_blank" w:history="1">
        <w:r w:rsidRPr="00CD69BC">
          <w:rPr>
            <w:rStyle w:val="Hyperlink"/>
            <w:b/>
            <w:bCs/>
          </w:rPr>
          <w:t>CAS</w:t>
        </w:r>
      </w:hyperlink>
      <w:hyperlink r:id="rId150" w:tgtFrame="_blank" w:history="1">
        <w:r w:rsidRPr="00CD69BC">
          <w:rPr>
            <w:rStyle w:val="Hyperlink"/>
            <w:b/>
            <w:bCs/>
          </w:rPr>
          <w:t>Web of Science®</w:t>
        </w:r>
      </w:hyperlink>
      <w:hyperlink r:id="rId151" w:tgtFrame="_blank" w:history="1">
        <w:r w:rsidRPr="00CD69BC">
          <w:rPr>
            <w:rStyle w:val="Hyperlink"/>
            <w:b/>
            <w:bCs/>
          </w:rPr>
          <w:t>Google Scholar</w:t>
        </w:r>
      </w:hyperlink>
    </w:p>
    <w:p w14:paraId="2052369B" w14:textId="77777777" w:rsidR="00CD69BC" w:rsidRPr="00CD69BC" w:rsidRDefault="00CD69BC" w:rsidP="00CD69BC">
      <w:pPr>
        <w:numPr>
          <w:ilvl w:val="0"/>
          <w:numId w:val="11"/>
        </w:numPr>
      </w:pPr>
      <w:r w:rsidRPr="00CD69BC">
        <w:t>Baron, R., &amp; Kenny, D. (1986). The moderator-mediator variable distinction in social psychological research: Conceptual, strategic, and statistical considerations. </w:t>
      </w:r>
      <w:r w:rsidRPr="00CD69BC">
        <w:rPr>
          <w:i/>
          <w:iCs/>
        </w:rPr>
        <w:t>Journal of Personality and Social Psychology</w:t>
      </w:r>
      <w:r w:rsidRPr="00CD69BC">
        <w:t>, </w:t>
      </w:r>
      <w:r w:rsidRPr="00CD69BC">
        <w:rPr>
          <w:b/>
          <w:bCs/>
        </w:rPr>
        <w:t>51</w:t>
      </w:r>
      <w:r w:rsidRPr="00CD69BC">
        <w:t>, 1173–1182. </w:t>
      </w:r>
      <w:hyperlink r:id="rId152" w:history="1">
        <w:r w:rsidRPr="00CD69BC">
          <w:rPr>
            <w:rStyle w:val="Hyperlink"/>
            <w:b/>
            <w:bCs/>
          </w:rPr>
          <w:t>https://doi.org/10.1037//0022-3514.51.6.1173</w:t>
        </w:r>
      </w:hyperlink>
    </w:p>
    <w:p w14:paraId="0D058D23" w14:textId="77777777" w:rsidR="00CD69BC" w:rsidRPr="00CD69BC" w:rsidRDefault="00CD69BC" w:rsidP="00CD69BC">
      <w:hyperlink r:id="rId153" w:tgtFrame="_blank" w:history="1">
        <w:r w:rsidRPr="00CD69BC">
          <w:rPr>
            <w:rStyle w:val="Hyperlink"/>
            <w:b/>
            <w:bCs/>
          </w:rPr>
          <w:t>View</w:t>
        </w:r>
      </w:hyperlink>
    </w:p>
    <w:p w14:paraId="29042D5D" w14:textId="77777777" w:rsidR="00CD69BC" w:rsidRPr="00CD69BC" w:rsidRDefault="00CD69BC" w:rsidP="00CD69BC">
      <w:hyperlink r:id="rId154" w:tgtFrame="_blank" w:history="1">
        <w:r w:rsidRPr="00CD69BC">
          <w:rPr>
            <w:rStyle w:val="Hyperlink"/>
            <w:b/>
            <w:bCs/>
          </w:rPr>
          <w:t>CAS</w:t>
        </w:r>
      </w:hyperlink>
      <w:hyperlink r:id="rId155" w:tgtFrame="_blank" w:history="1">
        <w:r w:rsidRPr="00CD69BC">
          <w:rPr>
            <w:rStyle w:val="Hyperlink"/>
            <w:b/>
            <w:bCs/>
          </w:rPr>
          <w:t>PubMed</w:t>
        </w:r>
      </w:hyperlink>
      <w:hyperlink r:id="rId156" w:tgtFrame="_blank" w:history="1">
        <w:r w:rsidRPr="00CD69BC">
          <w:rPr>
            <w:rStyle w:val="Hyperlink"/>
            <w:b/>
            <w:bCs/>
          </w:rPr>
          <w:t>Web of Science®</w:t>
        </w:r>
      </w:hyperlink>
      <w:hyperlink r:id="rId157" w:tgtFrame="_blank" w:history="1">
        <w:r w:rsidRPr="00CD69BC">
          <w:rPr>
            <w:rStyle w:val="Hyperlink"/>
            <w:b/>
            <w:bCs/>
          </w:rPr>
          <w:t>Google Scholar</w:t>
        </w:r>
      </w:hyperlink>
    </w:p>
    <w:p w14:paraId="204D24B9" w14:textId="77777777" w:rsidR="00CD69BC" w:rsidRPr="00CD69BC" w:rsidRDefault="00CD69BC" w:rsidP="00CD69BC">
      <w:pPr>
        <w:numPr>
          <w:ilvl w:val="0"/>
          <w:numId w:val="11"/>
        </w:numPr>
      </w:pPr>
      <w:r w:rsidRPr="00CD69BC">
        <w:t>Briggs, R. C. (2014). Aiding and abetting: Project aid and ethnic politics in Kenya. </w:t>
      </w:r>
      <w:r w:rsidRPr="00CD69BC">
        <w:rPr>
          <w:i/>
          <w:iCs/>
        </w:rPr>
        <w:t>World Development</w:t>
      </w:r>
      <w:r w:rsidRPr="00CD69BC">
        <w:t>, </w:t>
      </w:r>
      <w:r w:rsidRPr="00CD69BC">
        <w:rPr>
          <w:b/>
          <w:bCs/>
        </w:rPr>
        <w:t>64</w:t>
      </w:r>
      <w:r w:rsidRPr="00CD69BC">
        <w:t>, 194–205. </w:t>
      </w:r>
      <w:hyperlink r:id="rId158" w:history="1">
        <w:r w:rsidRPr="00CD69BC">
          <w:rPr>
            <w:rStyle w:val="Hyperlink"/>
            <w:b/>
            <w:bCs/>
          </w:rPr>
          <w:t>https://doi.org/10.1016/j.worlddev.2014.05.027</w:t>
        </w:r>
      </w:hyperlink>
    </w:p>
    <w:p w14:paraId="4A86A22D" w14:textId="77777777" w:rsidR="00CD69BC" w:rsidRPr="00CD69BC" w:rsidRDefault="00CD69BC" w:rsidP="00CD69BC">
      <w:hyperlink r:id="rId159" w:tgtFrame="_blank" w:history="1">
        <w:r w:rsidRPr="00CD69BC">
          <w:rPr>
            <w:rStyle w:val="Hyperlink"/>
            <w:b/>
            <w:bCs/>
          </w:rPr>
          <w:t>View</w:t>
        </w:r>
      </w:hyperlink>
    </w:p>
    <w:p w14:paraId="2A087170" w14:textId="77777777" w:rsidR="00CD69BC" w:rsidRPr="00CD69BC" w:rsidRDefault="00CD69BC" w:rsidP="00CD69BC">
      <w:hyperlink r:id="rId160" w:tgtFrame="_blank" w:history="1">
        <w:r w:rsidRPr="00CD69BC">
          <w:rPr>
            <w:rStyle w:val="Hyperlink"/>
            <w:b/>
            <w:bCs/>
          </w:rPr>
          <w:t>Web of Science®</w:t>
        </w:r>
      </w:hyperlink>
      <w:hyperlink r:id="rId161" w:tgtFrame="_blank" w:history="1">
        <w:r w:rsidRPr="00CD69BC">
          <w:rPr>
            <w:rStyle w:val="Hyperlink"/>
            <w:b/>
            <w:bCs/>
          </w:rPr>
          <w:t>Google Scholar</w:t>
        </w:r>
      </w:hyperlink>
    </w:p>
    <w:p w14:paraId="20F4AE68" w14:textId="77777777" w:rsidR="00CD69BC" w:rsidRPr="00CD69BC" w:rsidRDefault="00CD69BC" w:rsidP="00CD69BC">
      <w:pPr>
        <w:numPr>
          <w:ilvl w:val="0"/>
          <w:numId w:val="11"/>
        </w:numPr>
      </w:pPr>
      <w:r w:rsidRPr="00CD69BC">
        <w:t>Bulman, D., Kolkma, W., &amp; Kraay, A. (2017). Good countries or good projects? Comparing macro and micro correlates of World Bank and Asian Development Bank project performance. </w:t>
      </w:r>
      <w:r w:rsidRPr="00CD69BC">
        <w:rPr>
          <w:i/>
          <w:iCs/>
        </w:rPr>
        <w:t>The Review of International Organizations</w:t>
      </w:r>
      <w:r w:rsidRPr="00CD69BC">
        <w:t>, </w:t>
      </w:r>
      <w:r w:rsidRPr="00CD69BC">
        <w:rPr>
          <w:b/>
          <w:bCs/>
        </w:rPr>
        <w:t>12</w:t>
      </w:r>
      <w:r w:rsidRPr="00CD69BC">
        <w:t>(3), 335–363. </w:t>
      </w:r>
      <w:hyperlink r:id="rId162" w:history="1">
        <w:r w:rsidRPr="00CD69BC">
          <w:rPr>
            <w:rStyle w:val="Hyperlink"/>
            <w:b/>
            <w:bCs/>
          </w:rPr>
          <w:t>https://doi.org/10.1007/s11558-016-9256-x</w:t>
        </w:r>
      </w:hyperlink>
    </w:p>
    <w:p w14:paraId="65D381A7" w14:textId="77777777" w:rsidR="00CD69BC" w:rsidRPr="00CD69BC" w:rsidRDefault="00CD69BC" w:rsidP="00CD69BC">
      <w:hyperlink r:id="rId163" w:tgtFrame="_blank" w:history="1">
        <w:r w:rsidRPr="00CD69BC">
          <w:rPr>
            <w:rStyle w:val="Hyperlink"/>
            <w:b/>
            <w:bCs/>
          </w:rPr>
          <w:t>View</w:t>
        </w:r>
      </w:hyperlink>
    </w:p>
    <w:p w14:paraId="7E21D482" w14:textId="77777777" w:rsidR="00CD69BC" w:rsidRPr="00CD69BC" w:rsidRDefault="00CD69BC" w:rsidP="00CD69BC">
      <w:hyperlink r:id="rId164" w:tgtFrame="_blank" w:history="1">
        <w:r w:rsidRPr="00CD69BC">
          <w:rPr>
            <w:rStyle w:val="Hyperlink"/>
            <w:b/>
            <w:bCs/>
          </w:rPr>
          <w:t>Web of Science®</w:t>
        </w:r>
      </w:hyperlink>
      <w:hyperlink r:id="rId165" w:tgtFrame="_blank" w:history="1">
        <w:r w:rsidRPr="00CD69BC">
          <w:rPr>
            <w:rStyle w:val="Hyperlink"/>
            <w:b/>
            <w:bCs/>
          </w:rPr>
          <w:t>Google Scholar</w:t>
        </w:r>
      </w:hyperlink>
    </w:p>
    <w:p w14:paraId="72E26E31" w14:textId="77777777" w:rsidR="00CD69BC" w:rsidRPr="00CD69BC" w:rsidRDefault="00CD69BC" w:rsidP="00CD69BC">
      <w:pPr>
        <w:numPr>
          <w:ilvl w:val="0"/>
          <w:numId w:val="11"/>
        </w:numPr>
      </w:pPr>
      <w:r w:rsidRPr="00CD69BC">
        <w:t>Cruz, C., &amp; Keefer, P. (2015). Political parties, clientelism, and bureaucratic reform. </w:t>
      </w:r>
      <w:r w:rsidRPr="00CD69BC">
        <w:rPr>
          <w:i/>
          <w:iCs/>
        </w:rPr>
        <w:t>Comparative Political Studies</w:t>
      </w:r>
      <w:r w:rsidRPr="00CD69BC">
        <w:t>, </w:t>
      </w:r>
      <w:r w:rsidRPr="00CD69BC">
        <w:rPr>
          <w:b/>
          <w:bCs/>
        </w:rPr>
        <w:t>48</w:t>
      </w:r>
      <w:r w:rsidRPr="00CD69BC">
        <w:t>(14), 1942–1973. </w:t>
      </w:r>
      <w:hyperlink r:id="rId166" w:history="1">
        <w:r w:rsidRPr="00CD69BC">
          <w:rPr>
            <w:rStyle w:val="Hyperlink"/>
            <w:b/>
            <w:bCs/>
          </w:rPr>
          <w:t>https://doi.org/10.1177/0010414015594627</w:t>
        </w:r>
      </w:hyperlink>
    </w:p>
    <w:p w14:paraId="73AA4E73" w14:textId="77777777" w:rsidR="00CD69BC" w:rsidRPr="00CD69BC" w:rsidRDefault="00CD69BC" w:rsidP="00CD69BC">
      <w:hyperlink r:id="rId167" w:tgtFrame="_blank" w:history="1">
        <w:r w:rsidRPr="00CD69BC">
          <w:rPr>
            <w:rStyle w:val="Hyperlink"/>
            <w:b/>
            <w:bCs/>
          </w:rPr>
          <w:t>View</w:t>
        </w:r>
      </w:hyperlink>
    </w:p>
    <w:p w14:paraId="67908D55" w14:textId="77777777" w:rsidR="00CD69BC" w:rsidRPr="00CD69BC" w:rsidRDefault="00CD69BC" w:rsidP="00CD69BC">
      <w:hyperlink r:id="rId168" w:tgtFrame="_blank" w:history="1">
        <w:r w:rsidRPr="00CD69BC">
          <w:rPr>
            <w:rStyle w:val="Hyperlink"/>
            <w:b/>
            <w:bCs/>
          </w:rPr>
          <w:t>Web of Science®</w:t>
        </w:r>
      </w:hyperlink>
      <w:hyperlink r:id="rId169" w:tgtFrame="_blank" w:history="1">
        <w:r w:rsidRPr="00CD69BC">
          <w:rPr>
            <w:rStyle w:val="Hyperlink"/>
            <w:b/>
            <w:bCs/>
          </w:rPr>
          <w:t>Google Scholar</w:t>
        </w:r>
      </w:hyperlink>
    </w:p>
    <w:p w14:paraId="2F8AE3F3" w14:textId="77777777" w:rsidR="00CD69BC" w:rsidRPr="00CD69BC" w:rsidRDefault="00CD69BC" w:rsidP="00CD69BC">
      <w:pPr>
        <w:numPr>
          <w:ilvl w:val="0"/>
          <w:numId w:val="11"/>
        </w:numPr>
      </w:pPr>
      <w:r w:rsidRPr="00CD69BC">
        <w:t>Denizer, C., Kaufmann, D., &amp; Kraay, A. (2013). Good countries or good projects? Macro and micro correlates of World Bank project performance. </w:t>
      </w:r>
      <w:r w:rsidRPr="00CD69BC">
        <w:rPr>
          <w:i/>
          <w:iCs/>
        </w:rPr>
        <w:t xml:space="preserve">Journal of </w:t>
      </w:r>
      <w:r w:rsidRPr="00CD69BC">
        <w:rPr>
          <w:i/>
          <w:iCs/>
        </w:rPr>
        <w:lastRenderedPageBreak/>
        <w:t>Development Economics</w:t>
      </w:r>
      <w:r w:rsidRPr="00CD69BC">
        <w:t>, </w:t>
      </w:r>
      <w:r w:rsidRPr="00CD69BC">
        <w:rPr>
          <w:b/>
          <w:bCs/>
        </w:rPr>
        <w:t>105</w:t>
      </w:r>
      <w:r w:rsidRPr="00CD69BC">
        <w:t>, 288–302. </w:t>
      </w:r>
      <w:hyperlink r:id="rId170" w:history="1">
        <w:r w:rsidRPr="00CD69BC">
          <w:rPr>
            <w:rStyle w:val="Hyperlink"/>
            <w:b/>
            <w:bCs/>
          </w:rPr>
          <w:t>https://doi.org/10.1016/j.jdeveco.2013.06.003</w:t>
        </w:r>
      </w:hyperlink>
    </w:p>
    <w:p w14:paraId="7E57B498" w14:textId="77777777" w:rsidR="00CD69BC" w:rsidRPr="00CD69BC" w:rsidRDefault="00CD69BC" w:rsidP="00CD69BC">
      <w:hyperlink r:id="rId171" w:tgtFrame="_blank" w:history="1">
        <w:r w:rsidRPr="00CD69BC">
          <w:rPr>
            <w:rStyle w:val="Hyperlink"/>
            <w:b/>
            <w:bCs/>
          </w:rPr>
          <w:t>View</w:t>
        </w:r>
      </w:hyperlink>
    </w:p>
    <w:p w14:paraId="05B82AD3" w14:textId="77777777" w:rsidR="00CD69BC" w:rsidRPr="00CD69BC" w:rsidRDefault="00CD69BC" w:rsidP="00CD69BC">
      <w:hyperlink r:id="rId172" w:tgtFrame="_blank" w:history="1">
        <w:r w:rsidRPr="00CD69BC">
          <w:rPr>
            <w:rStyle w:val="Hyperlink"/>
            <w:b/>
            <w:bCs/>
          </w:rPr>
          <w:t>Web of Science®</w:t>
        </w:r>
      </w:hyperlink>
      <w:hyperlink r:id="rId173" w:tgtFrame="_blank" w:history="1">
        <w:r w:rsidRPr="00CD69BC">
          <w:rPr>
            <w:rStyle w:val="Hyperlink"/>
            <w:b/>
            <w:bCs/>
          </w:rPr>
          <w:t>Google Scholar</w:t>
        </w:r>
      </w:hyperlink>
    </w:p>
    <w:p w14:paraId="054FA105" w14:textId="77777777" w:rsidR="00CD69BC" w:rsidRPr="00CD69BC" w:rsidRDefault="00CD69BC" w:rsidP="00CD69BC">
      <w:pPr>
        <w:numPr>
          <w:ilvl w:val="0"/>
          <w:numId w:val="11"/>
        </w:numPr>
      </w:pPr>
      <w:r w:rsidRPr="00CD69BC">
        <w:t>Duncan, R., &amp; Hassall, G. (2011). How pervasive is clientelist politics in the Pacific? In R. Duncan (Ed.), </w:t>
      </w:r>
      <w:r w:rsidRPr="00CD69BC">
        <w:rPr>
          <w:i/>
          <w:iCs/>
        </w:rPr>
        <w:t>The political economy of economic reform in the Pacific</w:t>
      </w:r>
      <w:r w:rsidRPr="00CD69BC">
        <w:t> (pp. 253–263). Asian Development Bank.</w:t>
      </w:r>
    </w:p>
    <w:p w14:paraId="5AE0F16A" w14:textId="77777777" w:rsidR="00CD69BC" w:rsidRPr="00CD69BC" w:rsidRDefault="00CD69BC" w:rsidP="00CD69BC">
      <w:hyperlink r:id="rId174" w:tgtFrame="_blank" w:history="1">
        <w:r w:rsidRPr="00CD69BC">
          <w:rPr>
            <w:rStyle w:val="Hyperlink"/>
            <w:b/>
            <w:bCs/>
          </w:rPr>
          <w:t>Google Scholar</w:t>
        </w:r>
      </w:hyperlink>
    </w:p>
    <w:p w14:paraId="029A5CFB" w14:textId="77777777" w:rsidR="00CD69BC" w:rsidRPr="00CD69BC" w:rsidRDefault="00CD69BC" w:rsidP="00CD69BC">
      <w:pPr>
        <w:numPr>
          <w:ilvl w:val="0"/>
          <w:numId w:val="11"/>
        </w:numPr>
      </w:pPr>
      <w:r w:rsidRPr="00CD69BC">
        <w:t>Feeny, S. (2005). The impact of foreign aid on economic growth in Papua New Guinea. </w:t>
      </w:r>
      <w:r w:rsidRPr="00CD69BC">
        <w:rPr>
          <w:i/>
          <w:iCs/>
        </w:rPr>
        <w:t>The Journal of Development Studies</w:t>
      </w:r>
      <w:r w:rsidRPr="00CD69BC">
        <w:t>, </w:t>
      </w:r>
      <w:r w:rsidRPr="00CD69BC">
        <w:rPr>
          <w:b/>
          <w:bCs/>
        </w:rPr>
        <w:t>41</w:t>
      </w:r>
      <w:r w:rsidRPr="00CD69BC">
        <w:t>(6), 1092–1117. </w:t>
      </w:r>
      <w:hyperlink r:id="rId175" w:history="1">
        <w:r w:rsidRPr="00CD69BC">
          <w:rPr>
            <w:rStyle w:val="Hyperlink"/>
            <w:b/>
            <w:bCs/>
          </w:rPr>
          <w:t>https://doi.org/10.1080/00220380500155403</w:t>
        </w:r>
      </w:hyperlink>
    </w:p>
    <w:p w14:paraId="76EDCB1E" w14:textId="77777777" w:rsidR="00CD69BC" w:rsidRPr="00CD69BC" w:rsidRDefault="00CD69BC" w:rsidP="00CD69BC">
      <w:hyperlink r:id="rId176" w:tgtFrame="_blank" w:history="1">
        <w:r w:rsidRPr="00CD69BC">
          <w:rPr>
            <w:rStyle w:val="Hyperlink"/>
            <w:b/>
            <w:bCs/>
          </w:rPr>
          <w:t>View</w:t>
        </w:r>
      </w:hyperlink>
    </w:p>
    <w:p w14:paraId="1B96381D" w14:textId="77777777" w:rsidR="00CD69BC" w:rsidRPr="00CD69BC" w:rsidRDefault="00CD69BC" w:rsidP="00CD69BC">
      <w:hyperlink r:id="rId177" w:tgtFrame="_blank" w:history="1">
        <w:r w:rsidRPr="00CD69BC">
          <w:rPr>
            <w:rStyle w:val="Hyperlink"/>
            <w:b/>
            <w:bCs/>
          </w:rPr>
          <w:t>Web of Science®</w:t>
        </w:r>
      </w:hyperlink>
      <w:hyperlink r:id="rId178" w:tgtFrame="_blank" w:history="1">
        <w:r w:rsidRPr="00CD69BC">
          <w:rPr>
            <w:rStyle w:val="Hyperlink"/>
            <w:b/>
            <w:bCs/>
          </w:rPr>
          <w:t>Google Scholar</w:t>
        </w:r>
      </w:hyperlink>
    </w:p>
    <w:p w14:paraId="6CF35E77" w14:textId="77777777" w:rsidR="00CD69BC" w:rsidRPr="00CD69BC" w:rsidRDefault="00CD69BC" w:rsidP="00CD69BC">
      <w:pPr>
        <w:numPr>
          <w:ilvl w:val="0"/>
          <w:numId w:val="11"/>
        </w:numPr>
      </w:pPr>
      <w:r w:rsidRPr="00CD69BC">
        <w:t>Feeny, S., &amp; McGillivray, M. (2010). Aid and growth in small island developing states. </w:t>
      </w:r>
      <w:r w:rsidRPr="00CD69BC">
        <w:rPr>
          <w:i/>
          <w:iCs/>
        </w:rPr>
        <w:t>The Journal of Development Studies</w:t>
      </w:r>
      <w:r w:rsidRPr="00CD69BC">
        <w:t>, </w:t>
      </w:r>
      <w:r w:rsidRPr="00CD69BC">
        <w:rPr>
          <w:b/>
          <w:bCs/>
        </w:rPr>
        <w:t>46</w:t>
      </w:r>
      <w:r w:rsidRPr="00CD69BC">
        <w:t>(5), 897–917. </w:t>
      </w:r>
      <w:hyperlink r:id="rId179" w:history="1">
        <w:r w:rsidRPr="00CD69BC">
          <w:rPr>
            <w:rStyle w:val="Hyperlink"/>
            <w:b/>
            <w:bCs/>
          </w:rPr>
          <w:t>https://doi.org/10.1080/00220381003623889</w:t>
        </w:r>
      </w:hyperlink>
    </w:p>
    <w:p w14:paraId="4F7BE255" w14:textId="77777777" w:rsidR="00CD69BC" w:rsidRPr="00CD69BC" w:rsidRDefault="00CD69BC" w:rsidP="00CD69BC">
      <w:hyperlink r:id="rId180" w:tgtFrame="_blank" w:history="1">
        <w:r w:rsidRPr="00CD69BC">
          <w:rPr>
            <w:rStyle w:val="Hyperlink"/>
            <w:b/>
            <w:bCs/>
          </w:rPr>
          <w:t>View</w:t>
        </w:r>
      </w:hyperlink>
    </w:p>
    <w:p w14:paraId="5EA6AE52" w14:textId="77777777" w:rsidR="00CD69BC" w:rsidRPr="00CD69BC" w:rsidRDefault="00CD69BC" w:rsidP="00CD69BC">
      <w:hyperlink r:id="rId181" w:tgtFrame="_blank" w:history="1">
        <w:r w:rsidRPr="00CD69BC">
          <w:rPr>
            <w:rStyle w:val="Hyperlink"/>
            <w:b/>
            <w:bCs/>
          </w:rPr>
          <w:t>Web of Science®</w:t>
        </w:r>
      </w:hyperlink>
      <w:hyperlink r:id="rId182" w:tgtFrame="_blank" w:history="1">
        <w:r w:rsidRPr="00CD69BC">
          <w:rPr>
            <w:rStyle w:val="Hyperlink"/>
            <w:b/>
            <w:bCs/>
          </w:rPr>
          <w:t>Google Scholar</w:t>
        </w:r>
      </w:hyperlink>
    </w:p>
    <w:p w14:paraId="3B7A58A8" w14:textId="77777777" w:rsidR="00CD69BC" w:rsidRPr="00CD69BC" w:rsidRDefault="00CD69BC" w:rsidP="00CD69BC">
      <w:pPr>
        <w:numPr>
          <w:ilvl w:val="0"/>
          <w:numId w:val="11"/>
        </w:numPr>
      </w:pPr>
      <w:r w:rsidRPr="00CD69BC">
        <w:t>Feeny, S., &amp; Vuong, V. (2017). Explaining aid project and program success: Findings from Asian Development Bank interventions. </w:t>
      </w:r>
      <w:r w:rsidRPr="00CD69BC">
        <w:rPr>
          <w:i/>
          <w:iCs/>
        </w:rPr>
        <w:t>World Development</w:t>
      </w:r>
      <w:r w:rsidRPr="00CD69BC">
        <w:t>, </w:t>
      </w:r>
      <w:r w:rsidRPr="00CD69BC">
        <w:rPr>
          <w:b/>
          <w:bCs/>
        </w:rPr>
        <w:t>90</w:t>
      </w:r>
      <w:r w:rsidRPr="00CD69BC">
        <w:t>, 329–343. </w:t>
      </w:r>
      <w:hyperlink r:id="rId183" w:history="1">
        <w:r w:rsidRPr="00CD69BC">
          <w:rPr>
            <w:rStyle w:val="Hyperlink"/>
            <w:b/>
            <w:bCs/>
          </w:rPr>
          <w:t>https://doi.org/10.1016/j.worlddev.2016.10.009</w:t>
        </w:r>
      </w:hyperlink>
    </w:p>
    <w:p w14:paraId="5FA7E8D7" w14:textId="77777777" w:rsidR="00CD69BC" w:rsidRPr="00CD69BC" w:rsidRDefault="00CD69BC" w:rsidP="00CD69BC">
      <w:hyperlink r:id="rId184" w:tgtFrame="_blank" w:history="1">
        <w:r w:rsidRPr="00CD69BC">
          <w:rPr>
            <w:rStyle w:val="Hyperlink"/>
            <w:b/>
            <w:bCs/>
          </w:rPr>
          <w:t>View</w:t>
        </w:r>
      </w:hyperlink>
    </w:p>
    <w:p w14:paraId="479C68B5" w14:textId="77777777" w:rsidR="00CD69BC" w:rsidRPr="00CD69BC" w:rsidRDefault="00CD69BC" w:rsidP="00CD69BC">
      <w:hyperlink r:id="rId185" w:tgtFrame="_blank" w:history="1">
        <w:r w:rsidRPr="00CD69BC">
          <w:rPr>
            <w:rStyle w:val="Hyperlink"/>
            <w:b/>
            <w:bCs/>
          </w:rPr>
          <w:t>Web of Science®</w:t>
        </w:r>
      </w:hyperlink>
      <w:hyperlink r:id="rId186" w:tgtFrame="_blank" w:history="1">
        <w:r w:rsidRPr="00CD69BC">
          <w:rPr>
            <w:rStyle w:val="Hyperlink"/>
            <w:b/>
            <w:bCs/>
          </w:rPr>
          <w:t>Google Scholar</w:t>
        </w:r>
      </w:hyperlink>
    </w:p>
    <w:p w14:paraId="5669B11C" w14:textId="77777777" w:rsidR="00CD69BC" w:rsidRPr="00CD69BC" w:rsidRDefault="00CD69BC" w:rsidP="00CD69BC">
      <w:pPr>
        <w:numPr>
          <w:ilvl w:val="0"/>
          <w:numId w:val="11"/>
        </w:numPr>
      </w:pPr>
      <w:r w:rsidRPr="00CD69BC">
        <w:t>Feil, H. (2021). The cancer of corruption and World Bank project performance: Is there a connection? </w:t>
      </w:r>
      <w:r w:rsidRPr="00CD69BC">
        <w:rPr>
          <w:i/>
          <w:iCs/>
        </w:rPr>
        <w:t>Development Policy Review</w:t>
      </w:r>
      <w:r w:rsidRPr="00CD69BC">
        <w:t>, </w:t>
      </w:r>
      <w:r w:rsidRPr="00CD69BC">
        <w:rPr>
          <w:b/>
          <w:bCs/>
        </w:rPr>
        <w:t>39</w:t>
      </w:r>
      <w:r w:rsidRPr="00CD69BC">
        <w:t>(3), 381–397. </w:t>
      </w:r>
      <w:hyperlink r:id="rId187" w:history="1">
        <w:r w:rsidRPr="00CD69BC">
          <w:rPr>
            <w:rStyle w:val="Hyperlink"/>
            <w:b/>
            <w:bCs/>
          </w:rPr>
          <w:t>https://doi.org/10.1111/dpr.12503</w:t>
        </w:r>
      </w:hyperlink>
    </w:p>
    <w:p w14:paraId="2FBC5258" w14:textId="77777777" w:rsidR="00CD69BC" w:rsidRPr="00CD69BC" w:rsidRDefault="00CD69BC" w:rsidP="00CD69BC">
      <w:hyperlink r:id="rId188" w:history="1">
        <w:r w:rsidRPr="00CD69BC">
          <w:rPr>
            <w:rStyle w:val="Hyperlink"/>
            <w:b/>
            <w:bCs/>
          </w:rPr>
          <w:t>View</w:t>
        </w:r>
      </w:hyperlink>
    </w:p>
    <w:p w14:paraId="66AFC545" w14:textId="77777777" w:rsidR="00CD69BC" w:rsidRPr="00CD69BC" w:rsidRDefault="00CD69BC" w:rsidP="00CD69BC">
      <w:hyperlink r:id="rId189" w:tgtFrame="_blank" w:history="1">
        <w:r w:rsidRPr="00CD69BC">
          <w:rPr>
            <w:rStyle w:val="Hyperlink"/>
            <w:b/>
            <w:bCs/>
          </w:rPr>
          <w:t>Web of Science®</w:t>
        </w:r>
      </w:hyperlink>
      <w:hyperlink r:id="rId190" w:tgtFrame="_blank" w:history="1">
        <w:r w:rsidRPr="00CD69BC">
          <w:rPr>
            <w:rStyle w:val="Hyperlink"/>
            <w:b/>
            <w:bCs/>
          </w:rPr>
          <w:t>Google Scholar</w:t>
        </w:r>
      </w:hyperlink>
    </w:p>
    <w:p w14:paraId="002FD6F7" w14:textId="77777777" w:rsidR="00CD69BC" w:rsidRPr="00CD69BC" w:rsidRDefault="00CD69BC" w:rsidP="00CD69BC">
      <w:pPr>
        <w:numPr>
          <w:ilvl w:val="0"/>
          <w:numId w:val="11"/>
        </w:numPr>
      </w:pPr>
      <w:r w:rsidRPr="00CD69BC">
        <w:t>Galiani, S., Knack, S., Xu, L. C., &amp; Zou, B. (2017). The effect of aid on growth: Evidence from a Quasi-experiment. </w:t>
      </w:r>
      <w:r w:rsidRPr="00CD69BC">
        <w:rPr>
          <w:i/>
          <w:iCs/>
        </w:rPr>
        <w:t>Journal of Economic Growth</w:t>
      </w:r>
      <w:r w:rsidRPr="00CD69BC">
        <w:t>, </w:t>
      </w:r>
      <w:r w:rsidRPr="00CD69BC">
        <w:rPr>
          <w:b/>
          <w:bCs/>
        </w:rPr>
        <w:t>22</w:t>
      </w:r>
      <w:r w:rsidRPr="00CD69BC">
        <w:t>(1), 1–33. </w:t>
      </w:r>
      <w:hyperlink r:id="rId191" w:history="1">
        <w:r w:rsidRPr="00CD69BC">
          <w:rPr>
            <w:rStyle w:val="Hyperlink"/>
            <w:b/>
            <w:bCs/>
          </w:rPr>
          <w:t>https://doi.org/10.1007/s10887-016-9137-4</w:t>
        </w:r>
      </w:hyperlink>
    </w:p>
    <w:p w14:paraId="46566E9D" w14:textId="77777777" w:rsidR="00CD69BC" w:rsidRPr="00CD69BC" w:rsidRDefault="00CD69BC" w:rsidP="00CD69BC">
      <w:hyperlink r:id="rId192" w:tgtFrame="_blank" w:history="1">
        <w:r w:rsidRPr="00CD69BC">
          <w:rPr>
            <w:rStyle w:val="Hyperlink"/>
            <w:b/>
            <w:bCs/>
          </w:rPr>
          <w:t>View</w:t>
        </w:r>
      </w:hyperlink>
    </w:p>
    <w:p w14:paraId="7CDE4F4E" w14:textId="77777777" w:rsidR="00CD69BC" w:rsidRPr="00CD69BC" w:rsidRDefault="00CD69BC" w:rsidP="00CD69BC">
      <w:hyperlink r:id="rId193" w:tgtFrame="_blank" w:history="1">
        <w:r w:rsidRPr="00CD69BC">
          <w:rPr>
            <w:rStyle w:val="Hyperlink"/>
            <w:b/>
            <w:bCs/>
          </w:rPr>
          <w:t>Web of Science®</w:t>
        </w:r>
      </w:hyperlink>
      <w:hyperlink r:id="rId194" w:tgtFrame="_blank" w:history="1">
        <w:r w:rsidRPr="00CD69BC">
          <w:rPr>
            <w:rStyle w:val="Hyperlink"/>
            <w:b/>
            <w:bCs/>
          </w:rPr>
          <w:t>Google Scholar</w:t>
        </w:r>
      </w:hyperlink>
    </w:p>
    <w:p w14:paraId="77955C7E" w14:textId="77777777" w:rsidR="00CD69BC" w:rsidRPr="00CD69BC" w:rsidRDefault="00CD69BC" w:rsidP="00CD69BC">
      <w:pPr>
        <w:numPr>
          <w:ilvl w:val="0"/>
          <w:numId w:val="11"/>
        </w:numPr>
      </w:pPr>
      <w:r w:rsidRPr="00CD69BC">
        <w:t>Honig, D. (2018). </w:t>
      </w:r>
      <w:r w:rsidRPr="00CD69BC">
        <w:rPr>
          <w:i/>
          <w:iCs/>
        </w:rPr>
        <w:t>Navigation by judgement: Why and when top-down management of foreign aid doesn’t work</w:t>
      </w:r>
      <w:r w:rsidRPr="00CD69BC">
        <w:t>. Oxford University Press. </w:t>
      </w:r>
      <w:hyperlink r:id="rId195" w:history="1">
        <w:r w:rsidRPr="00CD69BC">
          <w:rPr>
            <w:rStyle w:val="Hyperlink"/>
            <w:b/>
            <w:bCs/>
          </w:rPr>
          <w:t>https://doi.org/10.1093/oso/9780190672454.001.0001</w:t>
        </w:r>
      </w:hyperlink>
    </w:p>
    <w:p w14:paraId="380A4309" w14:textId="77777777" w:rsidR="00CD69BC" w:rsidRPr="00CD69BC" w:rsidRDefault="00CD69BC" w:rsidP="00CD69BC">
      <w:hyperlink r:id="rId196" w:tgtFrame="_blank" w:history="1">
        <w:r w:rsidRPr="00CD69BC">
          <w:rPr>
            <w:rStyle w:val="Hyperlink"/>
            <w:b/>
            <w:bCs/>
          </w:rPr>
          <w:t>View</w:t>
        </w:r>
      </w:hyperlink>
    </w:p>
    <w:p w14:paraId="7CBA9472" w14:textId="77777777" w:rsidR="00CD69BC" w:rsidRPr="00CD69BC" w:rsidRDefault="00CD69BC" w:rsidP="00CD69BC">
      <w:hyperlink r:id="rId197" w:tgtFrame="_blank" w:history="1">
        <w:r w:rsidRPr="00CD69BC">
          <w:rPr>
            <w:rStyle w:val="Hyperlink"/>
            <w:b/>
            <w:bCs/>
          </w:rPr>
          <w:t>Google Scholar</w:t>
        </w:r>
      </w:hyperlink>
    </w:p>
    <w:p w14:paraId="1CDDD400" w14:textId="77777777" w:rsidR="00CD69BC" w:rsidRPr="00CD69BC" w:rsidRDefault="00CD69BC" w:rsidP="00CD69BC">
      <w:pPr>
        <w:numPr>
          <w:ilvl w:val="0"/>
          <w:numId w:val="11"/>
        </w:numPr>
      </w:pPr>
      <w:r w:rsidRPr="00CD69BC">
        <w:t>Honig, D. (2019, February 8). </w:t>
      </w:r>
      <w:r w:rsidRPr="00CD69BC">
        <w:rPr>
          <w:i/>
          <w:iCs/>
        </w:rPr>
        <w:t>Project Performance Database</w:t>
      </w:r>
      <w:r w:rsidRPr="00CD69BC">
        <w:t> [Data set]. </w:t>
      </w:r>
      <w:hyperlink r:id="rId198" w:history="1">
        <w:r w:rsidRPr="00CD69BC">
          <w:rPr>
            <w:rStyle w:val="Hyperlink"/>
            <w:b/>
            <w:bCs/>
          </w:rPr>
          <w:t>https://danhonig.info/</w:t>
        </w:r>
      </w:hyperlink>
    </w:p>
    <w:p w14:paraId="051ABDC6" w14:textId="77777777" w:rsidR="00CD69BC" w:rsidRPr="00CD69BC" w:rsidRDefault="00CD69BC" w:rsidP="00CD69BC">
      <w:hyperlink r:id="rId199" w:tgtFrame="_blank" w:history="1">
        <w:r w:rsidRPr="00CD69BC">
          <w:rPr>
            <w:rStyle w:val="Hyperlink"/>
            <w:b/>
            <w:bCs/>
          </w:rPr>
          <w:t>Google Scholar</w:t>
        </w:r>
      </w:hyperlink>
    </w:p>
    <w:p w14:paraId="6DEF0A20" w14:textId="77777777" w:rsidR="00CD69BC" w:rsidRPr="00CD69BC" w:rsidRDefault="00CD69BC" w:rsidP="00CD69BC">
      <w:pPr>
        <w:numPr>
          <w:ilvl w:val="0"/>
          <w:numId w:val="11"/>
        </w:numPr>
      </w:pPr>
      <w:r w:rsidRPr="00CD69BC">
        <w:t>Honig, D., Lall, R., &amp; Parks, B. (2019, February 7–9). </w:t>
      </w:r>
      <w:r w:rsidRPr="00CD69BC">
        <w:rPr>
          <w:i/>
          <w:iCs/>
        </w:rPr>
        <w:t>When does transparency improve performance? Evidence from 23,000 aid projects in 148 countries</w:t>
      </w:r>
      <w:r w:rsidRPr="00CD69BC">
        <w:t> [Paper presentation]. Political Economy of International Organizations (PEIO) conference, Salzburg, Austria. </w:t>
      </w:r>
      <w:hyperlink r:id="rId200" w:history="1">
        <w:r w:rsidRPr="00CD69BC">
          <w:rPr>
            <w:rStyle w:val="Hyperlink"/>
            <w:b/>
            <w:bCs/>
          </w:rPr>
          <w:t>https://www.peio.me/wp-content/uploads/2019/02/PEIO12_Paper_54.pdf</w:t>
        </w:r>
      </w:hyperlink>
    </w:p>
    <w:p w14:paraId="06646C7C" w14:textId="77777777" w:rsidR="00CD69BC" w:rsidRPr="00CD69BC" w:rsidRDefault="00CD69BC" w:rsidP="00CD69BC">
      <w:hyperlink r:id="rId201" w:tgtFrame="_blank" w:history="1">
        <w:r w:rsidRPr="00CD69BC">
          <w:rPr>
            <w:rStyle w:val="Hyperlink"/>
            <w:b/>
            <w:bCs/>
          </w:rPr>
          <w:t>Google Scholar</w:t>
        </w:r>
      </w:hyperlink>
    </w:p>
    <w:p w14:paraId="55A27217" w14:textId="77777777" w:rsidR="00CD69BC" w:rsidRPr="00CD69BC" w:rsidRDefault="00CD69BC" w:rsidP="00CD69BC">
      <w:pPr>
        <w:numPr>
          <w:ilvl w:val="0"/>
          <w:numId w:val="11"/>
        </w:numPr>
      </w:pPr>
      <w:r w:rsidRPr="00CD69BC">
        <w:t>Horscroft, V. (2014). </w:t>
      </w:r>
      <w:r w:rsidRPr="00CD69BC">
        <w:rPr>
          <w:i/>
          <w:iCs/>
        </w:rPr>
        <w:t>Public sectors in the Pacific Islands: Are they ‘too big’ and do they ‘crowd out’ the private sector?</w:t>
      </w:r>
      <w:r w:rsidRPr="00CD69BC">
        <w:t> (Policy Research Working Paper No. 7102). World Bank. </w:t>
      </w:r>
      <w:hyperlink r:id="rId202" w:history="1">
        <w:r w:rsidRPr="00CD69BC">
          <w:rPr>
            <w:rStyle w:val="Hyperlink"/>
            <w:b/>
            <w:bCs/>
          </w:rPr>
          <w:t>https://doi.org/10.1596/1813-9450-7102</w:t>
        </w:r>
      </w:hyperlink>
    </w:p>
    <w:p w14:paraId="53FFBA2A" w14:textId="77777777" w:rsidR="00CD69BC" w:rsidRPr="00CD69BC" w:rsidRDefault="00CD69BC" w:rsidP="00CD69BC">
      <w:hyperlink r:id="rId203" w:tgtFrame="_blank" w:history="1">
        <w:r w:rsidRPr="00CD69BC">
          <w:rPr>
            <w:rStyle w:val="Hyperlink"/>
            <w:b/>
            <w:bCs/>
          </w:rPr>
          <w:t>Google Scholar</w:t>
        </w:r>
      </w:hyperlink>
    </w:p>
    <w:p w14:paraId="1495C6FC" w14:textId="77777777" w:rsidR="00CD69BC" w:rsidRPr="00CD69BC" w:rsidRDefault="00CD69BC" w:rsidP="00CD69BC">
      <w:pPr>
        <w:numPr>
          <w:ilvl w:val="0"/>
          <w:numId w:val="11"/>
        </w:numPr>
      </w:pPr>
      <w:r w:rsidRPr="00CD69BC">
        <w:t>Howes, S., Edwards, R., Wood, T., &amp; Surandiran, S. (2020). </w:t>
      </w:r>
      <w:r w:rsidRPr="00CD69BC">
        <w:rPr>
          <w:i/>
          <w:iCs/>
        </w:rPr>
        <w:t>Australia’s new international development policy: Development Policy Centre submission</w:t>
      </w:r>
      <w:r w:rsidRPr="00CD69BC">
        <w:t>. Development Policy Centre. </w:t>
      </w:r>
      <w:hyperlink r:id="rId204" w:history="1">
        <w:r w:rsidRPr="00CD69BC">
          <w:rPr>
            <w:rStyle w:val="Hyperlink"/>
            <w:b/>
            <w:bCs/>
          </w:rPr>
          <w:t>https://devpolicy.org/publications/submissions/Devpolicy-Submission-on-Australia's-New-International-Development-Policy-14022020.pdf</w:t>
        </w:r>
      </w:hyperlink>
    </w:p>
    <w:p w14:paraId="50FF7056" w14:textId="77777777" w:rsidR="00CD69BC" w:rsidRPr="00CD69BC" w:rsidRDefault="00CD69BC" w:rsidP="00CD69BC">
      <w:hyperlink r:id="rId205" w:tgtFrame="_blank" w:history="1">
        <w:r w:rsidRPr="00CD69BC">
          <w:rPr>
            <w:rStyle w:val="Hyperlink"/>
            <w:b/>
            <w:bCs/>
          </w:rPr>
          <w:t>Google Scholar</w:t>
        </w:r>
      </w:hyperlink>
    </w:p>
    <w:p w14:paraId="72857552" w14:textId="77777777" w:rsidR="00CD69BC" w:rsidRPr="00CD69BC" w:rsidRDefault="00CD69BC" w:rsidP="00CD69BC">
      <w:pPr>
        <w:numPr>
          <w:ilvl w:val="0"/>
          <w:numId w:val="11"/>
        </w:numPr>
      </w:pPr>
      <w:r w:rsidRPr="00CD69BC">
        <w:t>Hughes, H. (2003). </w:t>
      </w:r>
      <w:r w:rsidRPr="00CD69BC">
        <w:rPr>
          <w:i/>
          <w:iCs/>
        </w:rPr>
        <w:t>Aid has failed the Pacific</w:t>
      </w:r>
      <w:r w:rsidRPr="00CD69BC">
        <w:t> (CIS Issue Analysis No. 33). Centre for Independent Studies. </w:t>
      </w:r>
      <w:hyperlink r:id="rId206" w:history="1">
        <w:r w:rsidRPr="00CD69BC">
          <w:rPr>
            <w:rStyle w:val="Hyperlink"/>
            <w:b/>
            <w:bCs/>
          </w:rPr>
          <w:t>https://www.cis.org.au/app/uploads/2015/07/ia33.pdf</w:t>
        </w:r>
      </w:hyperlink>
    </w:p>
    <w:p w14:paraId="04F2C214" w14:textId="77777777" w:rsidR="00CD69BC" w:rsidRPr="00CD69BC" w:rsidRDefault="00CD69BC" w:rsidP="00CD69BC">
      <w:hyperlink r:id="rId207" w:tgtFrame="_blank" w:history="1">
        <w:r w:rsidRPr="00CD69BC">
          <w:rPr>
            <w:rStyle w:val="Hyperlink"/>
            <w:b/>
            <w:bCs/>
          </w:rPr>
          <w:t>Google Scholar</w:t>
        </w:r>
      </w:hyperlink>
    </w:p>
    <w:p w14:paraId="700C3355" w14:textId="77777777" w:rsidR="00CD69BC" w:rsidRPr="00CD69BC" w:rsidRDefault="00CD69BC" w:rsidP="00CD69BC">
      <w:pPr>
        <w:numPr>
          <w:ilvl w:val="0"/>
          <w:numId w:val="11"/>
        </w:numPr>
      </w:pPr>
      <w:r w:rsidRPr="00CD69BC">
        <w:t>Hunt, C. (2020, February 11). Aid to the Pacific is the least value for money. </w:t>
      </w:r>
      <w:r w:rsidRPr="00CD69BC">
        <w:rPr>
          <w:i/>
          <w:iCs/>
        </w:rPr>
        <w:t>Development Policy Centre</w:t>
      </w:r>
      <w:r w:rsidRPr="00CD69BC">
        <w:t>. </w:t>
      </w:r>
      <w:hyperlink r:id="rId208" w:history="1">
        <w:r w:rsidRPr="00CD69BC">
          <w:rPr>
            <w:rStyle w:val="Hyperlink"/>
            <w:b/>
            <w:bCs/>
          </w:rPr>
          <w:t>https://devpolicy.org/aid-to-the-pacific-is-the-least-value-for-money-20200211/</w:t>
        </w:r>
      </w:hyperlink>
    </w:p>
    <w:p w14:paraId="1F1A3B51" w14:textId="77777777" w:rsidR="00CD69BC" w:rsidRPr="00CD69BC" w:rsidRDefault="00CD69BC" w:rsidP="00CD69BC">
      <w:hyperlink r:id="rId209" w:tgtFrame="_blank" w:history="1">
        <w:r w:rsidRPr="00CD69BC">
          <w:rPr>
            <w:rStyle w:val="Hyperlink"/>
            <w:b/>
            <w:bCs/>
          </w:rPr>
          <w:t>Google Scholar</w:t>
        </w:r>
      </w:hyperlink>
    </w:p>
    <w:p w14:paraId="4C625A95" w14:textId="77777777" w:rsidR="00CD69BC" w:rsidRPr="00CD69BC" w:rsidRDefault="00CD69BC" w:rsidP="00CD69BC">
      <w:pPr>
        <w:numPr>
          <w:ilvl w:val="0"/>
          <w:numId w:val="11"/>
        </w:numPr>
      </w:pPr>
      <w:r w:rsidRPr="00CD69BC">
        <w:lastRenderedPageBreak/>
        <w:t>Imai, K., Keele, L., &amp; Yamamoto, T. (2010). Identification, inference and sensitivity analysis for causal mediation effects. </w:t>
      </w:r>
      <w:r w:rsidRPr="00CD69BC">
        <w:rPr>
          <w:i/>
          <w:iCs/>
        </w:rPr>
        <w:t>Statistical Science</w:t>
      </w:r>
      <w:r w:rsidRPr="00CD69BC">
        <w:t>, </w:t>
      </w:r>
      <w:r w:rsidRPr="00CD69BC">
        <w:rPr>
          <w:b/>
          <w:bCs/>
        </w:rPr>
        <w:t>25</w:t>
      </w:r>
      <w:r w:rsidRPr="00CD69BC">
        <w:t>(1), 51–71. </w:t>
      </w:r>
      <w:hyperlink r:id="rId210" w:history="1">
        <w:r w:rsidRPr="00CD69BC">
          <w:rPr>
            <w:rStyle w:val="Hyperlink"/>
            <w:b/>
            <w:bCs/>
          </w:rPr>
          <w:t>https://doi.org/10.1214/10-sts321</w:t>
        </w:r>
      </w:hyperlink>
    </w:p>
    <w:p w14:paraId="7439DCE5" w14:textId="77777777" w:rsidR="00CD69BC" w:rsidRPr="00CD69BC" w:rsidRDefault="00CD69BC" w:rsidP="00CD69BC">
      <w:hyperlink r:id="rId211" w:tgtFrame="_blank" w:history="1">
        <w:r w:rsidRPr="00CD69BC">
          <w:rPr>
            <w:rStyle w:val="Hyperlink"/>
            <w:b/>
            <w:bCs/>
          </w:rPr>
          <w:t>View</w:t>
        </w:r>
      </w:hyperlink>
    </w:p>
    <w:p w14:paraId="6ADC2411" w14:textId="77777777" w:rsidR="00CD69BC" w:rsidRPr="00CD69BC" w:rsidRDefault="00CD69BC" w:rsidP="00CD69BC">
      <w:hyperlink r:id="rId212" w:tgtFrame="_blank" w:history="1">
        <w:r w:rsidRPr="00CD69BC">
          <w:rPr>
            <w:rStyle w:val="Hyperlink"/>
            <w:b/>
            <w:bCs/>
          </w:rPr>
          <w:t>PubMed</w:t>
        </w:r>
      </w:hyperlink>
      <w:hyperlink r:id="rId213" w:tgtFrame="_blank" w:history="1">
        <w:r w:rsidRPr="00CD69BC">
          <w:rPr>
            <w:rStyle w:val="Hyperlink"/>
            <w:b/>
            <w:bCs/>
          </w:rPr>
          <w:t>Web of Science®</w:t>
        </w:r>
      </w:hyperlink>
      <w:hyperlink r:id="rId214" w:tgtFrame="_blank" w:history="1">
        <w:r w:rsidRPr="00CD69BC">
          <w:rPr>
            <w:rStyle w:val="Hyperlink"/>
            <w:b/>
            <w:bCs/>
          </w:rPr>
          <w:t>Google Scholar</w:t>
        </w:r>
      </w:hyperlink>
    </w:p>
    <w:p w14:paraId="1A608927" w14:textId="77777777" w:rsidR="00CD69BC" w:rsidRPr="00CD69BC" w:rsidRDefault="00CD69BC" w:rsidP="00CD69BC">
      <w:pPr>
        <w:numPr>
          <w:ilvl w:val="0"/>
          <w:numId w:val="11"/>
        </w:numPr>
      </w:pPr>
      <w:r w:rsidRPr="00CD69BC">
        <w:t>Isham, J., Kaufmann, D., &amp; Pritchett, L. H. (1997). Civil liberties, democracy, and the performance of government projects. </w:t>
      </w:r>
      <w:r w:rsidRPr="00CD69BC">
        <w:rPr>
          <w:i/>
          <w:iCs/>
        </w:rPr>
        <w:t>The World Bank Economic Review</w:t>
      </w:r>
      <w:r w:rsidRPr="00CD69BC">
        <w:t>, </w:t>
      </w:r>
      <w:r w:rsidRPr="00CD69BC">
        <w:rPr>
          <w:b/>
          <w:bCs/>
        </w:rPr>
        <w:t>11</w:t>
      </w:r>
      <w:r w:rsidRPr="00CD69BC">
        <w:t>(2), 219–242. </w:t>
      </w:r>
      <w:hyperlink r:id="rId215" w:history="1">
        <w:r w:rsidRPr="00CD69BC">
          <w:rPr>
            <w:rStyle w:val="Hyperlink"/>
            <w:b/>
            <w:bCs/>
          </w:rPr>
          <w:t>https://doi.org/10.1093/wber/11.2.219</w:t>
        </w:r>
      </w:hyperlink>
    </w:p>
    <w:p w14:paraId="047A6314" w14:textId="77777777" w:rsidR="00CD69BC" w:rsidRPr="00CD69BC" w:rsidRDefault="00CD69BC" w:rsidP="00CD69BC">
      <w:hyperlink r:id="rId216" w:tgtFrame="_blank" w:history="1">
        <w:r w:rsidRPr="00CD69BC">
          <w:rPr>
            <w:rStyle w:val="Hyperlink"/>
            <w:b/>
            <w:bCs/>
          </w:rPr>
          <w:t>View</w:t>
        </w:r>
      </w:hyperlink>
    </w:p>
    <w:p w14:paraId="6637BBCC" w14:textId="77777777" w:rsidR="00CD69BC" w:rsidRPr="00CD69BC" w:rsidRDefault="00CD69BC" w:rsidP="00CD69BC">
      <w:hyperlink r:id="rId217" w:tgtFrame="_blank" w:history="1">
        <w:r w:rsidRPr="00CD69BC">
          <w:rPr>
            <w:rStyle w:val="Hyperlink"/>
            <w:b/>
            <w:bCs/>
          </w:rPr>
          <w:t>Web of Science®</w:t>
        </w:r>
      </w:hyperlink>
      <w:hyperlink r:id="rId218" w:tgtFrame="_blank" w:history="1">
        <w:r w:rsidRPr="00CD69BC">
          <w:rPr>
            <w:rStyle w:val="Hyperlink"/>
            <w:b/>
            <w:bCs/>
          </w:rPr>
          <w:t>Google Scholar</w:t>
        </w:r>
      </w:hyperlink>
    </w:p>
    <w:p w14:paraId="032C7088" w14:textId="77777777" w:rsidR="00CD69BC" w:rsidRPr="00CD69BC" w:rsidRDefault="00CD69BC" w:rsidP="00CD69BC">
      <w:pPr>
        <w:numPr>
          <w:ilvl w:val="0"/>
          <w:numId w:val="11"/>
        </w:numPr>
      </w:pPr>
      <w:r w:rsidRPr="00CD69BC">
        <w:t>Jones, S., &amp; Tarp, F. (2016). Does foreign aid harm political institutions? </w:t>
      </w:r>
      <w:r w:rsidRPr="00CD69BC">
        <w:rPr>
          <w:i/>
          <w:iCs/>
        </w:rPr>
        <w:t>Journal of Development Economics</w:t>
      </w:r>
      <w:r w:rsidRPr="00CD69BC">
        <w:t>, </w:t>
      </w:r>
      <w:r w:rsidRPr="00CD69BC">
        <w:rPr>
          <w:b/>
          <w:bCs/>
        </w:rPr>
        <w:t>118</w:t>
      </w:r>
      <w:r w:rsidRPr="00CD69BC">
        <w:t>, 266–281. </w:t>
      </w:r>
      <w:hyperlink r:id="rId219" w:history="1">
        <w:r w:rsidRPr="00CD69BC">
          <w:rPr>
            <w:rStyle w:val="Hyperlink"/>
            <w:b/>
            <w:bCs/>
          </w:rPr>
          <w:t>https://doi.org/10.1016/j.jdeveco.2015.09.004</w:t>
        </w:r>
      </w:hyperlink>
    </w:p>
    <w:p w14:paraId="5AE5C8B4" w14:textId="77777777" w:rsidR="00CD69BC" w:rsidRPr="00CD69BC" w:rsidRDefault="00CD69BC" w:rsidP="00CD69BC">
      <w:hyperlink r:id="rId220" w:tgtFrame="_blank" w:history="1">
        <w:r w:rsidRPr="00CD69BC">
          <w:rPr>
            <w:rStyle w:val="Hyperlink"/>
            <w:b/>
            <w:bCs/>
          </w:rPr>
          <w:t>View</w:t>
        </w:r>
      </w:hyperlink>
    </w:p>
    <w:p w14:paraId="3C517D2E" w14:textId="77777777" w:rsidR="00CD69BC" w:rsidRPr="00CD69BC" w:rsidRDefault="00CD69BC" w:rsidP="00CD69BC">
      <w:hyperlink r:id="rId221" w:tgtFrame="_blank" w:history="1">
        <w:r w:rsidRPr="00CD69BC">
          <w:rPr>
            <w:rStyle w:val="Hyperlink"/>
            <w:b/>
            <w:bCs/>
          </w:rPr>
          <w:t>Web of Science®</w:t>
        </w:r>
      </w:hyperlink>
      <w:hyperlink r:id="rId222" w:tgtFrame="_blank" w:history="1">
        <w:r w:rsidRPr="00CD69BC">
          <w:rPr>
            <w:rStyle w:val="Hyperlink"/>
            <w:b/>
            <w:bCs/>
          </w:rPr>
          <w:t>Google Scholar</w:t>
        </w:r>
      </w:hyperlink>
    </w:p>
    <w:p w14:paraId="1D3C2BC0" w14:textId="77777777" w:rsidR="00CD69BC" w:rsidRPr="00CD69BC" w:rsidRDefault="00CD69BC" w:rsidP="00CD69BC">
      <w:pPr>
        <w:numPr>
          <w:ilvl w:val="0"/>
          <w:numId w:val="11"/>
        </w:numPr>
      </w:pPr>
      <w:r w:rsidRPr="00CD69BC">
        <w:t>Karlson, K. B., &amp; Holm, A. (2011). Decomposing primary and secondary effects: A new decomposition method. </w:t>
      </w:r>
      <w:r w:rsidRPr="00CD69BC">
        <w:rPr>
          <w:i/>
          <w:iCs/>
        </w:rPr>
        <w:t>Research in Social Stratification and Mobility</w:t>
      </w:r>
      <w:r w:rsidRPr="00CD69BC">
        <w:t>, </w:t>
      </w:r>
      <w:r w:rsidRPr="00CD69BC">
        <w:rPr>
          <w:b/>
          <w:bCs/>
        </w:rPr>
        <w:t>29</w:t>
      </w:r>
      <w:r w:rsidRPr="00CD69BC">
        <w:t>(2), 221–237. </w:t>
      </w:r>
      <w:hyperlink r:id="rId223" w:history="1">
        <w:r w:rsidRPr="00CD69BC">
          <w:rPr>
            <w:rStyle w:val="Hyperlink"/>
            <w:b/>
            <w:bCs/>
          </w:rPr>
          <w:t>https://doi.org/10.1016/j.rssm.2010.12.005</w:t>
        </w:r>
      </w:hyperlink>
    </w:p>
    <w:p w14:paraId="286716A7" w14:textId="77777777" w:rsidR="00CD69BC" w:rsidRPr="00CD69BC" w:rsidRDefault="00CD69BC" w:rsidP="00CD69BC">
      <w:hyperlink r:id="rId224" w:tgtFrame="_blank" w:history="1">
        <w:r w:rsidRPr="00CD69BC">
          <w:rPr>
            <w:rStyle w:val="Hyperlink"/>
            <w:b/>
            <w:bCs/>
          </w:rPr>
          <w:t>View</w:t>
        </w:r>
      </w:hyperlink>
    </w:p>
    <w:p w14:paraId="15DCDD76" w14:textId="77777777" w:rsidR="00CD69BC" w:rsidRPr="00CD69BC" w:rsidRDefault="00CD69BC" w:rsidP="00CD69BC">
      <w:hyperlink r:id="rId225" w:tgtFrame="_blank" w:history="1">
        <w:r w:rsidRPr="00CD69BC">
          <w:rPr>
            <w:rStyle w:val="Hyperlink"/>
            <w:b/>
            <w:bCs/>
          </w:rPr>
          <w:t>Web of Science®</w:t>
        </w:r>
      </w:hyperlink>
      <w:hyperlink r:id="rId226" w:tgtFrame="_blank" w:history="1">
        <w:r w:rsidRPr="00CD69BC">
          <w:rPr>
            <w:rStyle w:val="Hyperlink"/>
            <w:b/>
            <w:bCs/>
          </w:rPr>
          <w:t>Google Scholar</w:t>
        </w:r>
      </w:hyperlink>
    </w:p>
    <w:p w14:paraId="5528B4B5" w14:textId="77777777" w:rsidR="00CD69BC" w:rsidRPr="00CD69BC" w:rsidRDefault="00CD69BC" w:rsidP="00CD69BC">
      <w:pPr>
        <w:numPr>
          <w:ilvl w:val="0"/>
          <w:numId w:val="11"/>
        </w:numPr>
      </w:pPr>
      <w:r w:rsidRPr="00CD69BC">
        <w:t>Kilby, C. (2000). Supervision and performance: The case of World Bank projects. </w:t>
      </w:r>
      <w:r w:rsidRPr="00CD69BC">
        <w:rPr>
          <w:i/>
          <w:iCs/>
        </w:rPr>
        <w:t>Journal of Development Economics</w:t>
      </w:r>
      <w:r w:rsidRPr="00CD69BC">
        <w:t>, </w:t>
      </w:r>
      <w:r w:rsidRPr="00CD69BC">
        <w:rPr>
          <w:b/>
          <w:bCs/>
        </w:rPr>
        <w:t>62</w:t>
      </w:r>
      <w:r w:rsidRPr="00CD69BC">
        <w:t>(1), 233–259. </w:t>
      </w:r>
      <w:hyperlink r:id="rId227" w:history="1">
        <w:r w:rsidRPr="00CD69BC">
          <w:rPr>
            <w:rStyle w:val="Hyperlink"/>
            <w:b/>
            <w:bCs/>
          </w:rPr>
          <w:t>https://doi.org/10.1016/S0304-3878(00)00082-1</w:t>
        </w:r>
      </w:hyperlink>
    </w:p>
    <w:p w14:paraId="15A9707A" w14:textId="77777777" w:rsidR="00CD69BC" w:rsidRPr="00CD69BC" w:rsidRDefault="00CD69BC" w:rsidP="00CD69BC">
      <w:hyperlink r:id="rId228" w:tgtFrame="_blank" w:history="1">
        <w:r w:rsidRPr="00CD69BC">
          <w:rPr>
            <w:rStyle w:val="Hyperlink"/>
            <w:b/>
            <w:bCs/>
          </w:rPr>
          <w:t>View</w:t>
        </w:r>
      </w:hyperlink>
    </w:p>
    <w:p w14:paraId="204CC14D" w14:textId="77777777" w:rsidR="00CD69BC" w:rsidRPr="00CD69BC" w:rsidRDefault="00CD69BC" w:rsidP="00CD69BC">
      <w:hyperlink r:id="rId229" w:tgtFrame="_blank" w:history="1">
        <w:r w:rsidRPr="00CD69BC">
          <w:rPr>
            <w:rStyle w:val="Hyperlink"/>
            <w:b/>
            <w:bCs/>
          </w:rPr>
          <w:t>Web of Science®</w:t>
        </w:r>
      </w:hyperlink>
      <w:hyperlink r:id="rId230" w:tgtFrame="_blank" w:history="1">
        <w:r w:rsidRPr="00CD69BC">
          <w:rPr>
            <w:rStyle w:val="Hyperlink"/>
            <w:b/>
            <w:bCs/>
          </w:rPr>
          <w:t>Google Scholar</w:t>
        </w:r>
      </w:hyperlink>
    </w:p>
    <w:p w14:paraId="3BA07DAA" w14:textId="77777777" w:rsidR="00CD69BC" w:rsidRPr="00CD69BC" w:rsidRDefault="00CD69BC" w:rsidP="00CD69BC">
      <w:pPr>
        <w:numPr>
          <w:ilvl w:val="0"/>
          <w:numId w:val="11"/>
        </w:numPr>
      </w:pPr>
      <w:r w:rsidRPr="00CD69BC">
        <w:t>Kohler, U., Karlson, K. B., &amp; Holm, A. (2011). Comparing coefficients of nested nonlinear probability models. </w:t>
      </w:r>
      <w:r w:rsidRPr="00CD69BC">
        <w:rPr>
          <w:i/>
          <w:iCs/>
        </w:rPr>
        <w:t>The Stata Journal</w:t>
      </w:r>
      <w:r w:rsidRPr="00CD69BC">
        <w:t>, </w:t>
      </w:r>
      <w:r w:rsidRPr="00CD69BC">
        <w:rPr>
          <w:b/>
          <w:bCs/>
        </w:rPr>
        <w:t>11</w:t>
      </w:r>
      <w:r w:rsidRPr="00CD69BC">
        <w:t>(3), 420–438. </w:t>
      </w:r>
      <w:hyperlink r:id="rId231" w:history="1">
        <w:r w:rsidRPr="00CD69BC">
          <w:rPr>
            <w:rStyle w:val="Hyperlink"/>
            <w:b/>
            <w:bCs/>
          </w:rPr>
          <w:t>https://doi.org/10.1177/1536867X1101100306</w:t>
        </w:r>
      </w:hyperlink>
    </w:p>
    <w:p w14:paraId="1701C2AB" w14:textId="77777777" w:rsidR="00CD69BC" w:rsidRPr="00CD69BC" w:rsidRDefault="00CD69BC" w:rsidP="00CD69BC">
      <w:hyperlink r:id="rId232" w:tgtFrame="_blank" w:history="1">
        <w:r w:rsidRPr="00CD69BC">
          <w:rPr>
            <w:rStyle w:val="Hyperlink"/>
            <w:b/>
            <w:bCs/>
          </w:rPr>
          <w:t>View</w:t>
        </w:r>
      </w:hyperlink>
    </w:p>
    <w:p w14:paraId="3995E0C7" w14:textId="77777777" w:rsidR="00CD69BC" w:rsidRPr="00CD69BC" w:rsidRDefault="00CD69BC" w:rsidP="00CD69BC">
      <w:hyperlink r:id="rId233" w:tgtFrame="_blank" w:history="1">
        <w:r w:rsidRPr="00CD69BC">
          <w:rPr>
            <w:rStyle w:val="Hyperlink"/>
            <w:b/>
            <w:bCs/>
          </w:rPr>
          <w:t>Web of Science®</w:t>
        </w:r>
      </w:hyperlink>
      <w:hyperlink r:id="rId234" w:tgtFrame="_blank" w:history="1">
        <w:r w:rsidRPr="00CD69BC">
          <w:rPr>
            <w:rStyle w:val="Hyperlink"/>
            <w:b/>
            <w:bCs/>
          </w:rPr>
          <w:t>Google Scholar</w:t>
        </w:r>
      </w:hyperlink>
    </w:p>
    <w:p w14:paraId="45DD1725" w14:textId="77777777" w:rsidR="00CD69BC" w:rsidRPr="00CD69BC" w:rsidRDefault="00CD69BC" w:rsidP="00CD69BC">
      <w:pPr>
        <w:numPr>
          <w:ilvl w:val="0"/>
          <w:numId w:val="11"/>
        </w:numPr>
      </w:pPr>
      <w:r w:rsidRPr="00CD69BC">
        <w:t>Mayer, T., &amp; Zignago, S. (2011). </w:t>
      </w:r>
      <w:r w:rsidRPr="00CD69BC">
        <w:rPr>
          <w:i/>
          <w:iCs/>
        </w:rPr>
        <w:t>Notes on CEPII’s distances measures: The GeoDist database</w:t>
      </w:r>
      <w:r w:rsidRPr="00CD69BC">
        <w:t> (CEPII Working Paper No. 2011-</w:t>
      </w:r>
      <w:r w:rsidRPr="00CD69BC">
        <w:lastRenderedPageBreak/>
        <w:t>25). </w:t>
      </w:r>
      <w:hyperlink r:id="rId235" w:history="1">
        <w:r w:rsidRPr="00CD69BC">
          <w:rPr>
            <w:rStyle w:val="Hyperlink"/>
            <w:b/>
            <w:bCs/>
          </w:rPr>
          <w:t>http://www.cepii.fr/CEPII/en/publications/wp/abstract.asp?NoDoc=3877</w:t>
        </w:r>
      </w:hyperlink>
    </w:p>
    <w:p w14:paraId="4DCDD303" w14:textId="77777777" w:rsidR="00CD69BC" w:rsidRPr="00CD69BC" w:rsidRDefault="00CD69BC" w:rsidP="00CD69BC">
      <w:hyperlink r:id="rId236" w:tgtFrame="_blank" w:history="1">
        <w:r w:rsidRPr="00CD69BC">
          <w:rPr>
            <w:rStyle w:val="Hyperlink"/>
            <w:b/>
            <w:bCs/>
          </w:rPr>
          <w:t>Google Scholar</w:t>
        </w:r>
      </w:hyperlink>
    </w:p>
    <w:p w14:paraId="6C24FB7F" w14:textId="77777777" w:rsidR="00CD69BC" w:rsidRPr="00CD69BC" w:rsidRDefault="00CD69BC" w:rsidP="00CD69BC">
      <w:pPr>
        <w:numPr>
          <w:ilvl w:val="0"/>
          <w:numId w:val="11"/>
        </w:numPr>
      </w:pPr>
      <w:r w:rsidRPr="00CD69BC">
        <w:t>McKee, C., Blampied, C., Mitchell, I., &amp; Rogerson, A. (2020). </w:t>
      </w:r>
      <w:r w:rsidRPr="00CD69BC">
        <w:rPr>
          <w:i/>
          <w:iCs/>
        </w:rPr>
        <w:t>Revisiting aid effectiveness: A new framework and set of measures for assessing aid “quality”</w:t>
      </w:r>
      <w:r w:rsidRPr="00CD69BC">
        <w:t> (CGD Working Paper No. 524). Center for Global Development. </w:t>
      </w:r>
      <w:hyperlink r:id="rId237" w:history="1">
        <w:r w:rsidRPr="00CD69BC">
          <w:rPr>
            <w:rStyle w:val="Hyperlink"/>
            <w:b/>
            <w:bCs/>
          </w:rPr>
          <w:t>https://www.cgdev.org/publication/revisiting-aid-effectiveness-new-framework-and-set-measures-assessing-aid</w:t>
        </w:r>
      </w:hyperlink>
    </w:p>
    <w:p w14:paraId="61D11612" w14:textId="77777777" w:rsidR="00CD69BC" w:rsidRPr="00CD69BC" w:rsidRDefault="00CD69BC" w:rsidP="00CD69BC">
      <w:hyperlink r:id="rId238" w:tgtFrame="_blank" w:history="1">
        <w:r w:rsidRPr="00CD69BC">
          <w:rPr>
            <w:rStyle w:val="Hyperlink"/>
            <w:b/>
            <w:bCs/>
          </w:rPr>
          <w:t>Google Scholar</w:t>
        </w:r>
      </w:hyperlink>
    </w:p>
    <w:p w14:paraId="2D488FC6" w14:textId="77777777" w:rsidR="00CD69BC" w:rsidRPr="00CD69BC" w:rsidRDefault="00CD69BC" w:rsidP="00CD69BC">
      <w:pPr>
        <w:numPr>
          <w:ilvl w:val="0"/>
          <w:numId w:val="11"/>
        </w:numPr>
      </w:pPr>
      <w:r w:rsidRPr="00CD69BC">
        <w:t>OECD.stat. (n.d.). </w:t>
      </w:r>
      <w:r w:rsidRPr="00CD69BC">
        <w:rPr>
          <w:i/>
          <w:iCs/>
        </w:rPr>
        <w:t>Aid (ODA) disbursements to countries and regions [DAC2a]</w:t>
      </w:r>
      <w:r w:rsidRPr="00CD69BC">
        <w:t> [Data set]. OECD. </w:t>
      </w:r>
      <w:hyperlink r:id="rId239" w:history="1">
        <w:r w:rsidRPr="00CD69BC">
          <w:rPr>
            <w:rStyle w:val="Hyperlink"/>
            <w:b/>
            <w:bCs/>
          </w:rPr>
          <w:t>https://stats.oecd.org/Index.aspx?datasetcode=TABLE2A</w:t>
        </w:r>
      </w:hyperlink>
    </w:p>
    <w:p w14:paraId="53C07399" w14:textId="77777777" w:rsidR="00CD69BC" w:rsidRPr="00CD69BC" w:rsidRDefault="00CD69BC" w:rsidP="00CD69BC">
      <w:hyperlink r:id="rId240" w:tgtFrame="_blank" w:history="1">
        <w:r w:rsidRPr="00CD69BC">
          <w:rPr>
            <w:rStyle w:val="Hyperlink"/>
            <w:b/>
            <w:bCs/>
          </w:rPr>
          <w:t>Google Scholar</w:t>
        </w:r>
      </w:hyperlink>
    </w:p>
    <w:p w14:paraId="191F982A" w14:textId="77777777" w:rsidR="00CD69BC" w:rsidRPr="00CD69BC" w:rsidRDefault="00CD69BC" w:rsidP="00CD69BC">
      <w:pPr>
        <w:numPr>
          <w:ilvl w:val="0"/>
          <w:numId w:val="11"/>
        </w:numPr>
      </w:pPr>
      <w:r w:rsidRPr="00CD69BC">
        <w:t>Pacific Islands Forum Secretariat. (2015). </w:t>
      </w:r>
      <w:r w:rsidRPr="00CD69BC">
        <w:rPr>
          <w:i/>
          <w:iCs/>
        </w:rPr>
        <w:t>Pacific regional MDGs tracking report</w:t>
      </w:r>
      <w:r w:rsidRPr="00CD69BC">
        <w:t>. </w:t>
      </w:r>
      <w:hyperlink r:id="rId241" w:history="1">
        <w:r w:rsidRPr="00CD69BC">
          <w:rPr>
            <w:rStyle w:val="Hyperlink"/>
            <w:b/>
            <w:bCs/>
          </w:rPr>
          <w:t>https://www.forumsec.org/wp-content/uploads/2020/03/2015-Pacific-Regional-MDGs-Tracking-Report.pdf</w:t>
        </w:r>
      </w:hyperlink>
    </w:p>
    <w:p w14:paraId="6C1D4617" w14:textId="77777777" w:rsidR="00CD69BC" w:rsidRPr="00CD69BC" w:rsidRDefault="00CD69BC" w:rsidP="00CD69BC">
      <w:hyperlink r:id="rId242" w:tgtFrame="_blank" w:history="1">
        <w:r w:rsidRPr="00CD69BC">
          <w:rPr>
            <w:rStyle w:val="Hyperlink"/>
            <w:b/>
            <w:bCs/>
          </w:rPr>
          <w:t>Google Scholar</w:t>
        </w:r>
      </w:hyperlink>
    </w:p>
    <w:p w14:paraId="3A16E175" w14:textId="77777777" w:rsidR="00CD69BC" w:rsidRPr="00CD69BC" w:rsidRDefault="00CD69BC" w:rsidP="00CD69BC">
      <w:pPr>
        <w:numPr>
          <w:ilvl w:val="0"/>
          <w:numId w:val="11"/>
        </w:numPr>
      </w:pPr>
      <w:r w:rsidRPr="00CD69BC">
        <w:t>Pacific Islands Forum Secretariat. (2018). </w:t>
      </w:r>
      <w:r w:rsidRPr="00CD69BC">
        <w:rPr>
          <w:i/>
          <w:iCs/>
        </w:rPr>
        <w:t>First quadrennial Pacific sustainable development report: 2018</w:t>
      </w:r>
      <w:r w:rsidRPr="00CD69BC">
        <w:t>. </w:t>
      </w:r>
      <w:hyperlink r:id="rId243" w:history="1">
        <w:r w:rsidRPr="00CD69BC">
          <w:rPr>
            <w:rStyle w:val="Hyperlink"/>
            <w:b/>
            <w:bCs/>
          </w:rPr>
          <w:t>https://www.un.org/esa/forests/wp-content/uploads/2019/12/PIFS.pdf</w:t>
        </w:r>
      </w:hyperlink>
    </w:p>
    <w:p w14:paraId="1AD41E26" w14:textId="77777777" w:rsidR="00CD69BC" w:rsidRPr="00CD69BC" w:rsidRDefault="00CD69BC" w:rsidP="00CD69BC">
      <w:hyperlink r:id="rId244" w:tgtFrame="_blank" w:history="1">
        <w:r w:rsidRPr="00CD69BC">
          <w:rPr>
            <w:rStyle w:val="Hyperlink"/>
            <w:b/>
            <w:bCs/>
          </w:rPr>
          <w:t>Google Scholar</w:t>
        </w:r>
      </w:hyperlink>
    </w:p>
    <w:p w14:paraId="569546B5" w14:textId="77777777" w:rsidR="00CD69BC" w:rsidRPr="00CD69BC" w:rsidRDefault="00CD69BC" w:rsidP="00CD69BC">
      <w:pPr>
        <w:numPr>
          <w:ilvl w:val="0"/>
          <w:numId w:val="11"/>
        </w:numPr>
      </w:pPr>
      <w:r w:rsidRPr="00CD69BC">
        <w:t>Pavlov, V., &amp; Sugden, C. (2006). Aid and growth in the Pacific Islands. </w:t>
      </w:r>
      <w:r w:rsidRPr="00CD69BC">
        <w:rPr>
          <w:i/>
          <w:iCs/>
        </w:rPr>
        <w:t>Asian-Pacific Economic Literature</w:t>
      </w:r>
      <w:r w:rsidRPr="00CD69BC">
        <w:t>, </w:t>
      </w:r>
      <w:r w:rsidRPr="00CD69BC">
        <w:rPr>
          <w:b/>
          <w:bCs/>
        </w:rPr>
        <w:t>20</w:t>
      </w:r>
      <w:r w:rsidRPr="00CD69BC">
        <w:t>(2), 38–55. </w:t>
      </w:r>
      <w:hyperlink r:id="rId245" w:history="1">
        <w:r w:rsidRPr="00CD69BC">
          <w:rPr>
            <w:rStyle w:val="Hyperlink"/>
            <w:b/>
            <w:bCs/>
          </w:rPr>
          <w:t>https://doi.org/10.1111/j.1467-8411.2006.00187.x-i1</w:t>
        </w:r>
      </w:hyperlink>
    </w:p>
    <w:p w14:paraId="37C682B8" w14:textId="77777777" w:rsidR="00CD69BC" w:rsidRPr="00CD69BC" w:rsidRDefault="00CD69BC" w:rsidP="00CD69BC">
      <w:hyperlink r:id="rId246" w:history="1">
        <w:r w:rsidRPr="00CD69BC">
          <w:rPr>
            <w:rStyle w:val="Hyperlink"/>
            <w:b/>
            <w:bCs/>
          </w:rPr>
          <w:t>View</w:t>
        </w:r>
      </w:hyperlink>
    </w:p>
    <w:p w14:paraId="55919513" w14:textId="77777777" w:rsidR="00CD69BC" w:rsidRPr="00CD69BC" w:rsidRDefault="00CD69BC" w:rsidP="00CD69BC">
      <w:hyperlink r:id="rId247" w:tgtFrame="_blank" w:history="1">
        <w:r w:rsidRPr="00CD69BC">
          <w:rPr>
            <w:rStyle w:val="Hyperlink"/>
            <w:b/>
            <w:bCs/>
          </w:rPr>
          <w:t>Google Scholar</w:t>
        </w:r>
      </w:hyperlink>
    </w:p>
    <w:p w14:paraId="4D10D7A3" w14:textId="77777777" w:rsidR="00CD69BC" w:rsidRPr="00CD69BC" w:rsidRDefault="00CD69BC" w:rsidP="00CD69BC">
      <w:pPr>
        <w:numPr>
          <w:ilvl w:val="0"/>
          <w:numId w:val="11"/>
        </w:numPr>
      </w:pPr>
      <w:r w:rsidRPr="00CD69BC">
        <w:t>Peiffer, C., &amp; Armytage, R. (2019). Searching for success: A mixed methods approach to identifying and examining positive outliers in development outcomes. </w:t>
      </w:r>
      <w:r w:rsidRPr="00CD69BC">
        <w:rPr>
          <w:i/>
          <w:iCs/>
        </w:rPr>
        <w:t>World Development</w:t>
      </w:r>
      <w:r w:rsidRPr="00CD69BC">
        <w:t>, </w:t>
      </w:r>
      <w:r w:rsidRPr="00CD69BC">
        <w:rPr>
          <w:b/>
          <w:bCs/>
        </w:rPr>
        <w:t>121</w:t>
      </w:r>
      <w:r w:rsidRPr="00CD69BC">
        <w:t>, 97–107. </w:t>
      </w:r>
      <w:hyperlink r:id="rId248" w:history="1">
        <w:r w:rsidRPr="00CD69BC">
          <w:rPr>
            <w:rStyle w:val="Hyperlink"/>
            <w:b/>
            <w:bCs/>
          </w:rPr>
          <w:t>https://doi.org/10.1016/j.worlddev.2019.04.013</w:t>
        </w:r>
      </w:hyperlink>
    </w:p>
    <w:p w14:paraId="1A2D6AF9" w14:textId="77777777" w:rsidR="00CD69BC" w:rsidRPr="00CD69BC" w:rsidRDefault="00CD69BC" w:rsidP="00CD69BC">
      <w:hyperlink r:id="rId249" w:tgtFrame="_blank" w:history="1">
        <w:r w:rsidRPr="00CD69BC">
          <w:rPr>
            <w:rStyle w:val="Hyperlink"/>
            <w:b/>
            <w:bCs/>
          </w:rPr>
          <w:t>View</w:t>
        </w:r>
      </w:hyperlink>
    </w:p>
    <w:p w14:paraId="5B6D955E" w14:textId="77777777" w:rsidR="00CD69BC" w:rsidRPr="00CD69BC" w:rsidRDefault="00CD69BC" w:rsidP="00CD69BC">
      <w:hyperlink r:id="rId250" w:tgtFrame="_blank" w:history="1">
        <w:r w:rsidRPr="00CD69BC">
          <w:rPr>
            <w:rStyle w:val="Hyperlink"/>
            <w:b/>
            <w:bCs/>
          </w:rPr>
          <w:t>Web of Science®</w:t>
        </w:r>
      </w:hyperlink>
      <w:hyperlink r:id="rId251" w:tgtFrame="_blank" w:history="1">
        <w:r w:rsidRPr="00CD69BC">
          <w:rPr>
            <w:rStyle w:val="Hyperlink"/>
            <w:b/>
            <w:bCs/>
          </w:rPr>
          <w:t>Google Scholar</w:t>
        </w:r>
      </w:hyperlink>
    </w:p>
    <w:p w14:paraId="160818DC" w14:textId="77777777" w:rsidR="00CD69BC" w:rsidRPr="00CD69BC" w:rsidRDefault="00CD69BC" w:rsidP="00CD69BC">
      <w:pPr>
        <w:numPr>
          <w:ilvl w:val="0"/>
          <w:numId w:val="11"/>
        </w:numPr>
      </w:pPr>
      <w:r w:rsidRPr="00CD69BC">
        <w:lastRenderedPageBreak/>
        <w:t>Preacher, K. J., &amp; Hayes, A. F. (2008). Asymptotic and resampling strategies for assessing and comparing indirect effects in multiple mediator models. </w:t>
      </w:r>
      <w:r w:rsidRPr="00CD69BC">
        <w:rPr>
          <w:i/>
          <w:iCs/>
        </w:rPr>
        <w:t>Behavior Research Methods</w:t>
      </w:r>
      <w:r w:rsidRPr="00CD69BC">
        <w:t>, </w:t>
      </w:r>
      <w:r w:rsidRPr="00CD69BC">
        <w:rPr>
          <w:b/>
          <w:bCs/>
        </w:rPr>
        <w:t>40</w:t>
      </w:r>
      <w:r w:rsidRPr="00CD69BC">
        <w:t>(3), 879–891. </w:t>
      </w:r>
      <w:hyperlink r:id="rId252" w:history="1">
        <w:r w:rsidRPr="00CD69BC">
          <w:rPr>
            <w:rStyle w:val="Hyperlink"/>
            <w:b/>
            <w:bCs/>
          </w:rPr>
          <w:t>https://doi.org/10.3758/brm.40.3.879</w:t>
        </w:r>
      </w:hyperlink>
    </w:p>
    <w:p w14:paraId="4FAE5E01" w14:textId="77777777" w:rsidR="00CD69BC" w:rsidRPr="00CD69BC" w:rsidRDefault="00CD69BC" w:rsidP="00CD69BC">
      <w:hyperlink r:id="rId253" w:tgtFrame="_blank" w:history="1">
        <w:r w:rsidRPr="00CD69BC">
          <w:rPr>
            <w:rStyle w:val="Hyperlink"/>
            <w:b/>
            <w:bCs/>
          </w:rPr>
          <w:t>View</w:t>
        </w:r>
      </w:hyperlink>
    </w:p>
    <w:p w14:paraId="6F591B09" w14:textId="77777777" w:rsidR="00CD69BC" w:rsidRPr="00CD69BC" w:rsidRDefault="00CD69BC" w:rsidP="00CD69BC">
      <w:hyperlink r:id="rId254" w:tgtFrame="_blank" w:history="1">
        <w:r w:rsidRPr="00CD69BC">
          <w:rPr>
            <w:rStyle w:val="Hyperlink"/>
            <w:b/>
            <w:bCs/>
          </w:rPr>
          <w:t>PubMed</w:t>
        </w:r>
      </w:hyperlink>
      <w:hyperlink r:id="rId255" w:tgtFrame="_blank" w:history="1">
        <w:r w:rsidRPr="00CD69BC">
          <w:rPr>
            <w:rStyle w:val="Hyperlink"/>
            <w:b/>
            <w:bCs/>
          </w:rPr>
          <w:t>Web of Science®</w:t>
        </w:r>
      </w:hyperlink>
      <w:hyperlink r:id="rId256" w:tgtFrame="_blank" w:history="1">
        <w:r w:rsidRPr="00CD69BC">
          <w:rPr>
            <w:rStyle w:val="Hyperlink"/>
            <w:b/>
            <w:bCs/>
          </w:rPr>
          <w:t>Google Scholar</w:t>
        </w:r>
      </w:hyperlink>
    </w:p>
    <w:p w14:paraId="486F1DD5" w14:textId="77777777" w:rsidR="00CD69BC" w:rsidRPr="00CD69BC" w:rsidRDefault="00CD69BC" w:rsidP="00CD69BC">
      <w:pPr>
        <w:numPr>
          <w:ilvl w:val="0"/>
          <w:numId w:val="11"/>
        </w:numPr>
      </w:pPr>
      <w:r w:rsidRPr="00CD69BC">
        <w:t>Reilly, B. (2006). </w:t>
      </w:r>
      <w:r w:rsidRPr="00CD69BC">
        <w:rPr>
          <w:i/>
          <w:iCs/>
        </w:rPr>
        <w:t>Democracy and diversity: Political engineering in the Asia-Pacific</w:t>
      </w:r>
      <w:r w:rsidRPr="00CD69BC">
        <w:t>. Oxford University Press. </w:t>
      </w:r>
      <w:hyperlink r:id="rId257" w:history="1">
        <w:r w:rsidRPr="00CD69BC">
          <w:rPr>
            <w:rStyle w:val="Hyperlink"/>
            <w:b/>
            <w:bCs/>
          </w:rPr>
          <w:t>https://doi.org/10.1093/acprof:oso/9780199286874.001.0001</w:t>
        </w:r>
      </w:hyperlink>
    </w:p>
    <w:p w14:paraId="69D84E11" w14:textId="77777777" w:rsidR="00CD69BC" w:rsidRPr="00CD69BC" w:rsidRDefault="00CD69BC" w:rsidP="00CD69BC">
      <w:hyperlink r:id="rId258" w:tgtFrame="_blank" w:history="1">
        <w:r w:rsidRPr="00CD69BC">
          <w:rPr>
            <w:rStyle w:val="Hyperlink"/>
            <w:b/>
            <w:bCs/>
          </w:rPr>
          <w:t>View</w:t>
        </w:r>
      </w:hyperlink>
    </w:p>
    <w:p w14:paraId="2A37CC47" w14:textId="77777777" w:rsidR="00CD69BC" w:rsidRPr="00CD69BC" w:rsidRDefault="00CD69BC" w:rsidP="00CD69BC">
      <w:hyperlink r:id="rId259" w:tgtFrame="_blank" w:history="1">
        <w:r w:rsidRPr="00CD69BC">
          <w:rPr>
            <w:rStyle w:val="Hyperlink"/>
            <w:b/>
            <w:bCs/>
          </w:rPr>
          <w:t>Google Scholar</w:t>
        </w:r>
      </w:hyperlink>
    </w:p>
    <w:p w14:paraId="39A47B10" w14:textId="77777777" w:rsidR="00CD69BC" w:rsidRPr="00CD69BC" w:rsidRDefault="00CD69BC" w:rsidP="00CD69BC">
      <w:pPr>
        <w:numPr>
          <w:ilvl w:val="0"/>
          <w:numId w:val="11"/>
        </w:numPr>
      </w:pPr>
      <w:r w:rsidRPr="00CD69BC">
        <w:t>Smith, E. K., Lacy, M. G., &amp; Mayer, A. (2019). Performance simulations for categorical mediation: Analyzing khb estimates of mediation in ordinal regression models. </w:t>
      </w:r>
      <w:r w:rsidRPr="00CD69BC">
        <w:rPr>
          <w:i/>
          <w:iCs/>
        </w:rPr>
        <w:t>The Stata Journal</w:t>
      </w:r>
      <w:r w:rsidRPr="00CD69BC">
        <w:t>, </w:t>
      </w:r>
      <w:r w:rsidRPr="00CD69BC">
        <w:rPr>
          <w:b/>
          <w:bCs/>
        </w:rPr>
        <w:t>19</w:t>
      </w:r>
      <w:r w:rsidRPr="00CD69BC">
        <w:t>(4), 913–930. </w:t>
      </w:r>
      <w:hyperlink r:id="rId260" w:history="1">
        <w:r w:rsidRPr="00CD69BC">
          <w:rPr>
            <w:rStyle w:val="Hyperlink"/>
            <w:b/>
            <w:bCs/>
          </w:rPr>
          <w:t>https://doi.org/10.1177/1536867x19893638</w:t>
        </w:r>
      </w:hyperlink>
    </w:p>
    <w:p w14:paraId="7611E249" w14:textId="77777777" w:rsidR="00CD69BC" w:rsidRPr="00CD69BC" w:rsidRDefault="00CD69BC" w:rsidP="00CD69BC">
      <w:hyperlink r:id="rId261" w:tgtFrame="_blank" w:history="1">
        <w:r w:rsidRPr="00CD69BC">
          <w:rPr>
            <w:rStyle w:val="Hyperlink"/>
            <w:b/>
            <w:bCs/>
          </w:rPr>
          <w:t>View</w:t>
        </w:r>
      </w:hyperlink>
    </w:p>
    <w:p w14:paraId="272303AE" w14:textId="77777777" w:rsidR="00CD69BC" w:rsidRPr="00CD69BC" w:rsidRDefault="00CD69BC" w:rsidP="00CD69BC">
      <w:hyperlink r:id="rId262" w:tgtFrame="_blank" w:history="1">
        <w:r w:rsidRPr="00CD69BC">
          <w:rPr>
            <w:rStyle w:val="Hyperlink"/>
            <w:b/>
            <w:bCs/>
          </w:rPr>
          <w:t>Web of Science®</w:t>
        </w:r>
      </w:hyperlink>
      <w:hyperlink r:id="rId263" w:tgtFrame="_blank" w:history="1">
        <w:r w:rsidRPr="00CD69BC">
          <w:rPr>
            <w:rStyle w:val="Hyperlink"/>
            <w:b/>
            <w:bCs/>
          </w:rPr>
          <w:t>Google Scholar</w:t>
        </w:r>
      </w:hyperlink>
    </w:p>
    <w:p w14:paraId="0550F91D" w14:textId="77777777" w:rsidR="00CD69BC" w:rsidRPr="00CD69BC" w:rsidRDefault="00CD69BC" w:rsidP="00CD69BC">
      <w:pPr>
        <w:numPr>
          <w:ilvl w:val="0"/>
          <w:numId w:val="11"/>
        </w:numPr>
      </w:pPr>
      <w:r w:rsidRPr="00CD69BC">
        <w:t>Statistical Consulting Group. (n.d.). </w:t>
      </w:r>
      <w:r w:rsidRPr="00CD69BC">
        <w:rPr>
          <w:i/>
          <w:iCs/>
        </w:rPr>
        <w:t>How can I analyze multiple mediators in Stata?</w:t>
      </w:r>
      <w:r w:rsidRPr="00CD69BC">
        <w:t>. UCLA. </w:t>
      </w:r>
      <w:hyperlink r:id="rId264" w:history="1">
        <w:r w:rsidRPr="00CD69BC">
          <w:rPr>
            <w:rStyle w:val="Hyperlink"/>
            <w:b/>
            <w:bCs/>
          </w:rPr>
          <w:t>https://stats.idre.ucla.edu/stata/faq/how-can-i-analyze-multiple-mediators-in-stata/</w:t>
        </w:r>
      </w:hyperlink>
    </w:p>
    <w:p w14:paraId="0E718B48" w14:textId="77777777" w:rsidR="00CD69BC" w:rsidRPr="00CD69BC" w:rsidRDefault="00CD69BC" w:rsidP="00CD69BC">
      <w:hyperlink r:id="rId265" w:tgtFrame="_blank" w:history="1">
        <w:r w:rsidRPr="00CD69BC">
          <w:rPr>
            <w:rStyle w:val="Hyperlink"/>
            <w:b/>
            <w:bCs/>
          </w:rPr>
          <w:t>Google Scholar</w:t>
        </w:r>
      </w:hyperlink>
    </w:p>
    <w:p w14:paraId="34F8F00C" w14:textId="77777777" w:rsidR="00CD69BC" w:rsidRPr="00CD69BC" w:rsidRDefault="00CD69BC" w:rsidP="00CD69BC">
      <w:pPr>
        <w:numPr>
          <w:ilvl w:val="0"/>
          <w:numId w:val="11"/>
        </w:numPr>
      </w:pPr>
      <w:r w:rsidRPr="00CD69BC">
        <w:t>VanderWeele, T. J. (2016). Mediation analysis: A practitioner’s guide. </w:t>
      </w:r>
      <w:r w:rsidRPr="00CD69BC">
        <w:rPr>
          <w:i/>
          <w:iCs/>
        </w:rPr>
        <w:t>Annual Review of Public Health</w:t>
      </w:r>
      <w:r w:rsidRPr="00CD69BC">
        <w:t>, </w:t>
      </w:r>
      <w:r w:rsidRPr="00CD69BC">
        <w:rPr>
          <w:b/>
          <w:bCs/>
        </w:rPr>
        <w:t>37</w:t>
      </w:r>
      <w:r w:rsidRPr="00CD69BC">
        <w:t>(1), 17–32. </w:t>
      </w:r>
      <w:hyperlink r:id="rId266" w:history="1">
        <w:r w:rsidRPr="00CD69BC">
          <w:rPr>
            <w:rStyle w:val="Hyperlink"/>
            <w:b/>
            <w:bCs/>
          </w:rPr>
          <w:t>https://doi.org/10.1146/annurev-publhealth-032315-021402</w:t>
        </w:r>
      </w:hyperlink>
    </w:p>
    <w:p w14:paraId="4D1DBA40" w14:textId="77777777" w:rsidR="00CD69BC" w:rsidRPr="00CD69BC" w:rsidRDefault="00CD69BC" w:rsidP="00CD69BC">
      <w:hyperlink r:id="rId267" w:tgtFrame="_blank" w:history="1">
        <w:r w:rsidRPr="00CD69BC">
          <w:rPr>
            <w:rStyle w:val="Hyperlink"/>
            <w:b/>
            <w:bCs/>
          </w:rPr>
          <w:t>View</w:t>
        </w:r>
      </w:hyperlink>
    </w:p>
    <w:p w14:paraId="087F0471" w14:textId="77777777" w:rsidR="00CD69BC" w:rsidRPr="00CD69BC" w:rsidRDefault="00CD69BC" w:rsidP="00CD69BC">
      <w:hyperlink r:id="rId268" w:tgtFrame="_blank" w:history="1">
        <w:r w:rsidRPr="00CD69BC">
          <w:rPr>
            <w:rStyle w:val="Hyperlink"/>
            <w:b/>
            <w:bCs/>
          </w:rPr>
          <w:t>PubMed</w:t>
        </w:r>
      </w:hyperlink>
      <w:hyperlink r:id="rId269" w:tgtFrame="_blank" w:history="1">
        <w:r w:rsidRPr="00CD69BC">
          <w:rPr>
            <w:rStyle w:val="Hyperlink"/>
            <w:b/>
            <w:bCs/>
          </w:rPr>
          <w:t>Web of Science®</w:t>
        </w:r>
      </w:hyperlink>
      <w:hyperlink r:id="rId270" w:tgtFrame="_blank" w:history="1">
        <w:r w:rsidRPr="00CD69BC">
          <w:rPr>
            <w:rStyle w:val="Hyperlink"/>
            <w:b/>
            <w:bCs/>
          </w:rPr>
          <w:t>Google Scholar</w:t>
        </w:r>
      </w:hyperlink>
    </w:p>
    <w:p w14:paraId="0BDA18B4" w14:textId="77777777" w:rsidR="00CD69BC" w:rsidRPr="00CD69BC" w:rsidRDefault="00CD69BC" w:rsidP="00CD69BC">
      <w:pPr>
        <w:numPr>
          <w:ilvl w:val="0"/>
          <w:numId w:val="11"/>
        </w:numPr>
      </w:pPr>
      <w:r w:rsidRPr="00CD69BC">
        <w:t>Winters, A. L., &amp; Martins, P. M. G. (2004). When comparative advantage is not enough: Business costs in small remote economies. </w:t>
      </w:r>
      <w:r w:rsidRPr="00CD69BC">
        <w:rPr>
          <w:i/>
          <w:iCs/>
        </w:rPr>
        <w:t>World Trade Review</w:t>
      </w:r>
      <w:r w:rsidRPr="00CD69BC">
        <w:t>, </w:t>
      </w:r>
      <w:r w:rsidRPr="00CD69BC">
        <w:rPr>
          <w:b/>
          <w:bCs/>
        </w:rPr>
        <w:t>3</w:t>
      </w:r>
      <w:r w:rsidRPr="00CD69BC">
        <w:t>(3), 347–383. </w:t>
      </w:r>
      <w:hyperlink r:id="rId271" w:history="1">
        <w:r w:rsidRPr="00CD69BC">
          <w:rPr>
            <w:rStyle w:val="Hyperlink"/>
            <w:b/>
            <w:bCs/>
          </w:rPr>
          <w:t>https://doi.org/10.1017/s1474745604001922</w:t>
        </w:r>
      </w:hyperlink>
    </w:p>
    <w:p w14:paraId="48F266F7" w14:textId="77777777" w:rsidR="00CD69BC" w:rsidRPr="00CD69BC" w:rsidRDefault="00CD69BC" w:rsidP="00CD69BC">
      <w:hyperlink r:id="rId272" w:tgtFrame="_blank" w:history="1">
        <w:r w:rsidRPr="00CD69BC">
          <w:rPr>
            <w:rStyle w:val="Hyperlink"/>
            <w:b/>
            <w:bCs/>
          </w:rPr>
          <w:t>View</w:t>
        </w:r>
      </w:hyperlink>
    </w:p>
    <w:p w14:paraId="1664E6B4" w14:textId="77777777" w:rsidR="00CD69BC" w:rsidRPr="00CD69BC" w:rsidRDefault="00CD69BC" w:rsidP="00CD69BC">
      <w:hyperlink r:id="rId273" w:tgtFrame="_blank" w:history="1">
        <w:r w:rsidRPr="00CD69BC">
          <w:rPr>
            <w:rStyle w:val="Hyperlink"/>
            <w:b/>
            <w:bCs/>
          </w:rPr>
          <w:t>Google Scholar</w:t>
        </w:r>
      </w:hyperlink>
    </w:p>
    <w:p w14:paraId="37F33A1E" w14:textId="77777777" w:rsidR="00CD69BC" w:rsidRPr="00CD69BC" w:rsidRDefault="00CD69BC" w:rsidP="00CD69BC">
      <w:pPr>
        <w:numPr>
          <w:ilvl w:val="0"/>
          <w:numId w:val="11"/>
        </w:numPr>
      </w:pPr>
      <w:r w:rsidRPr="00CD69BC">
        <w:t>Wood, T., &amp; Otor, S. (2019, August 22). A risky proposition? Australian aid loans and the Pacific. </w:t>
      </w:r>
      <w:r w:rsidRPr="00CD69BC">
        <w:rPr>
          <w:i/>
          <w:iCs/>
        </w:rPr>
        <w:t>Development Policy Centre</w:t>
      </w:r>
      <w:r w:rsidRPr="00CD69BC">
        <w:t>. </w:t>
      </w:r>
      <w:hyperlink r:id="rId274" w:history="1">
        <w:r w:rsidRPr="00CD69BC">
          <w:rPr>
            <w:rStyle w:val="Hyperlink"/>
            <w:b/>
            <w:bCs/>
          </w:rPr>
          <w:t>https://www.devpolicy.org/a-risky-proposition-australian-aid-loans-and-the-pacific-20190822/</w:t>
        </w:r>
      </w:hyperlink>
    </w:p>
    <w:p w14:paraId="0909699E" w14:textId="77777777" w:rsidR="00CD69BC" w:rsidRPr="00CD69BC" w:rsidRDefault="00CD69BC" w:rsidP="00CD69BC">
      <w:hyperlink r:id="rId275" w:tgtFrame="_blank" w:history="1">
        <w:r w:rsidRPr="00CD69BC">
          <w:rPr>
            <w:rStyle w:val="Hyperlink"/>
            <w:b/>
            <w:bCs/>
          </w:rPr>
          <w:t>Google Scholar</w:t>
        </w:r>
      </w:hyperlink>
    </w:p>
    <w:p w14:paraId="49258846" w14:textId="77777777" w:rsidR="00CD69BC" w:rsidRPr="00CD69BC" w:rsidRDefault="00CD69BC" w:rsidP="00CD69BC">
      <w:pPr>
        <w:numPr>
          <w:ilvl w:val="0"/>
          <w:numId w:val="11"/>
        </w:numPr>
      </w:pPr>
      <w:r w:rsidRPr="00CD69BC">
        <w:t>Wood, T., Otor, S., &amp; Dornan, M. (2020). Australian aid projects: What works, where projects work, and how Australia compares. </w:t>
      </w:r>
      <w:r w:rsidRPr="00CD69BC">
        <w:rPr>
          <w:i/>
          <w:iCs/>
        </w:rPr>
        <w:t>Asia &amp; the Pacific Policy Studies</w:t>
      </w:r>
      <w:r w:rsidRPr="00CD69BC">
        <w:t>, </w:t>
      </w:r>
      <w:r w:rsidRPr="00CD69BC">
        <w:rPr>
          <w:b/>
          <w:bCs/>
        </w:rPr>
        <w:t>7</w:t>
      </w:r>
      <w:r w:rsidRPr="00CD69BC">
        <w:t>(2), 171–186. </w:t>
      </w:r>
      <w:hyperlink r:id="rId276" w:history="1">
        <w:r w:rsidRPr="00CD69BC">
          <w:rPr>
            <w:rStyle w:val="Hyperlink"/>
            <w:b/>
            <w:bCs/>
          </w:rPr>
          <w:t>https://doi.org/10.1002/app5.300</w:t>
        </w:r>
      </w:hyperlink>
    </w:p>
    <w:p w14:paraId="3FE9AFE9" w14:textId="77777777" w:rsidR="00CD69BC" w:rsidRPr="00CD69BC" w:rsidRDefault="00CD69BC" w:rsidP="00CD69BC">
      <w:hyperlink r:id="rId277" w:history="1">
        <w:r w:rsidRPr="00CD69BC">
          <w:rPr>
            <w:rStyle w:val="Hyperlink"/>
            <w:b/>
            <w:bCs/>
          </w:rPr>
          <w:t>View</w:t>
        </w:r>
      </w:hyperlink>
    </w:p>
    <w:p w14:paraId="030E4641" w14:textId="77777777" w:rsidR="00CD69BC" w:rsidRPr="00CD69BC" w:rsidRDefault="00CD69BC" w:rsidP="00CD69BC">
      <w:hyperlink r:id="rId278" w:tgtFrame="_blank" w:history="1">
        <w:r w:rsidRPr="00CD69BC">
          <w:rPr>
            <w:rStyle w:val="Hyperlink"/>
            <w:b/>
            <w:bCs/>
          </w:rPr>
          <w:t>PubMed</w:t>
        </w:r>
      </w:hyperlink>
      <w:hyperlink r:id="rId279" w:tgtFrame="_blank" w:history="1">
        <w:r w:rsidRPr="00CD69BC">
          <w:rPr>
            <w:rStyle w:val="Hyperlink"/>
            <w:b/>
            <w:bCs/>
          </w:rPr>
          <w:t>Web of Science®</w:t>
        </w:r>
      </w:hyperlink>
      <w:hyperlink r:id="rId280" w:tgtFrame="_blank" w:history="1">
        <w:r w:rsidRPr="00CD69BC">
          <w:rPr>
            <w:rStyle w:val="Hyperlink"/>
            <w:b/>
            <w:bCs/>
          </w:rPr>
          <w:t>Google Scholar</w:t>
        </w:r>
      </w:hyperlink>
    </w:p>
    <w:p w14:paraId="55A9DF76" w14:textId="77777777" w:rsidR="00CD69BC" w:rsidRPr="00CD69BC" w:rsidRDefault="00CD69BC" w:rsidP="00CD69BC">
      <w:pPr>
        <w:numPr>
          <w:ilvl w:val="0"/>
          <w:numId w:val="11"/>
        </w:numPr>
      </w:pPr>
      <w:r w:rsidRPr="00CD69BC">
        <w:t>World Bank. (n.d.). </w:t>
      </w:r>
      <w:r w:rsidRPr="00CD69BC">
        <w:rPr>
          <w:i/>
          <w:iCs/>
        </w:rPr>
        <w:t>IEG World Bank project performance ratings</w:t>
      </w:r>
      <w:r w:rsidRPr="00CD69BC">
        <w:t> [Data set]. </w:t>
      </w:r>
      <w:hyperlink r:id="rId281" w:history="1">
        <w:r w:rsidRPr="00CD69BC">
          <w:rPr>
            <w:rStyle w:val="Hyperlink"/>
            <w:b/>
            <w:bCs/>
          </w:rPr>
          <w:t>https://finances.worldbank.org/Other/IEG-World-Bank-Project-Performance-Ratings/rq9d-pctf</w:t>
        </w:r>
      </w:hyperlink>
    </w:p>
    <w:p w14:paraId="70EEA661" w14:textId="77777777" w:rsidR="00CD69BC" w:rsidRPr="00CD69BC" w:rsidRDefault="00CD69BC" w:rsidP="00CD69BC">
      <w:hyperlink r:id="rId282" w:tgtFrame="_blank" w:history="1">
        <w:r w:rsidRPr="00CD69BC">
          <w:rPr>
            <w:rStyle w:val="Hyperlink"/>
            <w:b/>
            <w:bCs/>
          </w:rPr>
          <w:t>Google Scholar</w:t>
        </w:r>
      </w:hyperlink>
    </w:p>
    <w:p w14:paraId="0E71D964" w14:textId="77777777" w:rsidR="00CD69BC" w:rsidRPr="00CD69BC" w:rsidRDefault="00CD69BC" w:rsidP="00CD69BC">
      <w:pPr>
        <w:numPr>
          <w:ilvl w:val="0"/>
          <w:numId w:val="11"/>
        </w:numPr>
      </w:pPr>
      <w:r w:rsidRPr="00CD69BC">
        <w:t>World Bank. (2017). </w:t>
      </w:r>
      <w:r w:rsidRPr="00CD69BC">
        <w:rPr>
          <w:i/>
          <w:iCs/>
        </w:rPr>
        <w:t>Pacific possible: Long-term economic opportunities and challenges for Pacific Island Countries</w:t>
      </w:r>
      <w:r w:rsidRPr="00CD69BC">
        <w:t>. </w:t>
      </w:r>
      <w:hyperlink r:id="rId283" w:history="1">
        <w:r w:rsidRPr="00CD69BC">
          <w:rPr>
            <w:rStyle w:val="Hyperlink"/>
            <w:b/>
            <w:bCs/>
          </w:rPr>
          <w:t>http://documents.worldbank.org/curated/en/168951503668157320/Pacific-Possible-long-term-economic-opportunities-and-challenges-for-Pacific-Island-Countries</w:t>
        </w:r>
      </w:hyperlink>
    </w:p>
    <w:p w14:paraId="40AD986F" w14:textId="77777777" w:rsidR="00CD69BC" w:rsidRPr="00CD69BC" w:rsidRDefault="00CD69BC" w:rsidP="00CD69BC">
      <w:hyperlink r:id="rId284" w:tgtFrame="_blank" w:history="1">
        <w:r w:rsidRPr="00CD69BC">
          <w:rPr>
            <w:rStyle w:val="Hyperlink"/>
            <w:b/>
            <w:bCs/>
          </w:rPr>
          <w:t>View</w:t>
        </w:r>
      </w:hyperlink>
    </w:p>
    <w:p w14:paraId="5EBDC29F" w14:textId="77777777" w:rsidR="00CD69BC" w:rsidRPr="00CD69BC" w:rsidRDefault="00CD69BC" w:rsidP="00CD69BC">
      <w:hyperlink r:id="rId285" w:tgtFrame="_blank" w:history="1">
        <w:r w:rsidRPr="00CD69BC">
          <w:rPr>
            <w:rStyle w:val="Hyperlink"/>
            <w:b/>
            <w:bCs/>
          </w:rPr>
          <w:t>Google Scholar</w:t>
        </w:r>
      </w:hyperlink>
    </w:p>
    <w:p w14:paraId="30E047F9" w14:textId="77777777" w:rsidR="00CD69BC" w:rsidRPr="00CD69BC" w:rsidRDefault="00CD69BC" w:rsidP="00CD69BC">
      <w:pPr>
        <w:numPr>
          <w:ilvl w:val="0"/>
          <w:numId w:val="11"/>
        </w:numPr>
      </w:pPr>
      <w:r w:rsidRPr="00CD69BC">
        <w:t>Wright, J. (2010). Aid effectiveness and the politics of personalism. </w:t>
      </w:r>
      <w:r w:rsidRPr="00CD69BC">
        <w:rPr>
          <w:i/>
          <w:iCs/>
        </w:rPr>
        <w:t>Comparative Political Studies</w:t>
      </w:r>
      <w:r w:rsidRPr="00CD69BC">
        <w:t>, </w:t>
      </w:r>
      <w:r w:rsidRPr="00CD69BC">
        <w:rPr>
          <w:b/>
          <w:bCs/>
        </w:rPr>
        <w:t>43</w:t>
      </w:r>
      <w:r w:rsidRPr="00CD69BC">
        <w:t>(6), 735–762. </w:t>
      </w:r>
      <w:hyperlink r:id="rId286" w:history="1">
        <w:r w:rsidRPr="00CD69BC">
          <w:rPr>
            <w:rStyle w:val="Hyperlink"/>
            <w:b/>
            <w:bCs/>
          </w:rPr>
          <w:t>https://doi.org/10.1177/0010414009358674</w:t>
        </w:r>
      </w:hyperlink>
    </w:p>
    <w:p w14:paraId="2735D8C0" w14:textId="77777777" w:rsidR="00CD69BC" w:rsidRPr="00CD69BC" w:rsidRDefault="00CD69BC" w:rsidP="00CD69BC">
      <w:hyperlink r:id="rId287" w:tgtFrame="_blank" w:history="1">
        <w:r w:rsidRPr="00CD69BC">
          <w:rPr>
            <w:rStyle w:val="Hyperlink"/>
            <w:b/>
            <w:bCs/>
          </w:rPr>
          <w:t>View</w:t>
        </w:r>
      </w:hyperlink>
    </w:p>
    <w:p w14:paraId="57C9078E" w14:textId="77777777" w:rsidR="00CD69BC" w:rsidRPr="00CD69BC" w:rsidRDefault="00CD69BC" w:rsidP="00CD69BC">
      <w:hyperlink r:id="rId288" w:tgtFrame="_blank" w:history="1">
        <w:r w:rsidRPr="00CD69BC">
          <w:rPr>
            <w:rStyle w:val="Hyperlink"/>
            <w:b/>
            <w:bCs/>
          </w:rPr>
          <w:t>Web of Science®</w:t>
        </w:r>
      </w:hyperlink>
      <w:hyperlink r:id="rId289" w:tgtFrame="_blank" w:history="1">
        <w:r w:rsidRPr="00CD69BC">
          <w:rPr>
            <w:rStyle w:val="Hyperlink"/>
            <w:b/>
            <w:bCs/>
          </w:rPr>
          <w:t>Google Scholar</w:t>
        </w:r>
      </w:hyperlink>
    </w:p>
    <w:p w14:paraId="381812AC" w14:textId="77777777" w:rsidR="00CD69BC" w:rsidRPr="00CD69BC" w:rsidRDefault="00CD69BC" w:rsidP="00CD69BC">
      <w:r w:rsidRPr="00CD69BC">
        <w:rPr>
          <w:b/>
          <w:bCs/>
        </w:rPr>
        <w:t>Number of times cited according to CrossRef:</w:t>
      </w:r>
      <w:r w:rsidRPr="00CD69BC">
        <w:t> 15</w:t>
      </w:r>
    </w:p>
    <w:p w14:paraId="0E912143" w14:textId="77777777" w:rsidR="00CD69BC" w:rsidRPr="00CD69BC" w:rsidRDefault="00CD69BC" w:rsidP="00CD69BC">
      <w:pPr>
        <w:numPr>
          <w:ilvl w:val="0"/>
          <w:numId w:val="12"/>
        </w:numPr>
      </w:pPr>
      <w:r w:rsidRPr="00CD69BC">
        <w:t>Mark Opoku Amankwa, Kwadwo Adusei-Asante, Portia Nana Ama Brempong, Joseph Acheampong Ofori, Amidu Mutaru, A bibliometric analysis of the realities of Australian international development aid efforts in the Pacific region, Australian Journal of Political Science, 10.1080/10361146.2026.2613447, (1-22), (2026).</w:t>
      </w:r>
    </w:p>
    <w:p w14:paraId="70B5B378" w14:textId="77777777" w:rsidR="00CD69BC" w:rsidRPr="00CD69BC" w:rsidRDefault="00CD69BC" w:rsidP="00CD69BC">
      <w:hyperlink r:id="rId290" w:tgtFrame="_blank" w:history="1">
        <w:r w:rsidRPr="00CD69BC">
          <w:rPr>
            <w:rStyle w:val="Hyperlink"/>
            <w:b/>
            <w:bCs/>
          </w:rPr>
          <w:t>View</w:t>
        </w:r>
      </w:hyperlink>
    </w:p>
    <w:p w14:paraId="05B30247" w14:textId="77777777" w:rsidR="00CD69BC" w:rsidRPr="00CD69BC" w:rsidRDefault="00CD69BC" w:rsidP="00CD69BC">
      <w:pPr>
        <w:numPr>
          <w:ilvl w:val="0"/>
          <w:numId w:val="12"/>
        </w:numPr>
      </w:pPr>
      <w:r w:rsidRPr="00CD69BC">
        <w:t>Julienne Josephine O'Rourke, Mengji Chen, Natasha Cooke, Andreas Alois Reis, Nalei Taufa, Judith McCool, Collin Tukuitonga, Si Thu Win Tin, Kidong Park, The Pacific Way: advancing ethical research governance in the Pacific islands, The Lancet Regional Health - Western Pacific, 10.1016/j.lanwpc.2025.101771, </w:t>
      </w:r>
      <w:r w:rsidRPr="00CD69BC">
        <w:rPr>
          <w:b/>
          <w:bCs/>
        </w:rPr>
        <w:t>66</w:t>
      </w:r>
      <w:r w:rsidRPr="00CD69BC">
        <w:t>, (101771), (2026).</w:t>
      </w:r>
    </w:p>
    <w:p w14:paraId="3F6AFEB0" w14:textId="77777777" w:rsidR="00CD69BC" w:rsidRPr="00CD69BC" w:rsidRDefault="00CD69BC" w:rsidP="00CD69BC">
      <w:hyperlink r:id="rId291" w:tgtFrame="_blank" w:history="1">
        <w:r w:rsidRPr="00CD69BC">
          <w:rPr>
            <w:rStyle w:val="Hyperlink"/>
            <w:b/>
            <w:bCs/>
          </w:rPr>
          <w:t>View</w:t>
        </w:r>
      </w:hyperlink>
    </w:p>
    <w:p w14:paraId="06B975D1" w14:textId="77777777" w:rsidR="00CD69BC" w:rsidRPr="00CD69BC" w:rsidRDefault="00CD69BC" w:rsidP="00CD69BC">
      <w:pPr>
        <w:numPr>
          <w:ilvl w:val="0"/>
          <w:numId w:val="12"/>
        </w:numPr>
      </w:pPr>
      <w:r w:rsidRPr="00CD69BC">
        <w:t>Mark Opoku Amankwa, Clement Amponsah, Kwadwo Adusei-Asante, Vicki Frances Banham, Portia Nana Ama Brempong, ‘Rhetorics or business as usual?’ A systematic review of the realities of Australian aid localisation efforts in the Pacific region, International Politics, 10.1057/s41311-025-00712-x, (2025).</w:t>
      </w:r>
    </w:p>
    <w:p w14:paraId="13E9782B" w14:textId="77777777" w:rsidR="00CD69BC" w:rsidRPr="00CD69BC" w:rsidRDefault="00CD69BC" w:rsidP="00CD69BC">
      <w:hyperlink r:id="rId292" w:tgtFrame="_blank" w:history="1">
        <w:r w:rsidRPr="00CD69BC">
          <w:rPr>
            <w:rStyle w:val="Hyperlink"/>
            <w:b/>
            <w:bCs/>
          </w:rPr>
          <w:t>View</w:t>
        </w:r>
      </w:hyperlink>
    </w:p>
    <w:p w14:paraId="7EB3C7A9" w14:textId="77777777" w:rsidR="00CD69BC" w:rsidRPr="00CD69BC" w:rsidRDefault="00CD69BC" w:rsidP="00CD69BC">
      <w:pPr>
        <w:numPr>
          <w:ilvl w:val="0"/>
          <w:numId w:val="12"/>
        </w:numPr>
      </w:pPr>
      <w:r w:rsidRPr="00CD69BC">
        <w:t>Greco Mark B. Malijan, Mengji Chen, Gui Xian Ong, Johannes Paolo B. Cerrado, Kidong Park, A scoping review of health research in four Pacific Island countries and areas (Cook Islands, Fiji, Guam and Tonga) from 2014 to 2024, The Lancet Regional Health - Western Pacific, 10.1016/j.lanwpc.2025.101602, </w:t>
      </w:r>
      <w:r w:rsidRPr="00CD69BC">
        <w:rPr>
          <w:b/>
          <w:bCs/>
        </w:rPr>
        <w:t>59</w:t>
      </w:r>
      <w:r w:rsidRPr="00CD69BC">
        <w:t>, (101602), (2025).</w:t>
      </w:r>
    </w:p>
    <w:p w14:paraId="51FF8785" w14:textId="77777777" w:rsidR="00CD69BC" w:rsidRPr="00CD69BC" w:rsidRDefault="00CD69BC" w:rsidP="00CD69BC">
      <w:hyperlink r:id="rId293" w:tgtFrame="_blank" w:history="1">
        <w:r w:rsidRPr="00CD69BC">
          <w:rPr>
            <w:rStyle w:val="Hyperlink"/>
            <w:b/>
            <w:bCs/>
          </w:rPr>
          <w:t>View</w:t>
        </w:r>
      </w:hyperlink>
    </w:p>
    <w:p w14:paraId="52FECD29" w14:textId="77777777" w:rsidR="00CD69BC" w:rsidRPr="00CD69BC" w:rsidRDefault="00CD69BC" w:rsidP="00CD69BC">
      <w:pPr>
        <w:numPr>
          <w:ilvl w:val="0"/>
          <w:numId w:val="12"/>
        </w:numPr>
      </w:pPr>
      <w:r w:rsidRPr="00CD69BC">
        <w:t>Terence Wood, Stephen Howes, The impact of independence on reported aid performance, World Development, 10.1016/j.worlddev.2024.106829, </w:t>
      </w:r>
      <w:r w:rsidRPr="00CD69BC">
        <w:rPr>
          <w:b/>
          <w:bCs/>
        </w:rPr>
        <w:t>186</w:t>
      </w:r>
      <w:r w:rsidRPr="00CD69BC">
        <w:t>, (106829), (2025).</w:t>
      </w:r>
    </w:p>
    <w:p w14:paraId="1411818D" w14:textId="77777777" w:rsidR="00CD69BC" w:rsidRPr="00CD69BC" w:rsidRDefault="00CD69BC" w:rsidP="00CD69BC">
      <w:hyperlink r:id="rId294" w:tgtFrame="_blank" w:history="1">
        <w:r w:rsidRPr="00CD69BC">
          <w:rPr>
            <w:rStyle w:val="Hyperlink"/>
            <w:b/>
            <w:bCs/>
          </w:rPr>
          <w:t>View</w:t>
        </w:r>
      </w:hyperlink>
    </w:p>
    <w:p w14:paraId="7EA3C806" w14:textId="77777777" w:rsidR="00CD69BC" w:rsidRPr="00CD69BC" w:rsidRDefault="00CD69BC" w:rsidP="00CD69BC">
      <w:pPr>
        <w:numPr>
          <w:ilvl w:val="0"/>
          <w:numId w:val="12"/>
        </w:numPr>
      </w:pPr>
      <w:r w:rsidRPr="00CD69BC">
        <w:t>Aidan Craney, Dan Chamberlain, Chris Roche, Supporting ‘Doing Development Differently’ Effectively: Analysing Attributes, Networks and Impacts of Donor</w:t>
      </w:r>
      <w:r w:rsidRPr="00CD69BC">
        <w:rPr>
          <w:rFonts w:ascii="Cambria Math" w:hAnsi="Cambria Math" w:cs="Cambria Math"/>
        </w:rPr>
        <w:t>‐</w:t>
      </w:r>
      <w:r w:rsidRPr="00CD69BC">
        <w:t>Supported Pacific Development Coalitions, Asia &amp; the Pacific Policy Studies, 10.1002/app5.70013, </w:t>
      </w:r>
      <w:r w:rsidRPr="00CD69BC">
        <w:rPr>
          <w:b/>
          <w:bCs/>
        </w:rPr>
        <w:t>12</w:t>
      </w:r>
      <w:r w:rsidRPr="00CD69BC">
        <w:t>, 2, (2025).</w:t>
      </w:r>
    </w:p>
    <w:p w14:paraId="6C3D8B28" w14:textId="77777777" w:rsidR="00CD69BC" w:rsidRPr="00CD69BC" w:rsidRDefault="00CD69BC" w:rsidP="00CD69BC">
      <w:hyperlink r:id="rId295" w:history="1">
        <w:r w:rsidRPr="00CD69BC">
          <w:rPr>
            <w:rStyle w:val="Hyperlink"/>
            <w:b/>
            <w:bCs/>
          </w:rPr>
          <w:t>View</w:t>
        </w:r>
      </w:hyperlink>
    </w:p>
    <w:p w14:paraId="10107CD6" w14:textId="77777777" w:rsidR="00CD69BC" w:rsidRPr="00CD69BC" w:rsidRDefault="00CD69BC" w:rsidP="00CD69BC">
      <w:pPr>
        <w:numPr>
          <w:ilvl w:val="0"/>
          <w:numId w:val="12"/>
        </w:numPr>
      </w:pPr>
      <w:r w:rsidRPr="00CD69BC">
        <w:t>Pia Treichel, Michai Robertson, Emily Wilkinson, Jack Corbett, “Scale and access to the Green climate Fund: Big challenges for small island developing States”, Global Environmental Change, 10.1016/j.gloenvcha.2024.102943, </w:t>
      </w:r>
      <w:r w:rsidRPr="00CD69BC">
        <w:rPr>
          <w:b/>
          <w:bCs/>
        </w:rPr>
        <w:t>89</w:t>
      </w:r>
      <w:r w:rsidRPr="00CD69BC">
        <w:t>, (102943), (2024).</w:t>
      </w:r>
    </w:p>
    <w:p w14:paraId="6391E898" w14:textId="77777777" w:rsidR="00CD69BC" w:rsidRPr="00CD69BC" w:rsidRDefault="00CD69BC" w:rsidP="00CD69BC">
      <w:hyperlink r:id="rId296" w:tgtFrame="_blank" w:history="1">
        <w:r w:rsidRPr="00CD69BC">
          <w:rPr>
            <w:rStyle w:val="Hyperlink"/>
            <w:b/>
            <w:bCs/>
          </w:rPr>
          <w:t>View</w:t>
        </w:r>
      </w:hyperlink>
    </w:p>
    <w:p w14:paraId="6F94FAAA" w14:textId="77777777" w:rsidR="00CD69BC" w:rsidRPr="00CD69BC" w:rsidRDefault="00CD69BC" w:rsidP="00CD69BC">
      <w:pPr>
        <w:numPr>
          <w:ilvl w:val="0"/>
          <w:numId w:val="12"/>
        </w:numPr>
      </w:pPr>
      <w:r w:rsidRPr="00CD69BC">
        <w:t>Angela Page, Susan Ledger, Christopher Boyle, Joanne Mosen, Jennifer Charteris, Joanna Anderson, Engaging in twenty-first century practices locally: aligning pacific ways of teaching and learning with innovative learning environments, Teachers and Teaching, 10.1080/13540602.2024.2426510, </w:t>
      </w:r>
      <w:r w:rsidRPr="00CD69BC">
        <w:rPr>
          <w:b/>
          <w:bCs/>
        </w:rPr>
        <w:t>31</w:t>
      </w:r>
      <w:r w:rsidRPr="00CD69BC">
        <w:t>, 2, (313-330), (2024).</w:t>
      </w:r>
    </w:p>
    <w:p w14:paraId="416137BB" w14:textId="77777777" w:rsidR="00CD69BC" w:rsidRPr="00CD69BC" w:rsidRDefault="00CD69BC" w:rsidP="00CD69BC">
      <w:hyperlink r:id="rId297" w:tgtFrame="_blank" w:history="1">
        <w:r w:rsidRPr="00CD69BC">
          <w:rPr>
            <w:rStyle w:val="Hyperlink"/>
            <w:b/>
            <w:bCs/>
          </w:rPr>
          <w:t>View</w:t>
        </w:r>
      </w:hyperlink>
    </w:p>
    <w:p w14:paraId="49A3D108" w14:textId="77777777" w:rsidR="00CD69BC" w:rsidRPr="00CD69BC" w:rsidRDefault="00CD69BC" w:rsidP="00CD69BC">
      <w:pPr>
        <w:numPr>
          <w:ilvl w:val="0"/>
          <w:numId w:val="12"/>
        </w:numPr>
      </w:pPr>
      <w:r w:rsidRPr="00CD69BC">
        <w:t xml:space="preserve">Lisa M. Hamm, Iris Wainiqolo, Nayana Pant, Subash Bhatta, Danielle Petrie-Deely, Pushkar Silwal, Benjamin Zuvani, Ana Patricia Marques, Nimisha Chabba, Laite Tuiloma, Valeria Lopez, Osea Masilaca, Jacqueline </w:t>
      </w:r>
      <w:r w:rsidRPr="00CD69BC">
        <w:lastRenderedPageBreak/>
        <w:t>Ramke, Research about eye health and eye health services in Pacific Island Countries and Territories: a scoping review, The Lancet Regional Health - Western Pacific, 10.1016/j.lanwpc.2024.101152, </w:t>
      </w:r>
      <w:r w:rsidRPr="00CD69BC">
        <w:rPr>
          <w:b/>
          <w:bCs/>
        </w:rPr>
        <w:t>50</w:t>
      </w:r>
      <w:r w:rsidRPr="00CD69BC">
        <w:t>, (101152), (2024).</w:t>
      </w:r>
    </w:p>
    <w:p w14:paraId="2C97006A" w14:textId="77777777" w:rsidR="00CD69BC" w:rsidRPr="00CD69BC" w:rsidRDefault="00CD69BC" w:rsidP="00CD69BC">
      <w:hyperlink r:id="rId298" w:tgtFrame="_blank" w:history="1">
        <w:r w:rsidRPr="00CD69BC">
          <w:rPr>
            <w:rStyle w:val="Hyperlink"/>
            <w:b/>
            <w:bCs/>
          </w:rPr>
          <w:t>View</w:t>
        </w:r>
      </w:hyperlink>
    </w:p>
    <w:p w14:paraId="37F7BA8D" w14:textId="77777777" w:rsidR="00CD69BC" w:rsidRPr="00CD69BC" w:rsidRDefault="00CD69BC" w:rsidP="00CD69BC">
      <w:pPr>
        <w:numPr>
          <w:ilvl w:val="0"/>
          <w:numId w:val="12"/>
        </w:numPr>
      </w:pPr>
      <w:r w:rsidRPr="00CD69BC">
        <w:t>Terence Wood, Stephen Howes, The Impact of Independent Review on Assessments of Aid Project Effectiveness, SSRN Electronic Journal, 10.2139/ssrn.4764436, (2024).</w:t>
      </w:r>
    </w:p>
    <w:p w14:paraId="35BC771C" w14:textId="77777777" w:rsidR="00CD69BC" w:rsidRPr="00CD69BC" w:rsidRDefault="00CD69BC" w:rsidP="00CD69BC">
      <w:hyperlink r:id="rId299" w:tgtFrame="_blank" w:history="1">
        <w:r w:rsidRPr="00CD69BC">
          <w:rPr>
            <w:rStyle w:val="Hyperlink"/>
            <w:b/>
            <w:bCs/>
          </w:rPr>
          <w:t>View</w:t>
        </w:r>
      </w:hyperlink>
    </w:p>
    <w:p w14:paraId="1A323661" w14:textId="77777777" w:rsidR="00CD69BC" w:rsidRPr="00CD69BC" w:rsidRDefault="00CD69BC" w:rsidP="00CD69BC">
      <w:pPr>
        <w:numPr>
          <w:ilvl w:val="0"/>
          <w:numId w:val="12"/>
        </w:numPr>
      </w:pPr>
      <w:r w:rsidRPr="00CD69BC">
        <w:t>Vijay Naidu, Regina Scheyvens, Terence Wood, Pacific perspectives on aid and development, Development Policy Review, 10.1111/dpr.12764, </w:t>
      </w:r>
      <w:r w:rsidRPr="00CD69BC">
        <w:rPr>
          <w:b/>
          <w:bCs/>
        </w:rPr>
        <w:t>41</w:t>
      </w:r>
      <w:r w:rsidRPr="00CD69BC">
        <w:t>, S2, (2023).</w:t>
      </w:r>
    </w:p>
    <w:p w14:paraId="135CEC7A" w14:textId="77777777" w:rsidR="00CD69BC" w:rsidRPr="00CD69BC" w:rsidRDefault="00CD69BC" w:rsidP="00CD69BC">
      <w:pPr>
        <w:numPr>
          <w:ilvl w:val="0"/>
          <w:numId w:val="12"/>
        </w:numPr>
      </w:pPr>
      <w:r w:rsidRPr="00CD69BC">
        <w:t>Kim Andreas Kessler, What do remote outer island populations in the Pacific think about foreign aid? Insights from Mauke, Cook Islands, Development Policy Review, 10.1111/dpr.12759, </w:t>
      </w:r>
      <w:r w:rsidRPr="00CD69BC">
        <w:rPr>
          <w:b/>
          <w:bCs/>
        </w:rPr>
        <w:t>41</w:t>
      </w:r>
      <w:r w:rsidRPr="00CD69BC">
        <w:t>, S2, (2023).</w:t>
      </w:r>
    </w:p>
    <w:p w14:paraId="6EE8B180" w14:textId="77777777" w:rsidR="00CD69BC" w:rsidRPr="00CD69BC" w:rsidRDefault="00CD69BC" w:rsidP="00CD69BC">
      <w:pPr>
        <w:numPr>
          <w:ilvl w:val="0"/>
          <w:numId w:val="12"/>
        </w:numPr>
      </w:pPr>
      <w:r w:rsidRPr="00CD69BC">
        <w:t>Theresa Meki, Jope Tarai, How can aid be decolonized and localized in the Pacific? Yielding and wielding power, Development Policy Review, 10.1111/dpr.12732, </w:t>
      </w:r>
      <w:r w:rsidRPr="00CD69BC">
        <w:rPr>
          <w:b/>
          <w:bCs/>
        </w:rPr>
        <w:t>41</w:t>
      </w:r>
      <w:r w:rsidRPr="00CD69BC">
        <w:t>, S2, (2023).</w:t>
      </w:r>
    </w:p>
    <w:p w14:paraId="6FEE69A4" w14:textId="77777777" w:rsidR="00CD69BC" w:rsidRPr="00CD69BC" w:rsidRDefault="00CD69BC" w:rsidP="00CD69BC">
      <w:pPr>
        <w:numPr>
          <w:ilvl w:val="0"/>
          <w:numId w:val="12"/>
        </w:numPr>
      </w:pPr>
      <w:r w:rsidRPr="00CD69BC">
        <w:t>Francisco Javier Haro Navejas, El regreso laborista y los retos de 2022: recuperación económica, disputas con China y mayor poder regional, Anuario Asia Pacífico El Colegio de México, 10.24201/aap.2023.367, (1-19), (2023).</w:t>
      </w:r>
    </w:p>
    <w:p w14:paraId="2857B962" w14:textId="77777777" w:rsidR="00CD69BC" w:rsidRPr="00CD69BC" w:rsidRDefault="00CD69BC" w:rsidP="00CD69BC">
      <w:pPr>
        <w:numPr>
          <w:ilvl w:val="0"/>
          <w:numId w:val="12"/>
        </w:numPr>
      </w:pPr>
      <w:r w:rsidRPr="00CD69BC">
        <w:t>Mark William Love, Cara Beal, Diana Gonzalez, Joe Hagabore, Collin Benjamin, Hugo Bugoro, Nixon Panda, Jael O'oi, Carol Offer, Regina Souter, Challenges and opportunities with social inclusion and community</w:t>
      </w:r>
      <w:r w:rsidRPr="00CD69BC">
        <w:rPr>
          <w:rFonts w:ascii="Cambria Math" w:hAnsi="Cambria Math" w:cs="Cambria Math"/>
        </w:rPr>
        <w:t>‐</w:t>
      </w:r>
      <w:r w:rsidRPr="00CD69BC">
        <w:t>based water management in Solomon Islands, Development Policy Review, 10.1111/dpr.12597, </w:t>
      </w:r>
      <w:r w:rsidRPr="00CD69BC">
        <w:rPr>
          <w:b/>
          <w:bCs/>
        </w:rPr>
        <w:t>40</w:t>
      </w:r>
      <w:r w:rsidRPr="00CD69BC">
        <w:t>, 4, (2022).</w:t>
      </w:r>
    </w:p>
    <w:p w14:paraId="13C43192" w14:textId="77777777" w:rsidR="00CD69BC" w:rsidRPr="00CD69BC" w:rsidRDefault="00CD69BC" w:rsidP="00CD69BC">
      <w:pPr>
        <w:rPr>
          <w:b/>
          <w:bCs/>
        </w:rPr>
      </w:pPr>
      <w:r w:rsidRPr="00CD69BC">
        <w:rPr>
          <w:b/>
          <w:bCs/>
        </w:rPr>
        <w:t>Aid-effectiveness: The Micro-Macro Paradox</w:t>
      </w:r>
    </w:p>
    <w:p w14:paraId="68AE5AB2" w14:textId="77777777" w:rsidR="00CD69BC" w:rsidRPr="00CD69BC" w:rsidRDefault="00CD69BC" w:rsidP="00CD69BC">
      <w:hyperlink r:id="rId300" w:history="1">
        <w:r w:rsidRPr="00CD69BC">
          <w:rPr>
            <w:rStyle w:val="Hyperlink"/>
          </w:rPr>
          <w:t>Paul Mosley</w:t>
        </w:r>
      </w:hyperlink>
    </w:p>
    <w:p w14:paraId="03DA4266" w14:textId="77777777" w:rsidR="00CD69BC" w:rsidRPr="00CD69BC" w:rsidRDefault="00CD69BC" w:rsidP="00CD69BC">
      <w:r w:rsidRPr="00CD69BC">
        <w:t>First published: April 1986</w:t>
      </w:r>
    </w:p>
    <w:p w14:paraId="6731ED76" w14:textId="77777777" w:rsidR="00CD69BC" w:rsidRPr="00CD69BC" w:rsidRDefault="00CD69BC" w:rsidP="00CD69BC">
      <w:hyperlink r:id="rId301" w:history="1">
        <w:r w:rsidRPr="00CD69BC">
          <w:rPr>
            <w:rStyle w:val="Hyperlink"/>
            <w:b/>
            <w:bCs/>
          </w:rPr>
          <w:t>https://doi.org/10.1111/j.1759-5436.1986.mp17002004.xDigital Object Identifier (DOI)</w:t>
        </w:r>
      </w:hyperlink>
    </w:p>
    <w:p w14:paraId="016FC0BB" w14:textId="77777777" w:rsidR="00CD69BC" w:rsidRPr="00CD69BC" w:rsidRDefault="00CD69BC" w:rsidP="00CD69BC">
      <w:r w:rsidRPr="00CD69BC">
        <w:t> view metrics</w:t>
      </w:r>
    </w:p>
    <w:p w14:paraId="374178E3" w14:textId="77777777" w:rsidR="00CD69BC" w:rsidRPr="00CD69BC" w:rsidRDefault="00CD69BC" w:rsidP="00CD69BC">
      <w:hyperlink r:id="rId302" w:history="1">
        <w:r w:rsidRPr="00CD69BC">
          <w:rPr>
            <w:rStyle w:val="Hyperlink"/>
          </w:rPr>
          <w:t>About</w:t>
        </w:r>
      </w:hyperlink>
    </w:p>
    <w:p w14:paraId="65C763B9" w14:textId="77777777" w:rsidR="00CD69BC" w:rsidRPr="00CD69BC" w:rsidRDefault="00CD69BC" w:rsidP="00CD69BC">
      <w:pPr>
        <w:numPr>
          <w:ilvl w:val="0"/>
          <w:numId w:val="13"/>
        </w:numPr>
        <w:rPr>
          <w:rStyle w:val="Hyperlink"/>
        </w:rPr>
      </w:pPr>
      <w:r w:rsidRPr="00CD69BC">
        <w:fldChar w:fldCharType="begin"/>
      </w:r>
      <w:r w:rsidRPr="00CD69BC">
        <w:instrText>HYPERLINK "https://onlinelibrary.wiley.com/doi/pdf/10.1111/j.1759-5436.1986.mp17002004.x" \l "pane-pcw-references"</w:instrText>
      </w:r>
      <w:r w:rsidRPr="00CD69BC">
        <w:fldChar w:fldCharType="separate"/>
      </w:r>
    </w:p>
    <w:p w14:paraId="2D498B8C" w14:textId="77777777" w:rsidR="00CD69BC" w:rsidRPr="00CD69BC" w:rsidRDefault="00CD69BC" w:rsidP="00CD69BC">
      <w:r w:rsidRPr="00CD69BC">
        <w:fldChar w:fldCharType="end"/>
      </w:r>
    </w:p>
    <w:p w14:paraId="797B3D71" w14:textId="77777777" w:rsidR="00CD69BC" w:rsidRPr="00CD69BC" w:rsidRDefault="00CD69BC" w:rsidP="00CD69BC">
      <w:pPr>
        <w:numPr>
          <w:ilvl w:val="0"/>
          <w:numId w:val="13"/>
        </w:numPr>
        <w:rPr>
          <w:rStyle w:val="Hyperlink"/>
        </w:rPr>
      </w:pPr>
      <w:r w:rsidRPr="00CD69BC">
        <w:lastRenderedPageBreak/>
        <w:fldChar w:fldCharType="begin"/>
      </w:r>
      <w:r w:rsidRPr="00CD69BC">
        <w:instrText>HYPERLINK "https://onlinelibrary.wiley.com/doi/pdf/10.1111/j.1759-5436.1986.mp17002004.x" \l "pane-pcw-related"</w:instrText>
      </w:r>
      <w:r w:rsidRPr="00CD69BC">
        <w:fldChar w:fldCharType="separate"/>
      </w:r>
    </w:p>
    <w:p w14:paraId="07F1121D" w14:textId="77777777" w:rsidR="00CD69BC" w:rsidRPr="00CD69BC" w:rsidRDefault="00CD69BC" w:rsidP="00CD69BC">
      <w:r w:rsidRPr="00CD69BC">
        <w:fldChar w:fldCharType="end"/>
      </w:r>
    </w:p>
    <w:p w14:paraId="465091F7" w14:textId="77777777" w:rsidR="00CD69BC" w:rsidRPr="00CD69BC" w:rsidRDefault="00CD69BC" w:rsidP="00CD69BC">
      <w:pPr>
        <w:numPr>
          <w:ilvl w:val="0"/>
          <w:numId w:val="13"/>
        </w:numPr>
        <w:rPr>
          <w:rStyle w:val="Hyperlink"/>
        </w:rPr>
      </w:pPr>
      <w:r w:rsidRPr="00CD69BC">
        <w:fldChar w:fldCharType="begin"/>
      </w:r>
      <w:r w:rsidRPr="00CD69BC">
        <w:instrText>HYPERLINK "https://onlinelibrary.wiley.com/doi/pdf/10.1111/j.1759-5436.1986.mp17002004.x" \l "pane-pcw-details"</w:instrText>
      </w:r>
      <w:r w:rsidRPr="00CD69BC">
        <w:fldChar w:fldCharType="separate"/>
      </w:r>
    </w:p>
    <w:p w14:paraId="1BFC89BF" w14:textId="77777777" w:rsidR="00CD69BC" w:rsidRPr="00CD69BC" w:rsidRDefault="00CD69BC" w:rsidP="00CD69BC">
      <w:r w:rsidRPr="00CD69BC">
        <w:fldChar w:fldCharType="end"/>
      </w:r>
    </w:p>
    <w:p w14:paraId="423D3622" w14:textId="767B6FF2" w:rsidR="00CD69BC" w:rsidRPr="00CD69BC" w:rsidRDefault="00CD69BC" w:rsidP="00CD69BC">
      <w:pPr>
        <w:numPr>
          <w:ilvl w:val="0"/>
          <w:numId w:val="13"/>
        </w:numPr>
      </w:pPr>
      <w:r w:rsidRPr="00CD69BC">
        <mc:AlternateContent>
          <mc:Choice Requires="wps">
            <w:drawing>
              <wp:inline distT="0" distB="0" distL="0" distR="0" wp14:anchorId="78CB7048" wp14:editId="37529719">
                <wp:extent cx="304800" cy="304800"/>
                <wp:effectExtent l="0" t="0" r="0" b="0"/>
                <wp:docPr id="9225924" name="Rectangle 38">
                  <a:hlinkClick xmlns:a="http://schemas.openxmlformats.org/drawingml/2006/main" r:id="rId303" tooltip="&quot;ePD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87D81" id="Rectangle 38" o:spid="_x0000_s1026" href="https://onlinelibrary.wiley.com/doi/pdf/10.1111/j.1759-5436.1986.mp17002004.x#accessDenialLayout" title="&quot;ePD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15296B6" w14:textId="77777777" w:rsidR="00CD69BC" w:rsidRPr="00CD69BC" w:rsidRDefault="00CD69BC" w:rsidP="00CD69BC">
      <w:hyperlink r:id="rId304" w:anchor="accessDenialLayout" w:history="1">
        <w:r w:rsidRPr="00CD69BC">
          <w:rPr>
            <w:rStyle w:val="Hyperlink"/>
          </w:rPr>
          <w:t>Access</w:t>
        </w:r>
      </w:hyperlink>
    </w:p>
    <w:p w14:paraId="186C8E39" w14:textId="77777777" w:rsidR="00CD69BC" w:rsidRPr="00CD69BC" w:rsidRDefault="00CD69BC" w:rsidP="00CD69BC">
      <w:pPr>
        <w:numPr>
          <w:ilvl w:val="0"/>
          <w:numId w:val="14"/>
        </w:numPr>
      </w:pPr>
    </w:p>
    <w:p w14:paraId="1798ECD6" w14:textId="77777777" w:rsidR="00CD69BC" w:rsidRPr="00CD69BC" w:rsidRDefault="00CD69BC" w:rsidP="00CD69BC">
      <w:pPr>
        <w:numPr>
          <w:ilvl w:val="0"/>
          <w:numId w:val="14"/>
        </w:numPr>
      </w:pPr>
    </w:p>
    <w:p w14:paraId="60C29632" w14:textId="77777777" w:rsidR="00CD69BC" w:rsidRPr="00CD69BC" w:rsidRDefault="00CD69BC" w:rsidP="00CD69BC">
      <w:pPr>
        <w:numPr>
          <w:ilvl w:val="0"/>
          <w:numId w:val="14"/>
        </w:numPr>
      </w:pPr>
    </w:p>
    <w:p w14:paraId="2408EECE" w14:textId="77777777" w:rsidR="00CD69BC" w:rsidRPr="00CD69BC" w:rsidRDefault="00CD69BC" w:rsidP="00CD69BC">
      <w:r w:rsidRPr="00CD69BC">
        <w:t> </w:t>
      </w:r>
    </w:p>
    <w:p w14:paraId="05BE2B3B" w14:textId="77777777" w:rsidR="00CD69BC" w:rsidRPr="00CD69BC" w:rsidRDefault="00CD69BC" w:rsidP="00CD69BC">
      <w:r w:rsidRPr="00CD69BC">
        <w:rPr>
          <w:b/>
          <w:bCs/>
        </w:rPr>
        <w:t>Get access to the full version of this article.View access options below.</w:t>
      </w:r>
    </w:p>
    <w:p w14:paraId="6B8D3A77" w14:textId="77777777" w:rsidR="00CD69BC" w:rsidRPr="00CD69BC" w:rsidRDefault="00CD69BC" w:rsidP="00CD69BC">
      <w:pPr>
        <w:rPr>
          <w:b/>
          <w:bCs/>
        </w:rPr>
      </w:pPr>
      <w:r w:rsidRPr="00CD69BC">
        <w:rPr>
          <w:b/>
          <w:bCs/>
        </w:rPr>
        <w:t>Institutional Login</w:t>
      </w:r>
    </w:p>
    <w:p w14:paraId="2408E4BD" w14:textId="77777777" w:rsidR="00CD69BC" w:rsidRPr="00CD69BC" w:rsidRDefault="00CD69BC" w:rsidP="00CD69BC">
      <w:pPr>
        <w:rPr>
          <w:rStyle w:val="Hyperlink"/>
        </w:rPr>
      </w:pPr>
      <w:r w:rsidRPr="00CD69BC">
        <w:fldChar w:fldCharType="begin"/>
      </w:r>
      <w:r w:rsidRPr="00CD69BC">
        <w:instrText>HYPERLINK "https://onlinelibrary.wiley.com/action/ssostart?redirectUri=%2Fdoi%2Fpdf%2F10.1111%2Fj.1759-5436.1986.mp17002004.x%3Fsaml_referrer"</w:instrText>
      </w:r>
      <w:r w:rsidRPr="00CD69BC">
        <w:fldChar w:fldCharType="separate"/>
      </w:r>
    </w:p>
    <w:p w14:paraId="043BE3BB" w14:textId="77777777" w:rsidR="00CD69BC" w:rsidRPr="00CD69BC" w:rsidRDefault="00CD69BC" w:rsidP="00CD69BC">
      <w:pPr>
        <w:rPr>
          <w:rStyle w:val="Hyperlink"/>
        </w:rPr>
      </w:pPr>
      <w:r w:rsidRPr="00CD69BC">
        <w:rPr>
          <w:rStyle w:val="Hyperlink"/>
          <w:b/>
          <w:bCs/>
        </w:rPr>
        <w:t>Access through your institution</w:t>
      </w:r>
    </w:p>
    <w:p w14:paraId="089C31D6" w14:textId="77777777" w:rsidR="00CD69BC" w:rsidRPr="00CD69BC" w:rsidRDefault="00CD69BC" w:rsidP="00CD69BC">
      <w:r w:rsidRPr="00CD69BC">
        <w:fldChar w:fldCharType="end"/>
      </w:r>
    </w:p>
    <w:p w14:paraId="6B309B5B" w14:textId="77777777" w:rsidR="00CD69BC" w:rsidRPr="00CD69BC" w:rsidRDefault="00CD69BC" w:rsidP="00CD69BC">
      <w:pPr>
        <w:rPr>
          <w:b/>
          <w:bCs/>
        </w:rPr>
      </w:pPr>
      <w:r w:rsidRPr="00CD69BC">
        <w:rPr>
          <w:b/>
          <w:bCs/>
        </w:rPr>
        <w:t>Log in to Wiley Online Library</w:t>
      </w:r>
    </w:p>
    <w:p w14:paraId="42C4F03D" w14:textId="77777777" w:rsidR="00CD69BC" w:rsidRPr="00CD69BC" w:rsidRDefault="00CD69BC" w:rsidP="00CD69BC">
      <w:r w:rsidRPr="00CD69BC">
        <w:t>If you have previously obtained access with your personal account, please log in.</w:t>
      </w:r>
    </w:p>
    <w:p w14:paraId="18412982" w14:textId="77777777" w:rsidR="00CD69BC" w:rsidRPr="00CD69BC" w:rsidRDefault="00CD69BC" w:rsidP="00CD69BC">
      <w:hyperlink r:id="rId305" w:history="1">
        <w:r w:rsidRPr="00CD69BC">
          <w:rPr>
            <w:rStyle w:val="Hyperlink"/>
            <w:b/>
            <w:bCs/>
          </w:rPr>
          <w:t>Log in with CONNECT</w:t>
        </w:r>
      </w:hyperlink>
    </w:p>
    <w:p w14:paraId="16E20F6F" w14:textId="0D08FC75" w:rsidR="00CD69BC" w:rsidRPr="00CD69BC" w:rsidRDefault="00CD69BC" w:rsidP="00CD69BC">
      <w:r w:rsidRPr="00CD69BC">
        <mc:AlternateContent>
          <mc:Choice Requires="wps">
            <w:drawing>
              <wp:inline distT="0" distB="0" distL="0" distR="0" wp14:anchorId="2F9F77D0" wp14:editId="144097B7">
                <wp:extent cx="304800" cy="304800"/>
                <wp:effectExtent l="0" t="0" r="0" b="0"/>
                <wp:docPr id="41077385" name="Rectangle 37" descr="connec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756E8" id="Rectangle 37" o:spid="_x0000_s1026" alt="connec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76D96E" w14:textId="77777777" w:rsidR="00CD69BC" w:rsidRPr="00CD69BC" w:rsidRDefault="00CD69BC" w:rsidP="00CD69BC">
      <w:r w:rsidRPr="00CD69BC">
        <w:rPr>
          <w:b/>
          <w:bCs/>
        </w:rPr>
        <w:t>One account for all your research.</w:t>
      </w:r>
      <w:r w:rsidRPr="00CD69BC">
        <w:t>Wiley Online Library is part of the CONNECT Network.</w:t>
      </w:r>
    </w:p>
    <w:p w14:paraId="5F80556F" w14:textId="77777777" w:rsidR="00CD69BC" w:rsidRPr="00CD69BC" w:rsidRDefault="00CD69BC" w:rsidP="00CD69BC">
      <w:pPr>
        <w:rPr>
          <w:b/>
          <w:bCs/>
        </w:rPr>
      </w:pPr>
      <w:r w:rsidRPr="00CD69BC">
        <w:rPr>
          <w:b/>
          <w:bCs/>
        </w:rPr>
        <w:t>Purchase Instant Access</w:t>
      </w:r>
    </w:p>
    <w:p w14:paraId="595A628F" w14:textId="77777777" w:rsidR="00CD69BC" w:rsidRPr="00CD69BC" w:rsidRDefault="00CD69BC" w:rsidP="00CD69BC">
      <w:r w:rsidRPr="00CD69BC">
        <w:t>Instant access purchasing is unavailable for this document.</w:t>
      </w:r>
    </w:p>
    <w:p w14:paraId="7B83DC9D" w14:textId="77777777" w:rsidR="00CD69BC" w:rsidRPr="00CD69BC" w:rsidRDefault="00CD69BC" w:rsidP="00CD69BC">
      <w:pPr>
        <w:rPr>
          <w:b/>
          <w:bCs/>
        </w:rPr>
      </w:pPr>
      <w:r w:rsidRPr="00CD69BC">
        <w:rPr>
          <w:b/>
          <w:bCs/>
        </w:rPr>
        <w:t>Abstract</w:t>
      </w:r>
    </w:p>
    <w:p w14:paraId="0CB37CFB" w14:textId="77777777" w:rsidR="00CD69BC" w:rsidRPr="00CD69BC" w:rsidRDefault="00CD69BC" w:rsidP="00CD69BC">
      <w:r w:rsidRPr="00CD69BC">
        <w:rPr>
          <w:b/>
          <w:bCs/>
        </w:rPr>
        <w:t>SUMMARY</w:t>
      </w:r>
      <w:r w:rsidRPr="00CD69BC">
        <w:t xml:space="preserve"> Over the last 20 years measured aid-effectiveness has been high at the project level, in the sense that ex post rates of return are more than satisfactory, but low at the macro level, in the sense that it is impossible to establish any statistically significant correlation between aid flows and increases in growth across a sample of recipient countries. Three possible explanations of this paradox are considered: (i) </w:t>
      </w:r>
      <w:r w:rsidRPr="00CD69BC">
        <w:lastRenderedPageBreak/>
        <w:t>errors in the data; (ii) switching of expenditure within the public sector; (iii) indirect effects of aid on the private sector. Some evidence of the second and third of these is found, to give a partial and incomplete explanation of the ‘micro-macro paradox’ in the case of Kenya.</w:t>
      </w:r>
    </w:p>
    <w:p w14:paraId="5CCE6C18" w14:textId="77777777" w:rsidR="00CD69BC" w:rsidRPr="00CD69BC" w:rsidRDefault="00CD69BC" w:rsidP="00CD69BC">
      <w:r w:rsidRPr="00CD69BC">
        <w:rPr>
          <w:b/>
          <w:bCs/>
        </w:rPr>
        <w:t>SOMMAIRE</w:t>
      </w:r>
      <w:r w:rsidRPr="00CD69BC">
        <w:t> </w:t>
      </w:r>
      <w:r w:rsidRPr="00CD69BC">
        <w:rPr>
          <w:b/>
          <w:bCs/>
        </w:rPr>
        <w:t>Efficacité de l'aide: le paradoxe micro — macro</w:t>
      </w:r>
    </w:p>
    <w:p w14:paraId="7615B66C" w14:textId="77777777" w:rsidR="00CD69BC" w:rsidRPr="00CD69BC" w:rsidRDefault="00CD69BC" w:rsidP="00CD69BC">
      <w:r w:rsidRPr="00CD69BC">
        <w:t>Durant les dernières 20 années l'efficacité mesurée de l'aide à été haute au niveau de projets, dans le sens que les taux de remboursement ex post sont plus que satisfaisant, mais a été basse au niveau macro, dans le sens qu'il est impossible d'établir une corrélation statistique significative entre le montant de l'aide et la croissance à travers un échantillon de pays recevants. Trois explications possibles pour ce paradoxe sont sonsidérées: (i) des erreurs de données; (ii) une réallocation des dépenses dans le secteur public; (iii) des effets indirects de l'aide pour le secteur privé. Le cas du Kenya semble soutenir la deuxième et la troisième, et nous donne une explication partielle et incomplète de ce ‘paradoxe micro — macro’.</w:t>
      </w:r>
    </w:p>
    <w:p w14:paraId="3A04480B" w14:textId="77777777" w:rsidR="00CD69BC" w:rsidRPr="00CD69BC" w:rsidRDefault="00CD69BC" w:rsidP="00CD69BC">
      <w:r w:rsidRPr="00CD69BC">
        <w:rPr>
          <w:b/>
          <w:bCs/>
        </w:rPr>
        <w:t>RESUMEN</w:t>
      </w:r>
      <w:r w:rsidRPr="00CD69BC">
        <w:t> </w:t>
      </w:r>
      <w:r w:rsidRPr="00CD69BC">
        <w:rPr>
          <w:b/>
          <w:bCs/>
        </w:rPr>
        <w:t>Efectividad de la ayuda: la paradoja macro/microeconómica</w:t>
      </w:r>
    </w:p>
    <w:p w14:paraId="514C9CBF" w14:textId="77777777" w:rsidR="00CD69BC" w:rsidRPr="00CD69BC" w:rsidRDefault="00CD69BC" w:rsidP="00CD69BC">
      <w:r w:rsidRPr="00CD69BC">
        <w:t>La medición de la efectividad de la ayuda durante los últimos 20 años, demuestra que ésta ha sido alta a nivel de proyectos, en el sentido de que las tasas de retorno ex post son más que satisfactorias. Sin embargo, a nivel macroeconómico éstas son bajas, en el sentido de que es imposible establecer correlaciones estadísticamente significativas entre flujos de ayuda y aumentos en el crecimiento en una muestra de países receptores. Se consideran tres posibles causas de esta paradoja: (i) errores en los datos, (ii) cambios de la estructura del gasto fiscal, (iii) efectos indirectos de la ayuda en el sector privado. Una explicación parcial e incompleta de la paradoja en el caso de Kenya, se encuentra en la segunda y tercera de las causas mencionadas.</w:t>
      </w:r>
    </w:p>
    <w:p w14:paraId="140BEA92" w14:textId="0326218F" w:rsidR="00203FFF" w:rsidRDefault="00CD69BC" w:rsidP="00CD69BC">
      <w:r w:rsidRPr="00CD69BC">
        <w:t>REFERENCES</w:t>
      </w:r>
    </w:p>
    <w:p w14:paraId="12A814B0" w14:textId="77777777" w:rsidR="00CD69BC" w:rsidRPr="00CD69BC" w:rsidRDefault="00CD69BC" w:rsidP="00CD69BC">
      <w:pPr>
        <w:numPr>
          <w:ilvl w:val="0"/>
          <w:numId w:val="15"/>
        </w:numPr>
        <w:rPr>
          <w:rStyle w:val="Hyperlink"/>
          <w:b/>
          <w:bCs/>
        </w:rPr>
      </w:pPr>
      <w:r w:rsidRPr="00CD69BC">
        <w:fldChar w:fldCharType="begin"/>
      </w:r>
      <w:r w:rsidRPr="00CD69BC">
        <w:instrText>HYPERLINK "https://onlinelibrary.wiley.com/action/getFTRLinkout?url=http%3A%2F%2Fscholar.google.com%2Fscholar%3Fhl%3Den%26q%3D%250A%2BWorld%2BBank%252C%2B1985%252C%2BSustainability%2Bof%2BProjects%253A%2BFirst%2BReview%2Bof%2BExperience%252C%2BOperations%2BEvaluation%2BDepartment%2B%2528Report%2Bno%2B5718%2529%252C%2BWashington%2BDC&amp;doi=10.1111%2Fj.1759-5436.1986.mp17002004.x&amp;linkType=gs&amp;linkLocation=Reference&amp;linkSource=FULL_TEXT" \t "_blank"</w:instrText>
      </w:r>
      <w:r w:rsidRPr="00CD69BC">
        <w:fldChar w:fldCharType="separate"/>
      </w:r>
    </w:p>
    <w:p w14:paraId="552E5756" w14:textId="77777777" w:rsidR="00CD69BC" w:rsidRPr="00CD69BC" w:rsidRDefault="00CD69BC" w:rsidP="00CD69BC">
      <w:pPr>
        <w:numPr>
          <w:ilvl w:val="0"/>
          <w:numId w:val="15"/>
        </w:numPr>
        <w:rPr>
          <w:rStyle w:val="Hyperlink"/>
        </w:rPr>
      </w:pPr>
      <w:r w:rsidRPr="00CD69BC">
        <w:rPr>
          <w:rStyle w:val="Hyperlink"/>
          <w:b/>
          <w:bCs/>
        </w:rPr>
        <w:t>Bauer, P. T. (with Barbara Ward), 1986, Two Views on Aid to Developing Countries, </w:t>
      </w:r>
      <w:r w:rsidRPr="00CD69BC">
        <w:rPr>
          <w:rStyle w:val="Hyperlink"/>
          <w:b/>
          <w:bCs/>
          <w:i/>
          <w:iCs/>
        </w:rPr>
        <w:t>Occasional Paper 9</w:t>
      </w:r>
      <w:r w:rsidRPr="00CD69BC">
        <w:rPr>
          <w:rStyle w:val="Hyperlink"/>
          <w:b/>
          <w:bCs/>
        </w:rPr>
        <w:t>, Institute of Economic Affairs, London</w:t>
      </w:r>
    </w:p>
    <w:p w14:paraId="6DD96F4E" w14:textId="77777777" w:rsidR="00CD69BC" w:rsidRPr="00CD69BC" w:rsidRDefault="00CD69BC" w:rsidP="00CD69BC">
      <w:r w:rsidRPr="00CD69BC">
        <w:fldChar w:fldCharType="end"/>
      </w:r>
      <w:hyperlink r:id="rId306" w:tgtFrame="_blank" w:history="1">
        <w:r w:rsidRPr="00CD69BC">
          <w:rPr>
            <w:rStyle w:val="Hyperlink"/>
            <w:b/>
            <w:bCs/>
          </w:rPr>
          <w:t>Google Scholar</w:t>
        </w:r>
      </w:hyperlink>
    </w:p>
    <w:p w14:paraId="49900736" w14:textId="77777777" w:rsidR="00CD69BC" w:rsidRPr="00CD69BC" w:rsidRDefault="00CD69BC" w:rsidP="00CD69BC">
      <w:pPr>
        <w:numPr>
          <w:ilvl w:val="0"/>
          <w:numId w:val="15"/>
        </w:numPr>
      </w:pPr>
      <w:r w:rsidRPr="00CD69BC">
        <w:t>Griffin, K., 1970, ‘Foreign capital, domestic savings and economic development’, </w:t>
      </w:r>
      <w:r w:rsidRPr="00CD69BC">
        <w:rPr>
          <w:i/>
          <w:iCs/>
        </w:rPr>
        <w:t>Oxford Bulletin of Economics and Statistics</w:t>
      </w:r>
      <w:r w:rsidRPr="00CD69BC">
        <w:t>, </w:t>
      </w:r>
      <w:r w:rsidRPr="00CD69BC">
        <w:rPr>
          <w:b/>
          <w:bCs/>
        </w:rPr>
        <w:t>vol 32</w:t>
      </w:r>
      <w:r w:rsidRPr="00CD69BC">
        <w:t> (February), pp 99–l12</w:t>
      </w:r>
    </w:p>
    <w:p w14:paraId="35717078" w14:textId="77777777" w:rsidR="00CD69BC" w:rsidRPr="00CD69BC" w:rsidRDefault="00CD69BC" w:rsidP="00CD69BC">
      <w:hyperlink r:id="rId307" w:tgtFrame="_blank" w:history="1">
        <w:r w:rsidRPr="00CD69BC">
          <w:rPr>
            <w:rStyle w:val="Hyperlink"/>
            <w:b/>
            <w:bCs/>
          </w:rPr>
          <w:t>Web of Science®</w:t>
        </w:r>
      </w:hyperlink>
      <w:hyperlink r:id="rId308" w:tgtFrame="_blank" w:history="1">
        <w:r w:rsidRPr="00CD69BC">
          <w:rPr>
            <w:rStyle w:val="Hyperlink"/>
            <w:b/>
            <w:bCs/>
          </w:rPr>
          <w:t>Google Scholar</w:t>
        </w:r>
      </w:hyperlink>
    </w:p>
    <w:p w14:paraId="5BF47ADE" w14:textId="77777777" w:rsidR="00CD69BC" w:rsidRPr="00CD69BC" w:rsidRDefault="00CD69BC" w:rsidP="00CD69BC">
      <w:pPr>
        <w:numPr>
          <w:ilvl w:val="0"/>
          <w:numId w:val="15"/>
        </w:numPr>
      </w:pPr>
      <w:r w:rsidRPr="00CD69BC">
        <w:t>Hirschman, A., 1970, </w:t>
      </w:r>
      <w:r w:rsidRPr="00CD69BC">
        <w:rPr>
          <w:i/>
          <w:iCs/>
        </w:rPr>
        <w:t>Exit, Voice and Loyalty</w:t>
      </w:r>
      <w:r w:rsidRPr="00CD69BC">
        <w:t>, Harvard University Press, Cambridge (Mass.)</w:t>
      </w:r>
    </w:p>
    <w:p w14:paraId="4D1A773B" w14:textId="77777777" w:rsidR="00CD69BC" w:rsidRPr="00CD69BC" w:rsidRDefault="00CD69BC" w:rsidP="00CD69BC">
      <w:hyperlink r:id="rId309" w:tgtFrame="_blank" w:history="1">
        <w:r w:rsidRPr="00CD69BC">
          <w:rPr>
            <w:rStyle w:val="Hyperlink"/>
            <w:b/>
            <w:bCs/>
          </w:rPr>
          <w:t>Google Scholar</w:t>
        </w:r>
      </w:hyperlink>
    </w:p>
    <w:p w14:paraId="0B5CF172" w14:textId="77777777" w:rsidR="00CD69BC" w:rsidRPr="00CD69BC" w:rsidRDefault="00CD69BC" w:rsidP="00CD69BC">
      <w:pPr>
        <w:numPr>
          <w:ilvl w:val="0"/>
          <w:numId w:val="15"/>
        </w:numPr>
      </w:pPr>
      <w:r w:rsidRPr="00CD69BC">
        <w:t>Holtham, G. and A. Hazelwood, 1976, </w:t>
      </w:r>
      <w:r w:rsidRPr="00CD69BC">
        <w:rPr>
          <w:i/>
          <w:iCs/>
        </w:rPr>
        <w:t>Aid and Equality in Kenya: British Development Assistance to Kenya</w:t>
      </w:r>
      <w:r w:rsidRPr="00CD69BC">
        <w:t>, Croom Helm, London</w:t>
      </w:r>
    </w:p>
    <w:p w14:paraId="07A7622F" w14:textId="77777777" w:rsidR="00CD69BC" w:rsidRPr="00CD69BC" w:rsidRDefault="00CD69BC" w:rsidP="00CD69BC">
      <w:hyperlink r:id="rId310" w:tgtFrame="_blank" w:history="1">
        <w:r w:rsidRPr="00CD69BC">
          <w:rPr>
            <w:rStyle w:val="Hyperlink"/>
            <w:b/>
            <w:bCs/>
          </w:rPr>
          <w:t>Google Scholar</w:t>
        </w:r>
      </w:hyperlink>
    </w:p>
    <w:p w14:paraId="3B6E484B" w14:textId="77777777" w:rsidR="00CD69BC" w:rsidRPr="00CD69BC" w:rsidRDefault="00CD69BC" w:rsidP="00CD69BC">
      <w:pPr>
        <w:numPr>
          <w:ilvl w:val="0"/>
          <w:numId w:val="15"/>
        </w:numPr>
      </w:pPr>
      <w:r w:rsidRPr="00CD69BC">
        <w:t>Mosley, P., 1980, ‘Aid, savings and growth revisited’, </w:t>
      </w:r>
      <w:r w:rsidRPr="00CD69BC">
        <w:rPr>
          <w:i/>
          <w:iCs/>
        </w:rPr>
        <w:t>Oxford Bulletin of Economic and Statistics</w:t>
      </w:r>
      <w:r w:rsidRPr="00CD69BC">
        <w:t>, </w:t>
      </w:r>
      <w:r w:rsidRPr="00CD69BC">
        <w:rPr>
          <w:b/>
          <w:bCs/>
        </w:rPr>
        <w:t>vol 42</w:t>
      </w:r>
      <w:r w:rsidRPr="00CD69BC">
        <w:t> No 2</w:t>
      </w:r>
    </w:p>
    <w:p w14:paraId="10D826F6" w14:textId="77777777" w:rsidR="00CD69BC" w:rsidRPr="00CD69BC" w:rsidRDefault="00CD69BC" w:rsidP="00CD69BC">
      <w:hyperlink r:id="rId311" w:tgtFrame="_blank" w:history="1">
        <w:r w:rsidRPr="00CD69BC">
          <w:rPr>
            <w:rStyle w:val="Hyperlink"/>
            <w:b/>
            <w:bCs/>
          </w:rPr>
          <w:t>Web of Science®</w:t>
        </w:r>
      </w:hyperlink>
      <w:hyperlink r:id="rId312" w:tgtFrame="_blank" w:history="1">
        <w:r w:rsidRPr="00CD69BC">
          <w:rPr>
            <w:rStyle w:val="Hyperlink"/>
            <w:b/>
            <w:bCs/>
          </w:rPr>
          <w:t>Google Scholar</w:t>
        </w:r>
      </w:hyperlink>
    </w:p>
    <w:p w14:paraId="4F5B6A4E" w14:textId="77777777" w:rsidR="00CD69BC" w:rsidRPr="00CD69BC" w:rsidRDefault="00CD69BC" w:rsidP="00CD69BC">
      <w:pPr>
        <w:numPr>
          <w:ilvl w:val="0"/>
          <w:numId w:val="15"/>
        </w:numPr>
      </w:pPr>
      <w:r w:rsidRPr="00CD69BC">
        <w:t>Mosley, P., 1983, ‘The politics of evaluation: a comparative study of World Bank and ODA evaluation procedures’, </w:t>
      </w:r>
      <w:r w:rsidRPr="00CD69BC">
        <w:rPr>
          <w:i/>
          <w:iCs/>
        </w:rPr>
        <w:t>Development and Change</w:t>
      </w:r>
      <w:r w:rsidRPr="00CD69BC">
        <w:t>, </w:t>
      </w:r>
      <w:r w:rsidRPr="00CD69BC">
        <w:rPr>
          <w:b/>
          <w:bCs/>
        </w:rPr>
        <w:t>vol 9</w:t>
      </w:r>
      <w:r w:rsidRPr="00CD69BC">
        <w:t>, pp 593–608</w:t>
      </w:r>
    </w:p>
    <w:p w14:paraId="010A225C" w14:textId="77777777" w:rsidR="00CD69BC" w:rsidRPr="00CD69BC" w:rsidRDefault="00CD69BC" w:rsidP="00CD69BC">
      <w:hyperlink r:id="rId313" w:history="1">
        <w:r w:rsidRPr="00CD69BC">
          <w:rPr>
            <w:rStyle w:val="Hyperlink"/>
            <w:b/>
            <w:bCs/>
          </w:rPr>
          <w:t>View</w:t>
        </w:r>
      </w:hyperlink>
    </w:p>
    <w:p w14:paraId="7CD4C5BC" w14:textId="77777777" w:rsidR="00CD69BC" w:rsidRPr="00CD69BC" w:rsidRDefault="00CD69BC" w:rsidP="00CD69BC">
      <w:hyperlink r:id="rId314" w:tgtFrame="_blank" w:history="1">
        <w:r w:rsidRPr="00CD69BC">
          <w:rPr>
            <w:rStyle w:val="Hyperlink"/>
            <w:b/>
            <w:bCs/>
          </w:rPr>
          <w:t>Web of Science®</w:t>
        </w:r>
      </w:hyperlink>
      <w:hyperlink r:id="rId315" w:tgtFrame="_blank" w:history="1">
        <w:r w:rsidRPr="00CD69BC">
          <w:rPr>
            <w:rStyle w:val="Hyperlink"/>
            <w:b/>
            <w:bCs/>
          </w:rPr>
          <w:t>Google Scholar</w:t>
        </w:r>
      </w:hyperlink>
    </w:p>
    <w:p w14:paraId="09B2C4D9" w14:textId="77777777" w:rsidR="00CD69BC" w:rsidRPr="00CD69BC" w:rsidRDefault="00CD69BC" w:rsidP="00CD69BC">
      <w:pPr>
        <w:numPr>
          <w:ilvl w:val="0"/>
          <w:numId w:val="15"/>
        </w:numPr>
      </w:pPr>
      <w:r w:rsidRPr="00CD69BC">
        <w:t>Mosley, P., 1985, ‘On persuading a leopard to change his spots: optimal strategies for donors and recipients of conditional development aid’, </w:t>
      </w:r>
      <w:r w:rsidRPr="00CD69BC">
        <w:rPr>
          <w:i/>
          <w:iCs/>
        </w:rPr>
        <w:t>Bath University Paper in Political Economy</w:t>
      </w:r>
      <w:r w:rsidRPr="00CD69BC">
        <w:t>, No. 34</w:t>
      </w:r>
    </w:p>
    <w:p w14:paraId="2A36681D" w14:textId="77777777" w:rsidR="00CD69BC" w:rsidRPr="00CD69BC" w:rsidRDefault="00CD69BC" w:rsidP="00CD69BC">
      <w:hyperlink r:id="rId316" w:tgtFrame="_blank" w:history="1">
        <w:r w:rsidRPr="00CD69BC">
          <w:rPr>
            <w:rStyle w:val="Hyperlink"/>
            <w:b/>
            <w:bCs/>
          </w:rPr>
          <w:t>Google Scholar</w:t>
        </w:r>
      </w:hyperlink>
    </w:p>
    <w:p w14:paraId="0444EB9E" w14:textId="77777777" w:rsidR="00CD69BC" w:rsidRPr="00CD69BC" w:rsidRDefault="00CD69BC" w:rsidP="00CD69BC">
      <w:pPr>
        <w:numPr>
          <w:ilvl w:val="0"/>
          <w:numId w:val="15"/>
        </w:numPr>
      </w:pPr>
      <w:r w:rsidRPr="00CD69BC">
        <w:t>Mosley, P., 1986, ‘The politics of economic liberalisation: USAID and the World Bank in Kenya, 1980–84’, </w:t>
      </w:r>
      <w:r w:rsidRPr="00CD69BC">
        <w:rPr>
          <w:i/>
          <w:iCs/>
        </w:rPr>
        <w:t>African Affairs</w:t>
      </w:r>
      <w:r w:rsidRPr="00CD69BC">
        <w:t>, </w:t>
      </w:r>
      <w:r w:rsidRPr="00CD69BC">
        <w:rPr>
          <w:b/>
          <w:bCs/>
        </w:rPr>
        <w:t>vol 85</w:t>
      </w:r>
      <w:r w:rsidRPr="00CD69BC">
        <w:t>, pp 107–119</w:t>
      </w:r>
    </w:p>
    <w:p w14:paraId="630FC006" w14:textId="77777777" w:rsidR="00CD69BC" w:rsidRPr="00CD69BC" w:rsidRDefault="00CD69BC" w:rsidP="00CD69BC">
      <w:hyperlink r:id="rId317" w:tgtFrame="_blank" w:history="1">
        <w:r w:rsidRPr="00CD69BC">
          <w:rPr>
            <w:rStyle w:val="Hyperlink"/>
            <w:b/>
            <w:bCs/>
          </w:rPr>
          <w:t>Web of Science®</w:t>
        </w:r>
      </w:hyperlink>
      <w:hyperlink r:id="rId318" w:tgtFrame="_blank" w:history="1">
        <w:r w:rsidRPr="00CD69BC">
          <w:rPr>
            <w:rStyle w:val="Hyperlink"/>
            <w:b/>
            <w:bCs/>
          </w:rPr>
          <w:t>Google Scholar</w:t>
        </w:r>
      </w:hyperlink>
    </w:p>
    <w:p w14:paraId="6E4685C9" w14:textId="77777777" w:rsidR="00CD69BC" w:rsidRPr="00CD69BC" w:rsidRDefault="00CD69BC" w:rsidP="00CD69BC">
      <w:pPr>
        <w:numPr>
          <w:ilvl w:val="0"/>
          <w:numId w:val="15"/>
        </w:numPr>
      </w:pPr>
      <w:r w:rsidRPr="00CD69BC">
        <w:t>Mosley, P., J. Hudson and S. Horrell, 1986, ‘Aid, the public sector and the market in less developed countries’ </w:t>
      </w:r>
      <w:r w:rsidRPr="00CD69BC">
        <w:rPr>
          <w:i/>
          <w:iCs/>
        </w:rPr>
        <w:t>Economic Journal</w:t>
      </w:r>
    </w:p>
    <w:p w14:paraId="22876788" w14:textId="77777777" w:rsidR="00CD69BC" w:rsidRPr="00CD69BC" w:rsidRDefault="00CD69BC" w:rsidP="00CD69BC">
      <w:hyperlink r:id="rId319" w:tgtFrame="_blank" w:history="1">
        <w:r w:rsidRPr="00CD69BC">
          <w:rPr>
            <w:rStyle w:val="Hyperlink"/>
            <w:b/>
            <w:bCs/>
          </w:rPr>
          <w:t>Google Scholar</w:t>
        </w:r>
      </w:hyperlink>
    </w:p>
    <w:p w14:paraId="3F9B9B75" w14:textId="77777777" w:rsidR="00CD69BC" w:rsidRPr="00CD69BC" w:rsidRDefault="00CD69BC" w:rsidP="00CD69BC">
      <w:pPr>
        <w:numPr>
          <w:ilvl w:val="0"/>
          <w:numId w:val="15"/>
        </w:numPr>
      </w:pPr>
      <w:r w:rsidRPr="00CD69BC">
        <w:t>OECD, 1984, </w:t>
      </w:r>
      <w:r w:rsidRPr="00CD69BC">
        <w:rPr>
          <w:i/>
          <w:iCs/>
        </w:rPr>
        <w:t>Geographical Distribution of Financial Flows 1977 to 1983</w:t>
      </w:r>
      <w:r w:rsidRPr="00CD69BC">
        <w:t>, Paris</w:t>
      </w:r>
    </w:p>
    <w:p w14:paraId="4FA7A32E" w14:textId="77777777" w:rsidR="00CD69BC" w:rsidRPr="00CD69BC" w:rsidRDefault="00CD69BC" w:rsidP="00CD69BC">
      <w:hyperlink r:id="rId320" w:tgtFrame="_blank" w:history="1">
        <w:r w:rsidRPr="00CD69BC">
          <w:rPr>
            <w:rStyle w:val="Hyperlink"/>
            <w:b/>
            <w:bCs/>
          </w:rPr>
          <w:t>Google Scholar</w:t>
        </w:r>
      </w:hyperlink>
    </w:p>
    <w:p w14:paraId="6D2C0715" w14:textId="77777777" w:rsidR="00CD69BC" w:rsidRPr="00CD69BC" w:rsidRDefault="00CD69BC" w:rsidP="00CD69BC">
      <w:pPr>
        <w:numPr>
          <w:ilvl w:val="0"/>
          <w:numId w:val="15"/>
        </w:numPr>
      </w:pPr>
      <w:r w:rsidRPr="00CD69BC">
        <w:t>Papanek, G., 1972, ‘The effect of aid and other resource transfers on savings and growth in less developed countries’, </w:t>
      </w:r>
      <w:r w:rsidRPr="00CD69BC">
        <w:rPr>
          <w:i/>
          <w:iCs/>
        </w:rPr>
        <w:t>Economic Journal</w:t>
      </w:r>
      <w:r w:rsidRPr="00CD69BC">
        <w:t>, </w:t>
      </w:r>
      <w:r w:rsidRPr="00CD69BC">
        <w:rPr>
          <w:b/>
          <w:bCs/>
        </w:rPr>
        <w:t>vol 82</w:t>
      </w:r>
      <w:r w:rsidRPr="00CD69BC">
        <w:t>, pp 934–50</w:t>
      </w:r>
    </w:p>
    <w:p w14:paraId="4D1895A2" w14:textId="77777777" w:rsidR="00CD69BC" w:rsidRPr="00CD69BC" w:rsidRDefault="00CD69BC" w:rsidP="00CD69BC">
      <w:hyperlink r:id="rId321" w:tgtFrame="_blank" w:history="1">
        <w:r w:rsidRPr="00CD69BC">
          <w:rPr>
            <w:rStyle w:val="Hyperlink"/>
            <w:b/>
            <w:bCs/>
          </w:rPr>
          <w:t>View</w:t>
        </w:r>
      </w:hyperlink>
    </w:p>
    <w:p w14:paraId="43313BFF" w14:textId="77777777" w:rsidR="00CD69BC" w:rsidRPr="00CD69BC" w:rsidRDefault="00CD69BC" w:rsidP="00CD69BC">
      <w:hyperlink r:id="rId322" w:tgtFrame="_blank" w:history="1">
        <w:r w:rsidRPr="00CD69BC">
          <w:rPr>
            <w:rStyle w:val="Hyperlink"/>
            <w:b/>
            <w:bCs/>
          </w:rPr>
          <w:t>Web of Science®</w:t>
        </w:r>
      </w:hyperlink>
      <w:hyperlink r:id="rId323" w:tgtFrame="_blank" w:history="1">
        <w:r w:rsidRPr="00CD69BC">
          <w:rPr>
            <w:rStyle w:val="Hyperlink"/>
            <w:b/>
            <w:bCs/>
          </w:rPr>
          <w:t>Google Scholar</w:t>
        </w:r>
      </w:hyperlink>
    </w:p>
    <w:p w14:paraId="52D77ECD" w14:textId="77777777" w:rsidR="00CD69BC" w:rsidRPr="00CD69BC" w:rsidRDefault="00CD69BC" w:rsidP="00CD69BC">
      <w:pPr>
        <w:numPr>
          <w:ilvl w:val="0"/>
          <w:numId w:val="15"/>
        </w:numPr>
      </w:pPr>
      <w:r w:rsidRPr="00CD69BC">
        <w:t>World Bank, 1981, </w:t>
      </w:r>
      <w:r w:rsidRPr="00CD69BC">
        <w:rPr>
          <w:i/>
          <w:iCs/>
        </w:rPr>
        <w:t>Accelerated Development in sub-Saharan Africa</w:t>
      </w:r>
      <w:r w:rsidRPr="00CD69BC">
        <w:t>, Washington DC</w:t>
      </w:r>
    </w:p>
    <w:p w14:paraId="30285E28" w14:textId="77777777" w:rsidR="00CD69BC" w:rsidRPr="00CD69BC" w:rsidRDefault="00CD69BC" w:rsidP="00CD69BC">
      <w:hyperlink r:id="rId324" w:tgtFrame="_blank" w:history="1">
        <w:r w:rsidRPr="00CD69BC">
          <w:rPr>
            <w:rStyle w:val="Hyperlink"/>
            <w:b/>
            <w:bCs/>
          </w:rPr>
          <w:t>Google Scholar</w:t>
        </w:r>
      </w:hyperlink>
    </w:p>
    <w:p w14:paraId="17B0FCA6" w14:textId="77777777" w:rsidR="00CD69BC" w:rsidRPr="00CD69BC" w:rsidRDefault="00CD69BC" w:rsidP="00CD69BC">
      <w:pPr>
        <w:numPr>
          <w:ilvl w:val="0"/>
          <w:numId w:val="15"/>
        </w:numPr>
      </w:pPr>
      <w:r w:rsidRPr="00CD69BC">
        <w:lastRenderedPageBreak/>
        <w:t>World Bank, 1983, </w:t>
      </w:r>
      <w:r w:rsidRPr="00CD69BC">
        <w:rPr>
          <w:i/>
          <w:iCs/>
        </w:rPr>
        <w:t>Ninth Annual Review of Project Performance Audit Results</w:t>
      </w:r>
      <w:r w:rsidRPr="00CD69BC">
        <w:t>, Washington DC</w:t>
      </w:r>
    </w:p>
    <w:p w14:paraId="7BD93728" w14:textId="77777777" w:rsidR="00CD69BC" w:rsidRPr="00CD69BC" w:rsidRDefault="00CD69BC" w:rsidP="00CD69BC">
      <w:hyperlink r:id="rId325" w:tgtFrame="_blank" w:history="1">
        <w:r w:rsidRPr="00CD69BC">
          <w:rPr>
            <w:rStyle w:val="Hyperlink"/>
            <w:b/>
            <w:bCs/>
          </w:rPr>
          <w:t>Google Scholar</w:t>
        </w:r>
      </w:hyperlink>
    </w:p>
    <w:p w14:paraId="5725E4FA" w14:textId="77777777" w:rsidR="00CD69BC" w:rsidRPr="00CD69BC" w:rsidRDefault="00CD69BC" w:rsidP="00CD69BC">
      <w:pPr>
        <w:numPr>
          <w:ilvl w:val="0"/>
          <w:numId w:val="15"/>
        </w:numPr>
      </w:pPr>
      <w:r w:rsidRPr="00CD69BC">
        <w:t>World Bank, 1985, Sustainability of Projects: First Review of Experience, </w:t>
      </w:r>
      <w:r w:rsidRPr="00CD69BC">
        <w:rPr>
          <w:i/>
          <w:iCs/>
        </w:rPr>
        <w:t>Operations Evaluation Department (Report no 5718)</w:t>
      </w:r>
      <w:r w:rsidRPr="00CD69BC">
        <w:t>, Washington DC</w:t>
      </w:r>
    </w:p>
    <w:p w14:paraId="63CE36F1" w14:textId="77777777" w:rsidR="00CD69BC" w:rsidRPr="00CD69BC" w:rsidRDefault="00CD69BC" w:rsidP="00CD69BC">
      <w:hyperlink r:id="rId326" w:tgtFrame="_blank" w:history="1">
        <w:r w:rsidRPr="00CD69BC">
          <w:rPr>
            <w:rStyle w:val="Hyperlink"/>
            <w:b/>
            <w:bCs/>
          </w:rPr>
          <w:t>Google Scholar</w:t>
        </w:r>
      </w:hyperlink>
    </w:p>
    <w:p w14:paraId="2EBCFDE9" w14:textId="77777777" w:rsidR="00CD69BC" w:rsidRPr="00CD69BC" w:rsidRDefault="00CD69BC" w:rsidP="00CD69BC">
      <w:r w:rsidRPr="00CD69BC">
        <w:br/>
      </w:r>
      <w:r w:rsidRPr="00CD69BC">
        <w:rPr>
          <w:b/>
          <w:bCs/>
        </w:rPr>
        <w:t>Number of times cited according to CrossRef:</w:t>
      </w:r>
      <w:r w:rsidRPr="00CD69BC">
        <w:t> 7</w:t>
      </w:r>
    </w:p>
    <w:p w14:paraId="2365ACBD" w14:textId="77777777" w:rsidR="00CD69BC" w:rsidRPr="00CD69BC" w:rsidRDefault="00CD69BC" w:rsidP="00CD69BC">
      <w:pPr>
        <w:numPr>
          <w:ilvl w:val="0"/>
          <w:numId w:val="16"/>
        </w:numPr>
      </w:pPr>
      <w:r w:rsidRPr="00CD69BC">
        <w:t>Rachel M. Gisselquist, Patricia Justino, Andrea Vaccaro, Do the principles of effective development co</w:t>
      </w:r>
      <w:r w:rsidRPr="00CD69BC">
        <w:rPr>
          <w:rFonts w:ascii="Cambria Math" w:hAnsi="Cambria Math" w:cs="Cambria Math"/>
        </w:rPr>
        <w:t>‐</w:t>
      </w:r>
      <w:r w:rsidRPr="00CD69BC">
        <w:t>operation improve development outcomes? The case for clearer definitions and measurement, Development Policy Review, 10.1111/dpr.12731, </w:t>
      </w:r>
      <w:r w:rsidRPr="00CD69BC">
        <w:rPr>
          <w:b/>
          <w:bCs/>
        </w:rPr>
        <w:t>42</w:t>
      </w:r>
      <w:r w:rsidRPr="00CD69BC">
        <w:t>, 1, (2023).</w:t>
      </w:r>
    </w:p>
    <w:p w14:paraId="0EA08104" w14:textId="77777777" w:rsidR="00CD69BC" w:rsidRPr="00CD69BC" w:rsidRDefault="00CD69BC" w:rsidP="00CD69BC">
      <w:hyperlink r:id="rId327" w:history="1">
        <w:r w:rsidRPr="00CD69BC">
          <w:rPr>
            <w:rStyle w:val="Hyperlink"/>
            <w:b/>
            <w:bCs/>
          </w:rPr>
          <w:t>View</w:t>
        </w:r>
      </w:hyperlink>
    </w:p>
    <w:p w14:paraId="3E822C54" w14:textId="77777777" w:rsidR="00CD69BC" w:rsidRPr="00CD69BC" w:rsidRDefault="00CD69BC" w:rsidP="00CD69BC">
      <w:pPr>
        <w:numPr>
          <w:ilvl w:val="0"/>
          <w:numId w:val="16"/>
        </w:numPr>
      </w:pPr>
      <w:r w:rsidRPr="00CD69BC">
        <w:t>Nur Chasanah, Indra Gunawan, Bassam Baroudi, International development project success: A literature review, Journal of International Development, 10.1002/jid.3809, </w:t>
      </w:r>
      <w:r w:rsidRPr="00CD69BC">
        <w:rPr>
          <w:b/>
          <w:bCs/>
        </w:rPr>
        <w:t>36</w:t>
      </w:r>
      <w:r w:rsidRPr="00CD69BC">
        <w:t>, 1, (146-171), (2023).</w:t>
      </w:r>
    </w:p>
    <w:p w14:paraId="22EB5CFF" w14:textId="77777777" w:rsidR="00CD69BC" w:rsidRPr="00CD69BC" w:rsidRDefault="00CD69BC" w:rsidP="00CD69BC">
      <w:hyperlink r:id="rId328" w:history="1">
        <w:r w:rsidRPr="00CD69BC">
          <w:rPr>
            <w:rStyle w:val="Hyperlink"/>
            <w:b/>
            <w:bCs/>
          </w:rPr>
          <w:t>View</w:t>
        </w:r>
      </w:hyperlink>
    </w:p>
    <w:p w14:paraId="3A5B6B3E" w14:textId="77777777" w:rsidR="00CD69BC" w:rsidRPr="00CD69BC" w:rsidRDefault="00CD69BC" w:rsidP="00CD69BC">
      <w:pPr>
        <w:numPr>
          <w:ilvl w:val="0"/>
          <w:numId w:val="16"/>
        </w:numPr>
      </w:pPr>
      <w:r w:rsidRPr="00CD69BC">
        <w:t>Tim Röthel, Budget support to the health sector—The right choice for strong institutions? Evidence from panel data, Review of Development Economics, 10.1111/rode.12967, </w:t>
      </w:r>
      <w:r w:rsidRPr="00CD69BC">
        <w:rPr>
          <w:b/>
          <w:bCs/>
        </w:rPr>
        <w:t>27</w:t>
      </w:r>
      <w:r w:rsidRPr="00CD69BC">
        <w:t>, 2, (735-770), (2022).</w:t>
      </w:r>
    </w:p>
    <w:p w14:paraId="602E03BC" w14:textId="77777777" w:rsidR="00CD69BC" w:rsidRPr="00CD69BC" w:rsidRDefault="00CD69BC" w:rsidP="00CD69BC">
      <w:hyperlink r:id="rId329" w:history="1">
        <w:r w:rsidRPr="00CD69BC">
          <w:rPr>
            <w:rStyle w:val="Hyperlink"/>
            <w:b/>
            <w:bCs/>
          </w:rPr>
          <w:t>View</w:t>
        </w:r>
      </w:hyperlink>
    </w:p>
    <w:p w14:paraId="605237CF" w14:textId="77777777" w:rsidR="00CD69BC" w:rsidRPr="00CD69BC" w:rsidRDefault="00CD69BC" w:rsidP="00CD69BC">
      <w:pPr>
        <w:numPr>
          <w:ilvl w:val="0"/>
          <w:numId w:val="16"/>
        </w:numPr>
      </w:pPr>
      <w:r w:rsidRPr="00CD69BC">
        <w:t>Jolanda Hessels, Wim Naudé, THE INTERSECTION OF THE FIELDS OF ENTREPRENEURSHIP AND DEVELOPMENT ECONOMICS: A REVIEW TOWARDS A NEW VIEW, Journal of Economic Surveys, 10.1111/joes.12286, </w:t>
      </w:r>
      <w:r w:rsidRPr="00CD69BC">
        <w:rPr>
          <w:b/>
          <w:bCs/>
        </w:rPr>
        <w:t>33</w:t>
      </w:r>
      <w:r w:rsidRPr="00CD69BC">
        <w:t>, 2, (389-403), (2018).</w:t>
      </w:r>
    </w:p>
    <w:p w14:paraId="4D33EB59" w14:textId="77777777" w:rsidR="00CD69BC" w:rsidRPr="00CD69BC" w:rsidRDefault="00CD69BC" w:rsidP="00CD69BC">
      <w:hyperlink r:id="rId330" w:history="1">
        <w:r w:rsidRPr="00CD69BC">
          <w:rPr>
            <w:rStyle w:val="Hyperlink"/>
            <w:b/>
            <w:bCs/>
          </w:rPr>
          <w:t>View</w:t>
        </w:r>
      </w:hyperlink>
    </w:p>
    <w:p w14:paraId="5BD8856E" w14:textId="77777777" w:rsidR="00CD69BC" w:rsidRPr="00CD69BC" w:rsidRDefault="00CD69BC" w:rsidP="00CD69BC">
      <w:pPr>
        <w:numPr>
          <w:ilvl w:val="0"/>
          <w:numId w:val="16"/>
        </w:numPr>
      </w:pPr>
      <w:r w:rsidRPr="00CD69BC">
        <w:t>Svea Koch, Stefan Leiderer, Jörg Faust, Nadia Molenaers, The rise and demise of European budget support: political economy of collective European Union donor action, Development Policy Review, 10.1111/dpr.12190, </w:t>
      </w:r>
      <w:r w:rsidRPr="00CD69BC">
        <w:rPr>
          <w:b/>
          <w:bCs/>
        </w:rPr>
        <w:t>35</w:t>
      </w:r>
      <w:r w:rsidRPr="00CD69BC">
        <w:t>, 4, (455-473), (2016).</w:t>
      </w:r>
    </w:p>
    <w:p w14:paraId="1C83AD79" w14:textId="77777777" w:rsidR="00CD69BC" w:rsidRPr="00CD69BC" w:rsidRDefault="00CD69BC" w:rsidP="00CD69BC">
      <w:hyperlink r:id="rId331" w:history="1">
        <w:r w:rsidRPr="00CD69BC">
          <w:rPr>
            <w:rStyle w:val="Hyperlink"/>
            <w:b/>
            <w:bCs/>
          </w:rPr>
          <w:t>View</w:t>
        </w:r>
      </w:hyperlink>
    </w:p>
    <w:p w14:paraId="02A2ACA3" w14:textId="77777777" w:rsidR="00CD69BC" w:rsidRPr="00CD69BC" w:rsidRDefault="00CD69BC" w:rsidP="00CD69BC">
      <w:pPr>
        <w:numPr>
          <w:ilvl w:val="0"/>
          <w:numId w:val="16"/>
        </w:numPr>
      </w:pPr>
      <w:r w:rsidRPr="00CD69BC">
        <w:t>Paul Shaffer, Examining A ‘Micro–Macro Paradox’: Did Poverty Really Fall in the Union of Myanmar?, Journal of International Development, 10.1002/jid.3065, </w:t>
      </w:r>
      <w:r w:rsidRPr="00CD69BC">
        <w:rPr>
          <w:b/>
          <w:bCs/>
        </w:rPr>
        <w:t>27</w:t>
      </w:r>
      <w:r w:rsidRPr="00CD69BC">
        <w:t>, 7, (1332-1336), (2015).</w:t>
      </w:r>
    </w:p>
    <w:p w14:paraId="35C5AD1A" w14:textId="77777777" w:rsidR="00CD69BC" w:rsidRPr="00CD69BC" w:rsidRDefault="00CD69BC" w:rsidP="00CD69BC">
      <w:hyperlink r:id="rId332" w:history="1">
        <w:r w:rsidRPr="00CD69BC">
          <w:rPr>
            <w:rStyle w:val="Hyperlink"/>
            <w:b/>
            <w:bCs/>
          </w:rPr>
          <w:t>View</w:t>
        </w:r>
      </w:hyperlink>
    </w:p>
    <w:p w14:paraId="7B8E87A6" w14:textId="77777777" w:rsidR="00CD69BC" w:rsidRPr="00CD69BC" w:rsidRDefault="00CD69BC" w:rsidP="00CD69BC">
      <w:pPr>
        <w:numPr>
          <w:ilvl w:val="0"/>
          <w:numId w:val="16"/>
        </w:numPr>
      </w:pPr>
      <w:r w:rsidRPr="00CD69BC">
        <w:t>Kimana Zulueta-Fülscher, Democracy-Support Effectiveness in “Fragile States”: A Review, International Studies Review, 10.1111/misr.12101, </w:t>
      </w:r>
      <w:r w:rsidRPr="00CD69BC">
        <w:rPr>
          <w:b/>
          <w:bCs/>
        </w:rPr>
        <w:t>16</w:t>
      </w:r>
      <w:r w:rsidRPr="00CD69BC">
        <w:t>, 1, (29-49), (2014).</w:t>
      </w:r>
    </w:p>
    <w:p w14:paraId="25F6EDE8" w14:textId="77777777" w:rsidR="00CD69BC" w:rsidRPr="00CD69BC" w:rsidRDefault="00CD69BC" w:rsidP="00CD69BC">
      <w:hyperlink r:id="rId333" w:history="1">
        <w:r w:rsidRPr="00CD69BC">
          <w:rPr>
            <w:rStyle w:val="Hyperlink"/>
            <w:b/>
            <w:bCs/>
          </w:rPr>
          <w:t>View</w:t>
        </w:r>
      </w:hyperlink>
    </w:p>
    <w:p w14:paraId="243F6969" w14:textId="365FC8D6" w:rsidR="00CD69BC" w:rsidRPr="00CD69BC" w:rsidRDefault="00CD69BC" w:rsidP="00CD69BC">
      <w:r w:rsidRPr="00CD69BC">
        <w:t>https://books.google.com.au/books?id=dTM_6UN6N7cC&amp;lpg=PA1&amp;pg=PA1#v=onepage&amp;q&amp;f</w:t>
      </w:r>
      <w:r>
        <w:object w:dxaOrig="8926" w:dyaOrig="12630" w14:anchorId="3BDD6E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8" type="#_x0000_t75" style="width:446.4pt;height:631.7pt" o:ole="">
            <v:imagedata r:id="rId334" o:title=""/>
          </v:shape>
          <o:OLEObject Type="Embed" ProgID="Acrobat.Document.DC" ShapeID="_x0000_i1198" DrawAspect="Content" ObjectID="_1833194332" r:id="rId335"/>
        </w:object>
      </w:r>
      <w:r w:rsidRPr="00CD69BC">
        <w:rPr>
          <w:rFonts w:ascii="Merriweather" w:eastAsia="Times New Roman" w:hAnsi="Merriweather" w:cs="Times New Roman"/>
          <w:color w:val="2A2A2A"/>
          <w:kern w:val="0"/>
          <w:sz w:val="27"/>
          <w:szCs w:val="27"/>
          <w14:ligatures w14:val="none"/>
        </w:rPr>
        <w:t xml:space="preserve"> </w:t>
      </w:r>
      <w:r w:rsidRPr="00CD69BC">
        <w:t>Article Navigation</w:t>
      </w:r>
    </w:p>
    <w:p w14:paraId="2FBBB3CB" w14:textId="77777777" w:rsidR="00CD69BC" w:rsidRPr="00CD69BC" w:rsidRDefault="00CD69BC" w:rsidP="00CD69BC">
      <w:r w:rsidRPr="00CD69BC">
        <w:t>Article Navigation</w:t>
      </w:r>
    </w:p>
    <w:p w14:paraId="4EED33A2" w14:textId="77777777" w:rsidR="00CD69BC" w:rsidRPr="00CD69BC" w:rsidRDefault="00CD69BC" w:rsidP="00CD69BC">
      <w:r w:rsidRPr="00CD69BC">
        <w:lastRenderedPageBreak/>
        <w:t>Journal Article</w:t>
      </w:r>
    </w:p>
    <w:p w14:paraId="7CE2B33A" w14:textId="77777777" w:rsidR="00CD69BC" w:rsidRPr="00CD69BC" w:rsidRDefault="00CD69BC" w:rsidP="00CD69BC">
      <w:pPr>
        <w:rPr>
          <w:b/>
          <w:bCs/>
        </w:rPr>
      </w:pPr>
      <w:r w:rsidRPr="00CD69BC">
        <w:rPr>
          <w:b/>
          <w:bCs/>
        </w:rPr>
        <w:t>Accountability, Participation and Foreign Aid Effectiveness </w:t>
      </w:r>
    </w:p>
    <w:p w14:paraId="2002AF0F" w14:textId="7DEECD82" w:rsidR="00CD69BC" w:rsidRPr="00CD69BC" w:rsidRDefault="00CD69BC" w:rsidP="00CD69BC">
      <w:hyperlink r:id="rId336" w:anchor="no-access-message" w:history="1">
        <w:r w:rsidRPr="00CD69BC">
          <w:rPr>
            <w:rStyle w:val="Hyperlink"/>
          </w:rPr>
          <w:t>Get access </w:t>
        </w:r>
        <w:r w:rsidRPr="00CD69BC">
          <w:rPr>
            <w:rStyle w:val="Hyperlink"/>
          </w:rPr>
          <mc:AlternateContent>
            <mc:Choice Requires="wps">
              <w:drawing>
                <wp:inline distT="0" distB="0" distL="0" distR="0" wp14:anchorId="5F8B0AA6" wp14:editId="25490919">
                  <wp:extent cx="304800" cy="304800"/>
                  <wp:effectExtent l="0" t="0" r="0" b="0"/>
                  <wp:docPr id="1440812208" name="Rectangle 62" descr="Arrow">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05BFF" id="Rectangle 62" o:spid="_x0000_s1026" alt="Arrow" href="https://academic.oup.com/isr/article-abstract/12/2/218/1848509#no-access-mess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22029703" w14:textId="77777777" w:rsidR="00CD69BC" w:rsidRPr="00CD69BC" w:rsidRDefault="00CD69BC" w:rsidP="00CD69BC">
      <w:hyperlink r:id="rId338" w:history="1">
        <w:r w:rsidRPr="00CD69BC">
          <w:rPr>
            <w:rStyle w:val="Hyperlink"/>
          </w:rPr>
          <w:t>Matthew S. Winters</w:t>
        </w:r>
      </w:hyperlink>
    </w:p>
    <w:p w14:paraId="58680948" w14:textId="77777777" w:rsidR="00CD69BC" w:rsidRPr="00CD69BC" w:rsidRDefault="00CD69BC" w:rsidP="00CD69BC">
      <w:r w:rsidRPr="00CD69BC">
        <w:rPr>
          <w:i/>
          <w:iCs/>
        </w:rPr>
        <w:t>International Studies Review</w:t>
      </w:r>
      <w:r w:rsidRPr="00CD69BC">
        <w:t>, Volume 12, Issue 2, June 2010, Pages 218–243, </w:t>
      </w:r>
      <w:hyperlink r:id="rId339" w:history="1">
        <w:r w:rsidRPr="00CD69BC">
          <w:rPr>
            <w:rStyle w:val="Hyperlink"/>
          </w:rPr>
          <w:t>https://doi.org/10.1111/j.1468-2486.2010.00929.x</w:t>
        </w:r>
      </w:hyperlink>
    </w:p>
    <w:p w14:paraId="2A38FC07" w14:textId="77777777" w:rsidR="00CD69BC" w:rsidRPr="00CD69BC" w:rsidRDefault="00CD69BC" w:rsidP="00CD69BC">
      <w:pPr>
        <w:rPr>
          <w:b/>
          <w:bCs/>
        </w:rPr>
      </w:pPr>
      <w:r w:rsidRPr="00CD69BC">
        <w:rPr>
          <w:b/>
          <w:bCs/>
        </w:rPr>
        <w:t>Published:</w:t>
      </w:r>
    </w:p>
    <w:p w14:paraId="67296F75" w14:textId="77777777" w:rsidR="00CD69BC" w:rsidRPr="00CD69BC" w:rsidRDefault="00CD69BC" w:rsidP="00CD69BC">
      <w:r w:rsidRPr="00CD69BC">
        <w:t> </w:t>
      </w:r>
    </w:p>
    <w:p w14:paraId="3BA5D051" w14:textId="77777777" w:rsidR="00CD69BC" w:rsidRPr="00CD69BC" w:rsidRDefault="00CD69BC" w:rsidP="00CD69BC">
      <w:r w:rsidRPr="00CD69BC">
        <w:t>07 June 2010</w:t>
      </w:r>
    </w:p>
    <w:p w14:paraId="63359415" w14:textId="77777777" w:rsidR="00CD69BC" w:rsidRPr="00CD69BC" w:rsidRDefault="00CD69BC" w:rsidP="00CD69BC">
      <w:pPr>
        <w:numPr>
          <w:ilvl w:val="0"/>
          <w:numId w:val="17"/>
        </w:numPr>
      </w:pPr>
      <w:hyperlink r:id="rId340" w:history="1">
        <w:r w:rsidRPr="00CD69BC">
          <w:rPr>
            <w:rStyle w:val="Hyperlink"/>
          </w:rPr>
          <w:t> Cite</w:t>
        </w:r>
      </w:hyperlink>
    </w:p>
    <w:p w14:paraId="197ECF9C" w14:textId="77777777" w:rsidR="00CD69BC" w:rsidRPr="00CD69BC" w:rsidRDefault="00CD69BC" w:rsidP="00CD69BC">
      <w:pPr>
        <w:numPr>
          <w:ilvl w:val="0"/>
          <w:numId w:val="17"/>
        </w:numPr>
      </w:pPr>
      <w:hyperlink r:id="rId341" w:history="1">
        <w:r w:rsidRPr="00CD69BC">
          <w:rPr>
            <w:rStyle w:val="Hyperlink"/>
          </w:rPr>
          <w:t>Permissions Icon Permissions</w:t>
        </w:r>
      </w:hyperlink>
    </w:p>
    <w:p w14:paraId="30EF4F51" w14:textId="77777777" w:rsidR="00CD69BC" w:rsidRPr="00CD69BC" w:rsidRDefault="00CD69BC" w:rsidP="00CD69BC">
      <w:pPr>
        <w:numPr>
          <w:ilvl w:val="0"/>
          <w:numId w:val="17"/>
        </w:numPr>
      </w:pPr>
      <w:hyperlink r:id="rId342" w:history="1">
        <w:r w:rsidRPr="00CD69BC">
          <w:rPr>
            <w:rStyle w:val="Hyperlink"/>
          </w:rPr>
          <w:t>Share Icon Share </w:t>
        </w:r>
      </w:hyperlink>
    </w:p>
    <w:p w14:paraId="67C2A061" w14:textId="77777777" w:rsidR="00CD69BC" w:rsidRPr="00CD69BC" w:rsidRDefault="00CD69BC" w:rsidP="00CD69BC">
      <w:pPr>
        <w:rPr>
          <w:b/>
          <w:bCs/>
        </w:rPr>
      </w:pPr>
      <w:r w:rsidRPr="00CD69BC">
        <w:rPr>
          <w:b/>
          <w:bCs/>
        </w:rPr>
        <w:t>Abstract</w:t>
      </w:r>
    </w:p>
    <w:p w14:paraId="308F8DCB" w14:textId="77777777" w:rsidR="00CD69BC" w:rsidRPr="00CD69BC" w:rsidRDefault="00CD69BC" w:rsidP="00CD69BC">
      <w:r w:rsidRPr="00CD69BC">
        <w:t>Foreign aid involves a chain of accountability relationships stretching from international donors through national governments and implementing agencies to a set of ultimate end users of the goods and services financed by the aid. In this paper, I review five different accountability relationships that exist in foreign aid projects among donors, governments, implementing agencies and end users. Then I summarize existing empirical evidence demonstrating that foreign aid functions better—both at the macro-level of aid flows and at the micro-level of individual aid projects—when there is more government and implementing agency accountability. Specifying several mechanisms that facilitate accountability, I emphasize that participation is a tool often used to produce accountability within aid projects. However, in terms of donor accountability to aid-receiving countries and the end users in them, recent pushes for increased participation have not resulted in more accountability in the design of aid programs. Ultimately, although enthusiasm for participatory models of aid design and delivery is warranted, participation is not a panacea for all the accountability problems in foreign aid programs.</w:t>
      </w:r>
    </w:p>
    <w:p w14:paraId="0E3F7572" w14:textId="77777777" w:rsidR="00CD69BC" w:rsidRPr="00CD69BC" w:rsidRDefault="00CD69BC" w:rsidP="00CD69BC">
      <w:pPr>
        <w:rPr>
          <w:b/>
          <w:bCs/>
        </w:rPr>
      </w:pPr>
      <w:r w:rsidRPr="00CD69BC">
        <w:rPr>
          <w:b/>
          <w:bCs/>
        </w:rPr>
        <w:t>Issue Section:</w:t>
      </w:r>
    </w:p>
    <w:p w14:paraId="338961F1" w14:textId="77777777" w:rsidR="00CD69BC" w:rsidRPr="00CD69BC" w:rsidRDefault="00CD69BC" w:rsidP="00CD69BC">
      <w:r w:rsidRPr="00CD69BC">
        <w:t> </w:t>
      </w:r>
      <w:hyperlink r:id="rId343" w:history="1">
        <w:r w:rsidRPr="00CD69BC">
          <w:rPr>
            <w:rStyle w:val="Hyperlink"/>
          </w:rPr>
          <w:t>Reflection, Evaluation, Integration</w:t>
        </w:r>
      </w:hyperlink>
    </w:p>
    <w:p w14:paraId="387F37FD" w14:textId="77777777" w:rsidR="00CD69BC" w:rsidRPr="00CD69BC" w:rsidRDefault="00CD69BC" w:rsidP="00CD69BC">
      <w:r w:rsidRPr="00CD69BC">
        <w:rPr>
          <w:b/>
          <w:bCs/>
        </w:rPr>
        <w:t>Collection:</w:t>
      </w:r>
      <w:r w:rsidRPr="00CD69BC">
        <w:t> </w:t>
      </w:r>
      <w:hyperlink r:id="rId344" w:history="1">
        <w:r w:rsidRPr="00CD69BC">
          <w:rPr>
            <w:rStyle w:val="Hyperlink"/>
          </w:rPr>
          <w:t>ISA Journals</w:t>
        </w:r>
      </w:hyperlink>
    </w:p>
    <w:p w14:paraId="0393ABCC" w14:textId="77777777" w:rsidR="00CD69BC" w:rsidRPr="00CD69BC" w:rsidRDefault="00CD69BC" w:rsidP="00CD69BC">
      <w:r w:rsidRPr="00CD69BC">
        <w:t>© 2010 International Studies Association</w:t>
      </w:r>
    </w:p>
    <w:p w14:paraId="53325E24" w14:textId="77777777" w:rsidR="00CD69BC" w:rsidRPr="00CD69BC" w:rsidRDefault="00CD69BC" w:rsidP="00CD69BC">
      <w:r w:rsidRPr="00CD69BC">
        <w:lastRenderedPageBreak/>
        <w:t>You do not currently have access to this article.</w:t>
      </w:r>
    </w:p>
    <w:p w14:paraId="4E526B49" w14:textId="77777777" w:rsidR="00CD69BC" w:rsidRPr="00CD69BC" w:rsidRDefault="00CD69BC" w:rsidP="00CD69BC">
      <w:pPr>
        <w:rPr>
          <w:b/>
          <w:bCs/>
        </w:rPr>
      </w:pPr>
      <w:r w:rsidRPr="00CD69BC">
        <w:rPr>
          <w:b/>
          <w:bCs/>
        </w:rPr>
        <w:t>Sign in</w:t>
      </w:r>
    </w:p>
    <w:p w14:paraId="4AEAB20D" w14:textId="6AC8CA32" w:rsidR="00CD69BC" w:rsidRPr="00CD69BC" w:rsidRDefault="00CD69BC" w:rsidP="00CD69BC">
      <w:hyperlink r:id="rId345" w:history="1">
        <w:r w:rsidRPr="00CD69BC">
          <w:rPr>
            <w:rStyle w:val="Hyperlink"/>
          </w:rPr>
          <mc:AlternateContent>
            <mc:Choice Requires="wps">
              <w:drawing>
                <wp:inline distT="0" distB="0" distL="0" distR="0" wp14:anchorId="74246535" wp14:editId="49B974F5">
                  <wp:extent cx="304800" cy="304800"/>
                  <wp:effectExtent l="0" t="0" r="0" b="0"/>
                  <wp:docPr id="644983657" name="Rectangle 61" descr="Information">
                    <a:hlinkClick xmlns:a="http://schemas.openxmlformats.org/drawingml/2006/main" r:id="rId33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D4D87D" id="Rectangle 61" o:spid="_x0000_s1026" alt="Information"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D69BC">
          <w:rPr>
            <w:rStyle w:val="Hyperlink"/>
          </w:rPr>
          <w:t>Get help with access</w:t>
        </w:r>
      </w:hyperlink>
    </w:p>
    <w:p w14:paraId="28BD7118" w14:textId="562B402A" w:rsidR="00CD69BC" w:rsidRPr="00CD69BC" w:rsidRDefault="00CD69BC" w:rsidP="00CD69BC">
      <w:pPr>
        <w:numPr>
          <w:ilvl w:val="0"/>
          <w:numId w:val="18"/>
        </w:numPr>
      </w:pPr>
      <w:r w:rsidRPr="00CD69BC">
        <mc:AlternateContent>
          <mc:Choice Requires="wps">
            <w:drawing>
              <wp:inline distT="0" distB="0" distL="0" distR="0" wp14:anchorId="334B9977" wp14:editId="4ABD2B19">
                <wp:extent cx="304800" cy="304800"/>
                <wp:effectExtent l="0" t="0" r="0" b="0"/>
                <wp:docPr id="1875692439" name="Rectangle 60" descr="International Studies Association">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61FDC" id="Rectangle 60" o:spid="_x0000_s1026" alt="International Studies Association" href="https://www.isanet.org/Login?returnurl=https%3A%2F%2Facademic.oup.com%2Fisr%2Farticle-abstract%2F12%2F2%2F218%2F184850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6A86D6E" w14:textId="77777777" w:rsidR="00CD69BC" w:rsidRPr="00CD69BC" w:rsidRDefault="00CD69BC" w:rsidP="00CD69BC">
      <w:pPr>
        <w:rPr>
          <w:b/>
          <w:bCs/>
        </w:rPr>
      </w:pPr>
      <w:r w:rsidRPr="00CD69BC">
        <w:rPr>
          <w:b/>
          <w:bCs/>
        </w:rPr>
        <w:t>International Studies Association members</w:t>
      </w:r>
    </w:p>
    <w:p w14:paraId="067AC1EC" w14:textId="705E6F79" w:rsidR="00CD69BC" w:rsidRPr="00CD69BC" w:rsidRDefault="00CD69BC" w:rsidP="00CD69BC">
      <w:hyperlink r:id="rId347" w:history="1">
        <w:r w:rsidRPr="00CD69BC">
          <w:rPr>
            <w:rStyle w:val="Hyperlink"/>
          </w:rPr>
          <w:t>Sign in through society site</w:t>
        </w:r>
        <w:r w:rsidRPr="00CD69BC">
          <w:rPr>
            <w:rStyle w:val="Hyperlink"/>
          </w:rPr>
          <mc:AlternateContent>
            <mc:Choice Requires="wps">
              <w:drawing>
                <wp:inline distT="0" distB="0" distL="0" distR="0" wp14:anchorId="764B43C4" wp14:editId="07DACFB1">
                  <wp:extent cx="304800" cy="304800"/>
                  <wp:effectExtent l="0" t="0" r="0" b="0"/>
                  <wp:docPr id="788589214" name="Rectangle 59" descr="Arrow">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01F70" id="Rectangle 59" o:spid="_x0000_s1026" alt="Arrow" href="https://www.isanet.org/Login?returnurl=https%3A%2F%2Facademic.oup.com%2Fisr%2Farticle-abstract%2F12%2F2%2F218%2F184850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2E6E2D9D" w14:textId="77777777" w:rsidR="00CD69BC" w:rsidRPr="00CD69BC" w:rsidRDefault="00CD69BC" w:rsidP="00CD69BC">
      <w:pPr>
        <w:rPr>
          <w:b/>
          <w:bCs/>
        </w:rPr>
      </w:pPr>
      <w:r w:rsidRPr="00CD69BC">
        <w:rPr>
          <w:b/>
          <w:bCs/>
        </w:rPr>
        <w:t>Personal account</w:t>
      </w:r>
    </w:p>
    <w:p w14:paraId="53D8A053" w14:textId="77777777" w:rsidR="00CD69BC" w:rsidRPr="00CD69BC" w:rsidRDefault="00CD69BC" w:rsidP="00CD69BC">
      <w:pPr>
        <w:numPr>
          <w:ilvl w:val="0"/>
          <w:numId w:val="19"/>
        </w:numPr>
      </w:pPr>
      <w:r w:rsidRPr="00CD69BC">
        <w:t>Sign in with email/username &amp; password</w:t>
      </w:r>
    </w:p>
    <w:p w14:paraId="388B6426" w14:textId="77777777" w:rsidR="00CD69BC" w:rsidRPr="00CD69BC" w:rsidRDefault="00CD69BC" w:rsidP="00CD69BC">
      <w:pPr>
        <w:numPr>
          <w:ilvl w:val="0"/>
          <w:numId w:val="19"/>
        </w:numPr>
      </w:pPr>
      <w:r w:rsidRPr="00CD69BC">
        <w:t>Get email alerts</w:t>
      </w:r>
    </w:p>
    <w:p w14:paraId="568DD108" w14:textId="77777777" w:rsidR="00CD69BC" w:rsidRPr="00CD69BC" w:rsidRDefault="00CD69BC" w:rsidP="00CD69BC">
      <w:pPr>
        <w:numPr>
          <w:ilvl w:val="0"/>
          <w:numId w:val="19"/>
        </w:numPr>
      </w:pPr>
      <w:r w:rsidRPr="00CD69BC">
        <w:t>Save searches</w:t>
      </w:r>
    </w:p>
    <w:p w14:paraId="199907D6" w14:textId="77777777" w:rsidR="00CD69BC" w:rsidRPr="00CD69BC" w:rsidRDefault="00CD69BC" w:rsidP="00CD69BC">
      <w:pPr>
        <w:numPr>
          <w:ilvl w:val="0"/>
          <w:numId w:val="19"/>
        </w:numPr>
      </w:pPr>
      <w:r w:rsidRPr="00CD69BC">
        <w:t>Purchase content</w:t>
      </w:r>
    </w:p>
    <w:p w14:paraId="1ECE4DBF" w14:textId="77777777" w:rsidR="00CD69BC" w:rsidRPr="00CD69BC" w:rsidRDefault="00CD69BC" w:rsidP="00CD69BC">
      <w:pPr>
        <w:numPr>
          <w:ilvl w:val="0"/>
          <w:numId w:val="19"/>
        </w:numPr>
      </w:pPr>
      <w:r w:rsidRPr="00CD69BC">
        <w:t>Activate your purchase/trial code</w:t>
      </w:r>
    </w:p>
    <w:p w14:paraId="6B896A48" w14:textId="77777777" w:rsidR="00CD69BC" w:rsidRPr="00CD69BC" w:rsidRDefault="00CD69BC" w:rsidP="00CD69BC">
      <w:pPr>
        <w:numPr>
          <w:ilvl w:val="0"/>
          <w:numId w:val="19"/>
        </w:numPr>
      </w:pPr>
      <w:r w:rsidRPr="00CD69BC">
        <w:t>Add your ORCID iD</w:t>
      </w:r>
    </w:p>
    <w:p w14:paraId="11BF3A74" w14:textId="0A75ABF9" w:rsidR="00CD69BC" w:rsidRPr="00CD69BC" w:rsidRDefault="00CD69BC" w:rsidP="00CD69BC">
      <w:hyperlink r:id="rId348" w:history="1">
        <w:r w:rsidRPr="00CD69BC">
          <w:rPr>
            <w:rStyle w:val="Hyperlink"/>
          </w:rPr>
          <w:t>Sign in</w:t>
        </w:r>
        <w:r w:rsidRPr="00CD69BC">
          <w:rPr>
            <w:rStyle w:val="Hyperlink"/>
          </w:rPr>
          <mc:AlternateContent>
            <mc:Choice Requires="wps">
              <w:drawing>
                <wp:inline distT="0" distB="0" distL="0" distR="0" wp14:anchorId="4073B8BB" wp14:editId="75F31B92">
                  <wp:extent cx="304800" cy="304800"/>
                  <wp:effectExtent l="0" t="0" r="0" b="0"/>
                  <wp:docPr id="1350227635" name="Rectangle 58" descr="Arrow">
                    <a:hlinkClick xmlns:a="http://schemas.openxmlformats.org/drawingml/2006/main" r:id="rId3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CA7E31" id="Rectangle 58" o:spid="_x0000_s1026" alt="Arrow"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r w:rsidRPr="00CD69BC">
        <w:t> </w:t>
      </w:r>
      <w:hyperlink r:id="rId349" w:history="1">
        <w:r w:rsidRPr="00CD69BC">
          <w:rPr>
            <w:rStyle w:val="Hyperlink"/>
          </w:rPr>
          <w:t>Register</w:t>
        </w:r>
      </w:hyperlink>
    </w:p>
    <w:p w14:paraId="70323600" w14:textId="77777777" w:rsidR="00CD69BC" w:rsidRPr="00CD69BC" w:rsidRDefault="00CD69BC" w:rsidP="00CD69BC">
      <w:pPr>
        <w:rPr>
          <w:b/>
          <w:bCs/>
        </w:rPr>
      </w:pPr>
      <w:r w:rsidRPr="00CD69BC">
        <w:rPr>
          <w:b/>
          <w:bCs/>
        </w:rPr>
        <w:t>Institutional access</w:t>
      </w:r>
    </w:p>
    <w:p w14:paraId="514E913D" w14:textId="2918EB2C" w:rsidR="00CD69BC" w:rsidRPr="00CD69BC" w:rsidRDefault="00CD69BC" w:rsidP="00CD69BC">
      <w:hyperlink r:id="rId350" w:history="1">
        <w:r w:rsidRPr="00CD69BC">
          <w:rPr>
            <w:rStyle w:val="Hyperlink"/>
          </w:rPr>
          <w:t>Sign in through your institution</w:t>
        </w:r>
        <w:r w:rsidRPr="00CD69BC">
          <w:rPr>
            <w:rStyle w:val="Hyperlink"/>
          </w:rPr>
          <mc:AlternateContent>
            <mc:Choice Requires="wps">
              <w:drawing>
                <wp:inline distT="0" distB="0" distL="0" distR="0" wp14:anchorId="3282A198" wp14:editId="3C306ED6">
                  <wp:extent cx="304800" cy="304800"/>
                  <wp:effectExtent l="0" t="0" r="0" b="0"/>
                  <wp:docPr id="1053691425" name="Rectangle 57" descr="Arrow">
                    <a:hlinkClick xmlns:a="http://schemas.openxmlformats.org/drawingml/2006/main" r:id="rId3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0439A" id="Rectangle 57" o:spid="_x0000_s1026" alt="Arrow"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4E26B916" w14:textId="77777777" w:rsidR="00CD69BC" w:rsidRPr="00CD69BC" w:rsidRDefault="00CD69BC" w:rsidP="00CD69BC">
      <w:pPr>
        <w:numPr>
          <w:ilvl w:val="0"/>
          <w:numId w:val="20"/>
        </w:numPr>
      </w:pPr>
      <w:hyperlink r:id="rId351" w:history="1">
        <w:r w:rsidRPr="00CD69BC">
          <w:rPr>
            <w:rStyle w:val="Hyperlink"/>
          </w:rPr>
          <w:t>Sign in with a library card</w:t>
        </w:r>
      </w:hyperlink>
    </w:p>
    <w:p w14:paraId="3E97585C" w14:textId="77777777" w:rsidR="00CD69BC" w:rsidRPr="00CD69BC" w:rsidRDefault="00CD69BC" w:rsidP="00CD69BC">
      <w:pPr>
        <w:numPr>
          <w:ilvl w:val="0"/>
          <w:numId w:val="20"/>
        </w:numPr>
      </w:pPr>
      <w:hyperlink r:id="rId352" w:history="1">
        <w:r w:rsidRPr="00CD69BC">
          <w:rPr>
            <w:rStyle w:val="Hyperlink"/>
          </w:rPr>
          <w:t>Sign in with username/password</w:t>
        </w:r>
      </w:hyperlink>
    </w:p>
    <w:p w14:paraId="4F259351" w14:textId="77777777" w:rsidR="00CD69BC" w:rsidRPr="00CD69BC" w:rsidRDefault="00CD69BC" w:rsidP="00CD69BC">
      <w:pPr>
        <w:numPr>
          <w:ilvl w:val="0"/>
          <w:numId w:val="20"/>
        </w:numPr>
      </w:pPr>
      <w:hyperlink r:id="rId353" w:history="1">
        <w:r w:rsidRPr="00CD69BC">
          <w:rPr>
            <w:rStyle w:val="Hyperlink"/>
          </w:rPr>
          <w:t>Recommend to your librarian</w:t>
        </w:r>
      </w:hyperlink>
    </w:p>
    <w:p w14:paraId="6F9178B8" w14:textId="77777777" w:rsidR="00CD69BC" w:rsidRPr="00CD69BC" w:rsidRDefault="00CD69BC" w:rsidP="00CD69BC">
      <w:pPr>
        <w:rPr>
          <w:b/>
          <w:bCs/>
        </w:rPr>
      </w:pPr>
      <w:r w:rsidRPr="00CD69BC">
        <w:rPr>
          <w:b/>
          <w:bCs/>
        </w:rPr>
        <w:t>Institutional account management</w:t>
      </w:r>
    </w:p>
    <w:p w14:paraId="3AD11312" w14:textId="77777777" w:rsidR="00CD69BC" w:rsidRPr="00CD69BC" w:rsidRDefault="00CD69BC" w:rsidP="00CD69BC">
      <w:hyperlink r:id="rId354" w:history="1">
        <w:r w:rsidRPr="00CD69BC">
          <w:rPr>
            <w:rStyle w:val="Hyperlink"/>
          </w:rPr>
          <w:t>Sign in as administrator</w:t>
        </w:r>
      </w:hyperlink>
    </w:p>
    <w:p w14:paraId="01D5667F" w14:textId="77777777" w:rsidR="00CD69BC" w:rsidRPr="00CD69BC" w:rsidRDefault="00CD69BC" w:rsidP="00CD69BC">
      <w:pPr>
        <w:rPr>
          <w:b/>
          <w:bCs/>
        </w:rPr>
      </w:pPr>
      <w:r w:rsidRPr="00CD69BC">
        <w:rPr>
          <w:b/>
          <w:bCs/>
        </w:rPr>
        <w:t>Purchase</w:t>
      </w:r>
    </w:p>
    <w:p w14:paraId="72C9B827" w14:textId="77777777" w:rsidR="00CD69BC" w:rsidRPr="00CD69BC" w:rsidRDefault="00CD69BC" w:rsidP="00CD69BC">
      <w:hyperlink r:id="rId355" w:history="1">
        <w:r w:rsidRPr="00CD69BC">
          <w:rPr>
            <w:rStyle w:val="Hyperlink"/>
          </w:rPr>
          <w:t>Subscription prices and ordering for this journal</w:t>
        </w:r>
      </w:hyperlink>
    </w:p>
    <w:p w14:paraId="3FAA9BD8" w14:textId="77777777" w:rsidR="00CD69BC" w:rsidRPr="00CD69BC" w:rsidRDefault="00CD69BC" w:rsidP="00CD69BC">
      <w:hyperlink r:id="rId356" w:history="1">
        <w:r w:rsidRPr="00CD69BC">
          <w:rPr>
            <w:rStyle w:val="Hyperlink"/>
          </w:rPr>
          <w:t>Purchasing options for books and journals across Oxford Academic</w:t>
        </w:r>
      </w:hyperlink>
    </w:p>
    <w:p w14:paraId="0F2978A0" w14:textId="77777777" w:rsidR="00CD69BC" w:rsidRPr="00CD69BC" w:rsidRDefault="00CD69BC" w:rsidP="00CD69BC">
      <w:pPr>
        <w:rPr>
          <w:b/>
          <w:bCs/>
        </w:rPr>
      </w:pPr>
      <w:r w:rsidRPr="00CD69BC">
        <w:rPr>
          <w:b/>
          <w:bCs/>
        </w:rPr>
        <w:t>Short-term Access</w:t>
      </w:r>
    </w:p>
    <w:p w14:paraId="45054CB8" w14:textId="77777777" w:rsidR="00CD69BC" w:rsidRPr="00CD69BC" w:rsidRDefault="00CD69BC" w:rsidP="00CD69BC">
      <w:r w:rsidRPr="00CD69BC">
        <w:lastRenderedPageBreak/>
        <w:t>To purchase short-term access, please sign in to your personal account above.</w:t>
      </w:r>
    </w:p>
    <w:p w14:paraId="775D0A54" w14:textId="77777777" w:rsidR="00CD69BC" w:rsidRPr="00CD69BC" w:rsidRDefault="00CD69BC" w:rsidP="00CD69BC">
      <w:r w:rsidRPr="00CD69BC">
        <w:t>Don't already have a personal account? </w:t>
      </w:r>
      <w:hyperlink r:id="rId357" w:history="1">
        <w:r w:rsidRPr="00CD69BC">
          <w:rPr>
            <w:rStyle w:val="Hyperlink"/>
          </w:rPr>
          <w:t>Register</w:t>
        </w:r>
      </w:hyperlink>
    </w:p>
    <w:p w14:paraId="47623067" w14:textId="77777777" w:rsidR="00CD69BC" w:rsidRPr="00CD69BC" w:rsidRDefault="00CD69BC" w:rsidP="00CD69BC">
      <w:r w:rsidRPr="00CD69BC">
        <w:t>Accountability, Participation and Foreign Aid Effectiveness - 24 Hours access</w:t>
      </w:r>
    </w:p>
    <w:p w14:paraId="1CE7AAE0" w14:textId="77777777" w:rsidR="00CD69BC" w:rsidRPr="00CD69BC" w:rsidRDefault="00CD69BC" w:rsidP="00CD69BC">
      <w:r w:rsidRPr="00CD69BC">
        <w:t>EUR €40.00 </w:t>
      </w:r>
    </w:p>
    <w:p w14:paraId="7E93037A" w14:textId="77777777" w:rsidR="00CD69BC" w:rsidRPr="00CD69BC" w:rsidRDefault="00CD69BC" w:rsidP="00CD69BC">
      <w:r w:rsidRPr="00CD69BC">
        <w:t>GBP £34.00 </w:t>
      </w:r>
    </w:p>
    <w:p w14:paraId="68F950AF" w14:textId="77777777" w:rsidR="00CD69BC" w:rsidRPr="00CD69BC" w:rsidRDefault="00CD69BC" w:rsidP="00CD69BC">
      <w:r w:rsidRPr="00CD69BC">
        <w:t>USD $44.00</w:t>
      </w:r>
    </w:p>
    <w:p w14:paraId="3F994309" w14:textId="77777777" w:rsidR="00CD69BC" w:rsidRPr="00CD69BC" w:rsidRDefault="00CD69BC" w:rsidP="00CD69BC">
      <w:pPr>
        <w:rPr>
          <w:b/>
          <w:bCs/>
        </w:rPr>
      </w:pPr>
      <w:r w:rsidRPr="00CD69BC">
        <w:rPr>
          <w:b/>
          <w:bCs/>
        </w:rPr>
        <w:t>Rental</w:t>
      </w:r>
    </w:p>
    <w:p w14:paraId="75AD749A" w14:textId="3B543F2D" w:rsidR="00CD69BC" w:rsidRPr="00CD69BC" w:rsidRDefault="00CD69BC" w:rsidP="00CD69BC">
      <w:r w:rsidRPr="00CD69BC">
        <mc:AlternateContent>
          <mc:Choice Requires="wps">
            <w:drawing>
              <wp:inline distT="0" distB="0" distL="0" distR="0" wp14:anchorId="587E1EE1" wp14:editId="15997618">
                <wp:extent cx="304800" cy="304800"/>
                <wp:effectExtent l="0" t="0" r="0" b="0"/>
                <wp:docPr id="734340042" name="Rectangle 56" descr="Read this now at DeepDyve">
                  <a:hlinkClick xmlns:a="http://schemas.openxmlformats.org/drawingml/2006/main" r:id="rId358" tgtFrame="&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9BF6A" id="Rectangle 56" o:spid="_x0000_s1026" alt="Read this now at DeepDyve" href="https://www.deepdyve.com/lp/ou-press/accountability-participation-and-foreign-aid-effectiveness-aHvyKpHccA?key=OUP" target="&quo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A5F2AF6" w14:textId="77777777" w:rsidR="00CD69BC" w:rsidRPr="00CD69BC" w:rsidRDefault="00CD69BC" w:rsidP="00CD69BC">
      <w:r w:rsidRPr="00CD69BC">
        <w:t>This article is also available for rental through DeepDyve.</w:t>
      </w:r>
    </w:p>
    <w:p w14:paraId="4FFFF250" w14:textId="77777777" w:rsidR="00CD69BC" w:rsidRPr="00CD69BC" w:rsidRDefault="00CD69BC" w:rsidP="00CD69BC">
      <w:r w:rsidRPr="00CD69BC">
        <w:t>Citations</w:t>
      </w:r>
    </w:p>
    <w:p w14:paraId="28FFC3D3" w14:textId="77777777" w:rsidR="00CD69BC" w:rsidRPr="00CD69BC" w:rsidRDefault="00CD69BC" w:rsidP="00CD69BC">
      <w:pPr>
        <w:rPr>
          <w:rStyle w:val="Hyperlink"/>
          <w:vanish/>
        </w:rPr>
      </w:pPr>
      <w:r w:rsidRPr="00CD69BC">
        <w:fldChar w:fldCharType="begin"/>
      </w:r>
      <w:r w:rsidRPr="00CD69BC">
        <w:instrText>HYPERLINK "https://badge.dimensions.ai/details/doi/10.1111/j.1468-2486.2010.00929.x?domain=https://academic.oup.com" \t ""</w:instrText>
      </w:r>
      <w:r w:rsidRPr="00CD69BC">
        <w:fldChar w:fldCharType="separate"/>
      </w:r>
    </w:p>
    <w:p w14:paraId="77084A8B" w14:textId="77777777" w:rsidR="00CD69BC" w:rsidRPr="00CD69BC" w:rsidRDefault="00CD69BC" w:rsidP="00CD69BC">
      <w:pPr>
        <w:rPr>
          <w:rStyle w:val="Hyperlink"/>
        </w:rPr>
      </w:pPr>
      <w:r w:rsidRPr="00CD69BC">
        <w:rPr>
          <w:rStyle w:val="Hyperlink"/>
          <w:vanish/>
        </w:rPr>
        <w:t>68</w:t>
      </w:r>
    </w:p>
    <w:p w14:paraId="1420AEFC" w14:textId="434AB161" w:rsidR="00CD69BC" w:rsidRPr="00CD69BC" w:rsidRDefault="00CD69BC" w:rsidP="00CD69BC">
      <w:pPr>
        <w:rPr>
          <w:rStyle w:val="Hyperlink"/>
          <w:vanish/>
        </w:rPr>
      </w:pPr>
      <w:r w:rsidRPr="00CD69BC">
        <w:rPr>
          <w:rStyle w:val="Hyperlink"/>
          <w:vanish/>
        </w:rPr>
        <w:drawing>
          <wp:inline distT="0" distB="0" distL="0" distR="0" wp14:anchorId="797395B2" wp14:editId="37B55A01">
            <wp:extent cx="1143000" cy="1143000"/>
            <wp:effectExtent l="0" t="0" r="0" b="0"/>
            <wp:docPr id="1849860664" name="Picture 55" descr="68 total citations on Dimensions.">
              <a:hlinkClick xmlns:a="http://schemas.openxmlformats.org/drawingml/2006/main" r:id="rId359"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68 total citations on Dimensions.">
                      <a:hlinkClick r:id="rId359" tgtFrame="&quot;&quot;"/>
                    </pic:cNvPr>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44E5B005" w14:textId="77777777" w:rsidR="00CD69BC" w:rsidRPr="00CD69BC" w:rsidRDefault="00CD69BC" w:rsidP="00CD69BC">
      <w:r w:rsidRPr="00CD69BC">
        <w:fldChar w:fldCharType="end"/>
      </w:r>
    </w:p>
    <w:p w14:paraId="3A9E8BAE" w14:textId="77777777" w:rsidR="00CD69BC" w:rsidRPr="00CD69BC" w:rsidRDefault="00CD69BC" w:rsidP="00CD69BC">
      <w:r w:rsidRPr="00CD69BC">
        <w:t>Views</w:t>
      </w:r>
    </w:p>
    <w:p w14:paraId="6F616035" w14:textId="77777777" w:rsidR="00CD69BC" w:rsidRPr="00CD69BC" w:rsidRDefault="00CD69BC" w:rsidP="00CD69BC">
      <w:r w:rsidRPr="00CD69BC">
        <w:t>2,401</w:t>
      </w:r>
    </w:p>
    <w:p w14:paraId="05B4D4D5" w14:textId="77777777" w:rsidR="00CD69BC" w:rsidRPr="00CD69BC" w:rsidRDefault="00CD69BC" w:rsidP="00CD69BC">
      <w:r w:rsidRPr="00CD69BC">
        <w:t>Altmetric</w:t>
      </w:r>
    </w:p>
    <w:p w14:paraId="0555A15C" w14:textId="00D274CE" w:rsidR="00CD69BC" w:rsidRPr="00CD69BC" w:rsidRDefault="00CD69BC" w:rsidP="00CD69BC">
      <w:r w:rsidRPr="00CD69BC">
        <w:drawing>
          <wp:inline distT="0" distB="0" distL="0" distR="0" wp14:anchorId="6242C672" wp14:editId="25427014">
            <wp:extent cx="609600" cy="609600"/>
            <wp:effectExtent l="0" t="0" r="0" b="0"/>
            <wp:docPr id="1694293153" name="Picture 54" descr="Article has an altmetric score of 9">
              <a:hlinkClick xmlns:a="http://schemas.openxmlformats.org/drawingml/2006/main" r:id="rId36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Article has an altmetric score of 9">
                      <a:hlinkClick r:id="rId361" tgtFrame="&quot;&quot;"/>
                    </pic:cNvPr>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11BFFD1" w14:textId="78F194FE" w:rsidR="00CD69BC" w:rsidRPr="00CD69BC" w:rsidRDefault="00CD69BC" w:rsidP="00CD69BC">
      <w:r w:rsidRPr="00CD69BC">
        <mc:AlternateContent>
          <mc:Choice Requires="wps">
            <w:drawing>
              <wp:inline distT="0" distB="0" distL="0" distR="0" wp14:anchorId="36C3FC20" wp14:editId="71EF0076">
                <wp:extent cx="304800" cy="304800"/>
                <wp:effectExtent l="0" t="0" r="0" b="0"/>
                <wp:docPr id="1809600271" name="Rectangle 53" descr="Inform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591D6" id="Rectangle 53" o:spid="_x0000_s1026" alt="Inform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69BC">
        <w:t> More metrics information</w:t>
      </w:r>
    </w:p>
    <w:p w14:paraId="6A31D402" w14:textId="77777777" w:rsidR="00CD69BC" w:rsidRPr="00CD69BC" w:rsidRDefault="00CD69BC" w:rsidP="00CD69BC">
      <w:pPr>
        <w:rPr>
          <w:b/>
          <w:bCs/>
        </w:rPr>
      </w:pPr>
      <w:r w:rsidRPr="00CD69BC">
        <w:rPr>
          <w:b/>
          <w:bCs/>
        </w:rPr>
        <w:t>Email alerts</w:t>
      </w:r>
    </w:p>
    <w:p w14:paraId="149F3DD3" w14:textId="77777777" w:rsidR="00CD69BC" w:rsidRPr="00CD69BC" w:rsidRDefault="00CD69BC" w:rsidP="00CD69BC">
      <w:hyperlink r:id="rId363" w:history="1">
        <w:r w:rsidRPr="00CD69BC">
          <w:rPr>
            <w:rStyle w:val="Hyperlink"/>
          </w:rPr>
          <w:t>New journal issues</w:t>
        </w:r>
      </w:hyperlink>
    </w:p>
    <w:p w14:paraId="3C138D1D" w14:textId="77777777" w:rsidR="00CD69BC" w:rsidRPr="00CD69BC" w:rsidRDefault="00CD69BC" w:rsidP="00CD69BC">
      <w:hyperlink r:id="rId364" w:history="1">
        <w:r w:rsidRPr="00CD69BC">
          <w:rPr>
            <w:rStyle w:val="Hyperlink"/>
          </w:rPr>
          <w:t>New journal articles</w:t>
        </w:r>
      </w:hyperlink>
    </w:p>
    <w:p w14:paraId="5519539F" w14:textId="77777777" w:rsidR="00CD69BC" w:rsidRPr="00CD69BC" w:rsidRDefault="00CD69BC" w:rsidP="00CD69BC">
      <w:r w:rsidRPr="00CD69BC">
        <w:t>Activity related to this article</w:t>
      </w:r>
    </w:p>
    <w:p w14:paraId="47A9DC8B" w14:textId="77777777" w:rsidR="00CD69BC" w:rsidRPr="00CD69BC" w:rsidRDefault="00CD69BC" w:rsidP="00CD69BC">
      <w:hyperlink r:id="rId365" w:history="1">
        <w:r w:rsidRPr="00CD69BC">
          <w:rPr>
            <w:rStyle w:val="Hyperlink"/>
          </w:rPr>
          <w:t>Sign up for marketing</w:t>
        </w:r>
      </w:hyperlink>
    </w:p>
    <w:p w14:paraId="5A7E9BE8" w14:textId="77777777" w:rsidR="00CD69BC" w:rsidRPr="00CD69BC" w:rsidRDefault="00CD69BC" w:rsidP="00CD69BC">
      <w:pPr>
        <w:numPr>
          <w:ilvl w:val="0"/>
          <w:numId w:val="21"/>
        </w:numPr>
      </w:pPr>
    </w:p>
    <w:p w14:paraId="46300433" w14:textId="77777777" w:rsidR="00CD69BC" w:rsidRPr="00CD69BC" w:rsidRDefault="00CD69BC" w:rsidP="00CD69BC">
      <w:pPr>
        <w:numPr>
          <w:ilvl w:val="0"/>
          <w:numId w:val="21"/>
        </w:numPr>
      </w:pPr>
    </w:p>
    <w:p w14:paraId="3B1DE81A" w14:textId="77777777" w:rsidR="00CD69BC" w:rsidRPr="00CD69BC" w:rsidRDefault="00CD69BC" w:rsidP="00CD69BC">
      <w:pPr>
        <w:numPr>
          <w:ilvl w:val="0"/>
          <w:numId w:val="21"/>
        </w:numPr>
      </w:pPr>
    </w:p>
    <w:p w14:paraId="055E038B" w14:textId="77777777" w:rsidR="00CD69BC" w:rsidRPr="00CD69BC" w:rsidRDefault="00CD69BC" w:rsidP="00CD69BC">
      <w:pPr>
        <w:numPr>
          <w:ilvl w:val="0"/>
          <w:numId w:val="21"/>
        </w:numPr>
      </w:pPr>
    </w:p>
    <w:p w14:paraId="02BA93A9" w14:textId="77777777" w:rsidR="00CD69BC" w:rsidRPr="00CD69BC" w:rsidRDefault="00CD69BC" w:rsidP="00CD69BC">
      <w:pPr>
        <w:numPr>
          <w:ilvl w:val="0"/>
          <w:numId w:val="21"/>
        </w:numPr>
      </w:pPr>
    </w:p>
    <w:p w14:paraId="4ABF7BA8" w14:textId="77777777" w:rsidR="00CD69BC" w:rsidRPr="00CD69BC" w:rsidRDefault="00CD69BC" w:rsidP="00CD69BC">
      <w:pPr>
        <w:numPr>
          <w:ilvl w:val="0"/>
          <w:numId w:val="21"/>
        </w:numPr>
      </w:pPr>
    </w:p>
    <w:p w14:paraId="2EF7BDE4" w14:textId="54547C2A" w:rsidR="00CD69BC" w:rsidRPr="00CD69BC" w:rsidRDefault="00CD69BC" w:rsidP="00CD69BC">
      <w:r w:rsidRPr="00CD69BC">
        <mc:AlternateContent>
          <mc:Choice Requires="wps">
            <w:drawing>
              <wp:inline distT="0" distB="0" distL="0" distR="0" wp14:anchorId="17AC2301" wp14:editId="6BFFEDD9">
                <wp:extent cx="304800" cy="304800"/>
                <wp:effectExtent l="0" t="0" r="0" b="0"/>
                <wp:docPr id="1543137119" name="Rectangle 52" descr="Arrow">
                  <a:hlinkClick xmlns:a="http://schemas.openxmlformats.org/drawingml/2006/main" r:id="rId3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63185" id="Rectangle 52" o:spid="_x0000_s1026" alt="Arrow"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13CA6D9" w14:textId="77777777" w:rsidR="00CD69BC" w:rsidRPr="00CD69BC" w:rsidRDefault="00CD69BC" w:rsidP="00CD69BC">
      <w:pPr>
        <w:numPr>
          <w:ilvl w:val="0"/>
          <w:numId w:val="22"/>
        </w:numPr>
      </w:pPr>
    </w:p>
    <w:p w14:paraId="3ED9B690" w14:textId="77777777" w:rsidR="00CD69BC" w:rsidRPr="00CD69BC" w:rsidRDefault="00CD69BC" w:rsidP="00CD69BC">
      <w:pPr>
        <w:numPr>
          <w:ilvl w:val="0"/>
          <w:numId w:val="22"/>
        </w:numPr>
      </w:pPr>
    </w:p>
    <w:p w14:paraId="413D8329" w14:textId="77777777" w:rsidR="00CD69BC" w:rsidRPr="00CD69BC" w:rsidRDefault="00CD69BC" w:rsidP="00CD69BC">
      <w:pPr>
        <w:numPr>
          <w:ilvl w:val="0"/>
          <w:numId w:val="22"/>
        </w:numPr>
      </w:pPr>
    </w:p>
    <w:p w14:paraId="6FDD955B" w14:textId="77777777" w:rsidR="00CD69BC" w:rsidRPr="00CD69BC" w:rsidRDefault="00CD69BC" w:rsidP="00CD69BC">
      <w:pPr>
        <w:numPr>
          <w:ilvl w:val="0"/>
          <w:numId w:val="22"/>
        </w:numPr>
      </w:pPr>
    </w:p>
    <w:p w14:paraId="22B7BF9E" w14:textId="77777777" w:rsidR="00CD69BC" w:rsidRPr="00CD69BC" w:rsidRDefault="00CD69BC" w:rsidP="00CD69BC">
      <w:pPr>
        <w:numPr>
          <w:ilvl w:val="0"/>
          <w:numId w:val="22"/>
        </w:numPr>
      </w:pPr>
    </w:p>
    <w:p w14:paraId="7E3ED81A" w14:textId="77777777" w:rsidR="00CD69BC" w:rsidRPr="00CD69BC" w:rsidRDefault="00CD69BC" w:rsidP="00CD69BC">
      <w:pPr>
        <w:numPr>
          <w:ilvl w:val="0"/>
          <w:numId w:val="22"/>
        </w:numPr>
      </w:pPr>
    </w:p>
    <w:p w14:paraId="4BF55721" w14:textId="4AA18F4E" w:rsidR="00CD69BC" w:rsidRPr="00CD69BC" w:rsidRDefault="00CD69BC" w:rsidP="00CD69BC">
      <w:r w:rsidRPr="00CD69BC">
        <mc:AlternateContent>
          <mc:Choice Requires="wps">
            <w:drawing>
              <wp:inline distT="0" distB="0" distL="0" distR="0" wp14:anchorId="41C7ACDD" wp14:editId="24F79F28">
                <wp:extent cx="304800" cy="304800"/>
                <wp:effectExtent l="0" t="0" r="0" b="0"/>
                <wp:docPr id="1732763217" name="Rectangle 51" descr="Arrow">
                  <a:hlinkClick xmlns:a="http://schemas.openxmlformats.org/drawingml/2006/main" r:id="rId3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345609" id="Rectangle 51" o:spid="_x0000_s1026" alt="Arrow"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E1C663B" w14:textId="77777777" w:rsidR="00CD69BC" w:rsidRPr="00CD69BC" w:rsidRDefault="00CD69BC" w:rsidP="00CD69BC">
      <w:pPr>
        <w:rPr>
          <w:ins w:id="0" w:author="Unknown"/>
          <w:b/>
          <w:bCs/>
        </w:rPr>
      </w:pPr>
      <w:ins w:id="1" w:author="Unknown">
        <w:r w:rsidRPr="00CD69BC">
          <w:rPr>
            <w:b/>
            <w:bCs/>
          </w:rPr>
          <w:t>Recommended</w:t>
        </w:r>
      </w:ins>
    </w:p>
    <w:p w14:paraId="428AA5B9" w14:textId="77777777" w:rsidR="00CD69BC" w:rsidRPr="00CD69BC" w:rsidRDefault="00CD69BC" w:rsidP="00CD69BC">
      <w:pPr>
        <w:numPr>
          <w:ilvl w:val="0"/>
          <w:numId w:val="23"/>
        </w:numPr>
        <w:rPr>
          <w:ins w:id="2" w:author="Unknown"/>
        </w:rPr>
      </w:pPr>
      <w:ins w:id="3" w:author="Unknown">
        <w:r w:rsidRPr="00CD69BC">
          <w:fldChar w:fldCharType="begin"/>
        </w:r>
        <w:r w:rsidRPr="00CD69BC">
          <w:instrText>HYPERLINK "https://rev.trendmd.com/open/9YeyGOniuszRXGZ5Fr1t_AMFCjuP6GUOI9l9uKszB-3gQVEro7A606QGhYDyOZekjT4DXSXgEdDBSI8X1SOCyR7XbPaY4kdl1A8nHKoJbOYGPuNtj69zmR5qtxu2uHbyRTfg3Uu2rAolV7F_DRxGmtoZqoFlqg_S0SgxOriezi4UL6_f5OfTgqSUgf8GtUGHqAYJqTlWFtEK4CGNZEOMpbmcApVIplj2_1qPq6oc9eO--UkcaKYXSRPu5q-D8r8qfO-_WL5UQlmRysOJquY7Zc5T6D67v7CkBov3ZMgj_3C84N87p8HE-BeJPIO5MNur17iHwH2iJlAu3Umrwb1rw1m8MduclxH6F6c2_VFQ66W0z8qUqaWg722gDuv2-_68bYWdZxkZXEU59oXfowe-NbvY_8s8zfO8CV0fzJEJ7zvAndmr60gNB3ILdI5KYgIfyNvUIRNSs2R7CFkLbbBuC0qPq1OKUuWc1GkcMxYi2NAvWd9Q4ZIUsNvacUzN6GLsgN-2G9IG9GdFPR_HPPvGkBYWIA5hiS6dkXIyWN0JJnlRTkhk2W8N99LPiAuewCnKuwJvYaUTWX1wE5wnPoYDRZSqkP85QbCvqEOih4anV8ZD3wiHMeA5PxIess2puYgsPPVOVJDrGpYI2lUiWOPBgpbtnGLKzNgp7ihj2na8bdAqTENbhji3NRFncgNsfplMHhpLVl6l-MqJPiKvaFF4B-bmFIMrnrtvv86ePWi9eqhpdoxIWFgJb1FeEixTmpHJbRKRTZrZmGH-zNsjq_MoQ__CKjdGNQJD3AE9eXj4YuRO1CkXz0pnjdYVgTw-4SXjDWf1Xwmvcjf4JX0zexhUTvxph1dRzbxVR0TNRCB2tttG_SC5bUu9qrSMfDtfxlbiA2DEHiYFrRNXd-dB9_DqMnOx_01HRdOoCCj0Umshx9GcvNgIycJ1LiPDEUKUH7XCK-n-LeyxQIZS6_FCQyGI4roMiXmx5bkt0fKREqkCXTnSQY_bwc-jrsPo_5htYQFTnJNxgBKzPjfzHFUV1sOH34yu88PkWFukDOv99lmxn_7zYyoBebaV1zjTle-0ije0LkrO3d9mWnCscSHQikMYRC-6VTf2xioSpnOzLcCZm9tbR45ERtOkFtXf5x6_jFS_ExFm2QEyUy5cIANKIh2JmNbjE8MpGGTHhaXaF82N7Xj69NA6fXveG8jwtLJ5n8dOjW2Bojy88FuLdRxdasY8NUr0AeW3hiUfj7j15qu2OuYvMTM2zS_sv34Jlp7C1uTpWQ_fldyvp5FiyeEAYoX2yS4ZMt69MMVuyX5QilrRQOqMK4HJv0Pne5pDzL_cQOFZK6YEr5fsHBt1dDW9iJ3-cM1lzJEY3xlCva6Mzp9sev98J0GzCWjNkDzkzDm5U2eGLVmJALYjhQrxpIxogoXGI8cUxc1nGiEFyPu1e93Wmdh9UrSV_Q" \t "_self"</w:instrText>
        </w:r>
        <w:r w:rsidRPr="00CD69BC">
          <w:fldChar w:fldCharType="separate"/>
        </w:r>
        <w:r w:rsidRPr="00CD69BC">
          <w:rPr>
            <w:rStyle w:val="Hyperlink"/>
          </w:rPr>
          <w:t>Accountability, Participation and Foreign Aid Effectiveness</w:t>
        </w:r>
        <w:r w:rsidRPr="00CD69BC">
          <w:fldChar w:fldCharType="end"/>
        </w:r>
      </w:ins>
    </w:p>
    <w:p w14:paraId="5C047E33" w14:textId="77777777" w:rsidR="00CD69BC" w:rsidRPr="00CD69BC" w:rsidRDefault="00CD69BC" w:rsidP="00CD69BC">
      <w:pPr>
        <w:rPr>
          <w:ins w:id="4" w:author="Unknown"/>
        </w:rPr>
      </w:pPr>
      <w:ins w:id="5" w:author="Unknown">
        <w:r w:rsidRPr="00CD69BC">
          <w:t>Matthew S. Winters, International Studies Review, 2010</w:t>
        </w:r>
      </w:ins>
    </w:p>
    <w:p w14:paraId="336A5C1F" w14:textId="77777777" w:rsidR="00CD69BC" w:rsidRPr="00CD69BC" w:rsidRDefault="00CD69BC" w:rsidP="00CD69BC">
      <w:pPr>
        <w:numPr>
          <w:ilvl w:val="0"/>
          <w:numId w:val="23"/>
        </w:numPr>
        <w:rPr>
          <w:ins w:id="6" w:author="Unknown"/>
        </w:rPr>
      </w:pPr>
      <w:ins w:id="7" w:author="Unknown">
        <w:r w:rsidRPr="00CD69BC">
          <w:fldChar w:fldCharType="begin"/>
        </w:r>
        <w:r w:rsidRPr="00CD69BC">
          <w:instrText>HYPERLINK "https://rev.trendmd.com/open/0p6v139yQiNmRrI_yKSWAg2Uqnp6jgsaUzgFGhwetgugAayqzJvMfaUx3x9ffxhrCJOFh6Bq1R4zYZ_kgP3VFZMw-a-PIW_amqlEePNsrrbpUbAQn58-rT1AortMdugXo88ZfBLT2tkCbZL6bK88x59VRqqCXzqETnirQQ1QAEA-S-ZP66TmmBP-wV6H5eLXyN6IpKjW_3Z2imt9upjqv_7s8uWXQN__8Xqcp8I8b_0-pHihMU5KOV5iFRHrm57nnFQnDl2YvXQLo6K7cDrlpCsyagWAUSDrSanAnXmYhU7bx6xBGL7zAufEsqKAEn1PM8W6-ejIcLkwRWSwIzqB6vffsBXC9olmyWNUuoPTXsAX9-1QOPM4TMVdiY6kulRYs6VNqYlXSYAi6OhUUCYm9QZG033lvoa9Z7Nz3AkdX9Kp5o2bUZSNFBbhmPWRy1RI5him7V0tK-DraOtKle9mymFSczQU7M-q2qnHWayI6B8BLz4WHsSyu7Qyv9bJB6t4fiYvOG9jpVVAxiWLCy1Z56B_4rHgLIVUM_uAZeXXJdFmxbpEB9bD3cA2dzy-_SwMaBrGMxUu0Z_ZVwiLqSE-EykCEvdNwXYiR_JXNNyXUzdCwp9Uq6PIGpPp6YJ7dgUj9jq1gCtBK6uxonkzGoFTmO1BIDg4mXGj3vLJLzTLOnQYjssZQV0bA5nmvHCufg0nNTtcX6jAOwzOhKXa_OFPA-E6Uc0D7M9Ncm88qHBiOljjkmhIYKKM_WwcOOIobm5tqz5O_OP_kumx3qufZ9o_Fj8bSP-2Cz_n4WjQ7AKueR6Vb3WKsepy4v5Ed1HctkXd9XhFLXZYMQnchX4f31YjrwtGSWGhQ8xOOsZUC33AuNwZCjpldF3cKAjAfsQ60q145xbB-iTxGRMeBo_fdUy7yO7H19tWfEzlT_7cvLBxNg3IBoRoFNZpDav6DmUeeAF3mHVNuzo-25MRHi1-iqkWz8hCiJtlbhVbWxYIZT_-cQPKXXO5n-JuBClxI--w_nyHrci7xcEzIRTcszwJhFoxfjB94mx48iJ4ymPGI-OTX2c8cASLFpNCEJsMsuXbE84eAaqpfMZmoEs9gX5oY2Td2YhH2oEoJgg9_N3Q9--nebVhaSbp_3BXR541LxxecUQTCGFUR6pPw-DorE8vcpe36tqEWuyX8KPjfcvUJ8bDV9btsCL7oZOw_7lehSL7NexdHkpPCGwV2NDH4Nj2z1ox3bYn3P7Val8RsJict5aY9Qmr48DwNRmKTYmPyzhlREPqOjjJl-BuBN2NTQPIPkqtQntl5ejSfrWK4_ELt4Za3NTWEVRwtavPZW5Y6W3as2KQa7rf-6nvHyE0FGYQOn0U8FnZr5cC2o1oFghwz5mP7wdfR9oep0UWmOoF3Ir7jKBj6rvtIiTcJEQmSLJ5KZ1yaiCKIcBM2Bo7agwk6kXYadiqqXvEnTtQN0yFujJxxfGvmfm-w2_4tNhY3cYPsieFClqgT0rV6d6C7n3d_M6uuw" \t "_self"</w:instrText>
        </w:r>
        <w:r w:rsidRPr="00CD69BC">
          <w:fldChar w:fldCharType="separate"/>
        </w:r>
        <w:r w:rsidRPr="00CD69BC">
          <w:rPr>
            <w:rStyle w:val="Hyperlink"/>
          </w:rPr>
          <w:t>Foreign Aid and Quality of Government</w:t>
        </w:r>
        <w:r w:rsidRPr="00CD69BC">
          <w:fldChar w:fldCharType="end"/>
        </w:r>
      </w:ins>
    </w:p>
    <w:p w14:paraId="125CD2D4" w14:textId="77777777" w:rsidR="00CD69BC" w:rsidRPr="00CD69BC" w:rsidRDefault="00CD69BC" w:rsidP="00CD69BC">
      <w:pPr>
        <w:rPr>
          <w:ins w:id="8" w:author="Unknown"/>
        </w:rPr>
      </w:pPr>
      <w:ins w:id="9" w:author="Unknown">
        <w:r w:rsidRPr="00CD69BC">
          <w:t>Simone Dietrich, MIT Press, 2021</w:t>
        </w:r>
      </w:ins>
    </w:p>
    <w:p w14:paraId="0E10C006" w14:textId="77777777" w:rsidR="00CD69BC" w:rsidRPr="00CD69BC" w:rsidRDefault="00CD69BC" w:rsidP="00CD69BC">
      <w:pPr>
        <w:numPr>
          <w:ilvl w:val="0"/>
          <w:numId w:val="23"/>
        </w:numPr>
        <w:rPr>
          <w:ins w:id="10" w:author="Unknown"/>
        </w:rPr>
      </w:pPr>
      <w:ins w:id="11" w:author="Unknown">
        <w:r w:rsidRPr="00CD69BC">
          <w:fldChar w:fldCharType="begin"/>
        </w:r>
        <w:r w:rsidRPr="00CD69BC">
          <w:instrText>HYPERLINK "https://rev.trendmd.com/open/H3holEgl6NPwxHLoticg2tqv_iL7DDst_YCwvWQYH-qYh9ty1i5UI9TGSXCMiDZ2vZvZWmFyabsM99TWlqMN4D8R_MU5an8W3OQ1FKDPy2GmJlXLM5Js17mwfaOD-ijRAP26ISFIvHrZaWGQcCv_QQb-BXUxPSLlSVCeZ8q2FiZ_UZtVaqZWZpHOVGsyuISWvBSKQcYKoJo4peSYHjbuNYR3LREA2QZxK2BTYrwMUMC_a4K5GiH0Ckt0adFGc2_ANS07WanTS0WryGb_TTTlHzQN9eQ-NsJFAo_2MuLZPlI3vQhDb-4IPxvX5aEqnDpDSCVMtH-rpQ-KFzMdQ3Zn_Q4cfes9ZpZjtPkPMtmYkSea6RFjFM-Oh0sdQHugIZhOs3sReMNQh67ediywRu3Or-sI-UV-Vt1A_77e-kjMovMmHIto-fTPQbtPiTsQBjr-umwcCrjiWLCwk54JIhs75ONlZ4U56o1DhB1uCZlGCB5SUXbJdjt42dbFvsOOtvmQvVhtcQ4QLTqRCZ3Eoaz5wZ3Y6rYQ3a4-w3rKRU43SBjJ-IkiQmhQUZUhP_eJ3m0H0LPbSNyrCi_xXg_S9z-KOQkzZdYDp6C7IrXEM5TeWaY_NzBid6kumPsU6rV1vsRROQbQJrD-e0mPeEHVoXj9oHUJ2pPqGLzoH6BO1u8qh6tSotLngAKaabIeCsKWNujwzGzlCszsIIkv_zSnpo_bjRn_zPLU2iHZHqTqCInXBW41wiJ37aZPgRkj98ZC_B2ryM3-8J1ttDISHy8t2gsktQtA_bmnZCDvuWyM-4g5Zb4lpaVLV3-6u5Rz0yoIiIYY2p9Kz7EYE2PIpVjpMy5QfVCHEjK3WzwZ1qC498YaBPSwqt5-0plC8A2F7bVQppekzcKZg-82f9xKZxvkZ5sOB8HYANKxtZ4Ax7O8kM5GkoeZjTvSPtBNS1CC6fgUOB8VceMZaZq53mXrxEYaZrgpD21NRNXS6C_ix-LiZ50_ucVVF5-mZ2onm620rXLzHgRsTagtIIpScglEXj-Vp_uKnrKp5-XTVTiD_SeYAGv49BKAyT0-5SddlBaEF_LCF4ds-Hf6WJykLyb4rX-hv4VdFBwBO1EiSArRd7Xcx0Gj607DrldRZMedd_uG95IhAt-YjUQl_oinsQ3o3M4zKgoA4njsv3hNfEYqGyL38qQ2RaP9FusenIRcOjOc98w0Am7ugO8vFVVw_hhLJi2z0so21F2ZNtYmBMiz7JoYHb9Afy_17v9zie1Ur59mV_36caGsu6qXaqxhLIyFJxvoVrxqS23moeG2xGsAhQDQ8vA_dnjefj0n-ZnXTavK7pftwSXKbXQzLaIx51JiV6eMG-6FyRv2jzKq9G77ROPLxPNMPCekwenvM3Kphmf5H8aKnmS9_bEVHFx4-8vZH9ZuIjk1sy89KVhzSOdrhpchLJWU1IV55DQpftrblymyybiHpJV2UU1x_G9NWCnO18X7Une9AqZ2CItePWfS8O-Sq5RofHKbSg" \t "_self"</w:instrText>
        </w:r>
        <w:r w:rsidRPr="00CD69BC">
          <w:fldChar w:fldCharType="separate"/>
        </w:r>
        <w:r w:rsidRPr="00CD69BC">
          <w:rPr>
            <w:rStyle w:val="Hyperlink"/>
          </w:rPr>
          <w:t>5 Aiding the World's Poor: New Challenges for Donor States</w:t>
        </w:r>
        <w:r w:rsidRPr="00CD69BC">
          <w:fldChar w:fldCharType="end"/>
        </w:r>
      </w:ins>
    </w:p>
    <w:p w14:paraId="33A351B7" w14:textId="77777777" w:rsidR="00CD69BC" w:rsidRPr="00CD69BC" w:rsidRDefault="00CD69BC" w:rsidP="00CD69BC">
      <w:pPr>
        <w:rPr>
          <w:ins w:id="12" w:author="Unknown"/>
        </w:rPr>
      </w:pPr>
      <w:ins w:id="13" w:author="Unknown">
        <w:r w:rsidRPr="00CD69BC">
          <w:t>Roger C. Riddell, Oxford Academic Books, 2011</w:t>
        </w:r>
      </w:ins>
    </w:p>
    <w:p w14:paraId="1B82A16A" w14:textId="77777777" w:rsidR="00CD69BC" w:rsidRPr="00CD69BC" w:rsidRDefault="00CD69BC" w:rsidP="00CD69BC">
      <w:pPr>
        <w:numPr>
          <w:ilvl w:val="0"/>
          <w:numId w:val="24"/>
        </w:numPr>
        <w:rPr>
          <w:ins w:id="14" w:author="Unknown"/>
        </w:rPr>
      </w:pPr>
      <w:ins w:id="15" w:author="Unknown">
        <w:r w:rsidRPr="00CD69BC">
          <w:fldChar w:fldCharType="begin"/>
        </w:r>
        <w:r w:rsidRPr="00CD69BC">
          <w:instrText>HYPERLINK "https://rev.trendmd.com/open/OMgUbl5XrVkrXaw-8qixgskH6Ynx3vnxHPKjTZGeItMXOhzwIgBl1Xyr_q0yfigHcy9VkGb9JT6biwK16FLh8-zwryc-cKHK-vOscIY0G3dnhB8_652LNeU5-DISaZV3kQWZPHuowrUhD8G529vJ60TmmVcvj81flqtbVHyTex9vYFIYndC07lCc5K-kKvImmJ3azK5B8yyqkOghNxx4hj2ZDGHazXHY-eSdawcuLwFQ4rLI_m2jufAbyGc0pt9uu_YrsMObkPuiN7dD4WVdFHbxKhYQXjpOcLVH9pr5whOA_Wrun1KJZCSpvFzLmCJqoZ-IOLe4NC5JKnlpErAsdWPUFSbUX6-UsnaZI7A3YhiefByLF0IsSJmyu_YVEIItbtJHNrNJjDirmLkxbvTjdBOCr-GcwZfuIDiax3eOeJ0fGu0T9evAEwbfpAiKKVaIr1cVfsQHsMg8lR6i7CSnxrp-D9aLcHomCIPtFcNSVDdkoOKuf-o7V5mSB2V8Trkw6LDsNRjvDYy56b1ESb4gd23KGDrRFmZ86V2quGk67C6-6CBAyDRfrcY9QflSaFPSE883nZCyD3_jw0rlYtfKuXOamMF0MYqzvf8eQga6KOaZR7vcjhQynUGAt5oSTzsxgJIqbmGKDYCw_mtN41rwx2pyTHIl4KtIy81FMQxShdrMUmVrrv88S-h0b3k2dnUqkTdjBpcp0W0pIer-SCwpbcFUikULfrOr8sDG_Mo--Ol-jRmZDyMK5nfSb-WcBJzTPMMCsP7iPzXcUVVXA4EGgYrkXS2BZcCe5gru3FFzLDLiDIAeJ_NpZcG_UYk_tUAjUqGaEv0Y82R7XonmVFw05DerDv645OsQYyWWUGCTwMCPgjVRVrZi7pFBtiT8j4n4lyeiLJTOOsI3zu4jnljOVjolbn0sKVeiL3TyEWn7ARSCcspYaBrcYng53DXIrX6qSQ3Xi5NYg1-z-lCq7MqJKgqxt-h3uIZt0ZX4r2hYVCz8BBMBoTjdWX08Cj4AlDM1CFl3JgwLbnL43Hp0g5Xu50Rsoka4HVvxktHvx5AozKm_HtnQr2IkZqbWY2BGRv17YZOlDmlPqIYd-Dh0ExhezSHt2lr0uo3atWKjJGxQejJnOjwg3QPBl08nd5r53ov1wkMIDlNmwuXs5c3c49e5uNaI_3OI1pyEXvr75oTrf9QgOC10NoiAOWGPPM-j1RjrtaJHBQwJ8aY02lB7so2X36FHJyABS4AA_KGyjjy2d70uU9GBXsHRLz5j-4VU3HOr-PvB4_n4mcKFXRwpTghUEgjbvFguZCtUcuXR4yLJLlTjK3-_SKMKVS-O9QBRLOSNUGbWNrIjqz42vICkvzaJaefhcH0bBZitxBjC3RHXtJioNsmthQiSKGlDGdg_C2oKgRiYkMU9fLOKHMm_g1oSn3rwrt1zhKVUThtS3rUpp0LN0TQE-StBlLV5mVkbSQba-0plY6cFRC81VFdo9vgu0RXe" \t "_blank"</w:instrText>
        </w:r>
        <w:r w:rsidRPr="00CD69BC">
          <w:fldChar w:fldCharType="separate"/>
        </w:r>
        <w:r w:rsidRPr="00CD69BC">
          <w:rPr>
            <w:rStyle w:val="Hyperlink"/>
          </w:rPr>
          <w:t>Education, education, education...</w:t>
        </w:r>
        <w:r w:rsidRPr="00CD69BC">
          <w:fldChar w:fldCharType="end"/>
        </w:r>
      </w:ins>
    </w:p>
    <w:p w14:paraId="7D77215E" w14:textId="77777777" w:rsidR="00CD69BC" w:rsidRPr="00CD69BC" w:rsidRDefault="00CD69BC" w:rsidP="00CD69BC">
      <w:pPr>
        <w:rPr>
          <w:ins w:id="16" w:author="Unknown"/>
        </w:rPr>
      </w:pPr>
      <w:ins w:id="17" w:author="Unknown">
        <w:r w:rsidRPr="00CD69BC">
          <w:t>Penzer, Dermatological Nursing</w:t>
        </w:r>
      </w:ins>
    </w:p>
    <w:p w14:paraId="5E480663" w14:textId="77777777" w:rsidR="00CD69BC" w:rsidRPr="00CD69BC" w:rsidRDefault="00CD69BC" w:rsidP="00CD69BC">
      <w:pPr>
        <w:numPr>
          <w:ilvl w:val="0"/>
          <w:numId w:val="24"/>
        </w:numPr>
        <w:rPr>
          <w:ins w:id="18" w:author="Unknown"/>
        </w:rPr>
      </w:pPr>
      <w:ins w:id="19" w:author="Unknown">
        <w:r w:rsidRPr="00CD69BC">
          <w:fldChar w:fldCharType="begin"/>
        </w:r>
        <w:r w:rsidRPr="00CD69BC">
          <w:instrText>HYPERLINK "https://rev.trendmd.com/open/lQjSDIWzsuevvCzmJrykRl8o9APwDe3hHwiWGb7Jcg03mPV0YN6JdtMYJOtd8WmVtHSOTP6dXiWyXm8k2N3kQ_OSp3HMM06K1J5OXEtduToisXLaJZPUY8Q2IckK7aJfRaB1JLILaQA0TZ9c3lXGcNedLscKdsfVs_y9gYWfnLw8H2IYq7TKvB4WNxo_vliat-ZTG0c-E-ynizHSBuTs1sJB5AYKSThaQo2kJrsUjrrO8k4jV4EHoPzD-yIUKSiy8mCJVPHm3vy-fuoVo-tPJQHz2CJVHHHZ4CzIiI8gEuP1dUcdtZ-kEV1d8JpQk8is1JvmliGIruU6DGLQshOeHj0h_6fseWSIpXFXqKnI7xBQ9_Hej9g9DwO_yPQrSnhsz5Asz8PBISlIM-2mw7cgi-j41WqtlDVFGPiXCZQ1Umq7dpq1vvhf_tVywKefFGj6JWttWvkSLpjguBlxdHv4ec4VIUgZmo5daRRcVlMjq9cb68qLHWomBjwP3PHpWQodQXyeDFFHE0jZ2DoraSJ2ZQetFmiUMMEjh1rRcryegR0bs_2zMrqYdIIUKnT08Q1lIddQVNIHlet_ipojF9kiD0YajZfKGsCbZTA6setZuY7f6jeBpLrbQiJFRd4rkn9zog34MaMDIwYq-yAmQO8EyJUsWe6mfESi_iiXMHcxK8HoGJUUGLum268JK9ZnSzwk0nj9ZjbVdkS0tkuc5_4QMceN5rHH7CP56slaS630kSSrFU7t-FlkzW5F9HiXKVptQLfV8Slort8mWua55nDEJxZATjWe_esaV2_DjGiESiufFyABy3FC9uNvK2IEZ-e8HzhwVYP7QXJmmADuZzHfJ0gSEiN4t1Jzz5zA83MjLnNwm6CqNtuIFLPa666IB1WFy6iP-Xnj4p0sp0d4udczZpMOHusAZbyPKBC5JtwRtL8wzUCL7dekUH3sgZ9XkEVZgum96UYzauOTR-6KY6Yz54MyuM3SaTUCVYSArl8MlOUehLfEu31DnjC46-Ud4yyiZZTU6wjcr6r0-xwbSpygWpORSRnMjsshq0z3w8FlCTL1S5G0h6GBtdO9dL26wr-sLGF0xluXTK9CEg_eMYX0O7kx2JwZwFdDx18c_z-PcxvTGj5bYetlcSNlkmo2s1ydZNep69u7waECvpOdoIHceWxMT9GrG-Lt4923hLUq2nIJNI_4ssxEkD9Elt9dtYnpXkWS57wQDD5XkCMcLu1HeGQmRJS4y3nw7LW6Y3h10AsNioxePJGEO79LNNheQT_29SM97okV6cD0dYKWKYvqGEf6oGjXmG2dUWnXsSz5TBtmSZrG3s0rr_dXArPTuRO4YYWv-oRc3CyrGUwBLw2f0cIqhnl7DzUvOTWgSU7PLKZBFoF3V1GyFZbMlvR8IYn8k8k8mZQFFHN8-kUP6Ml1QJZcfX4bQf8J_Kogc2kCGidiQL4-OEPtRoywcEmG6atz_5Wzt8nfS4YJDGLLiCjhImaa" \t "_blank"</w:instrText>
        </w:r>
        <w:r w:rsidRPr="00CD69BC">
          <w:fldChar w:fldCharType="separate"/>
        </w:r>
        <w:r w:rsidRPr="00CD69BC">
          <w:rPr>
            <w:rStyle w:val="Hyperlink"/>
          </w:rPr>
          <w:t>PPI: Patient and Public Involvement. What does it mean both in theory and in practice?</w:t>
        </w:r>
        <w:r w:rsidRPr="00CD69BC">
          <w:fldChar w:fldCharType="end"/>
        </w:r>
      </w:ins>
    </w:p>
    <w:p w14:paraId="0C29EBE5" w14:textId="77777777" w:rsidR="00CD69BC" w:rsidRPr="00CD69BC" w:rsidRDefault="00CD69BC" w:rsidP="00CD69BC">
      <w:pPr>
        <w:rPr>
          <w:ins w:id="20" w:author="Unknown"/>
        </w:rPr>
      </w:pPr>
      <w:ins w:id="21" w:author="Unknown">
        <w:r w:rsidRPr="00CD69BC">
          <w:t>Cowdell, Fiona, Dermatological Nursing</w:t>
        </w:r>
      </w:ins>
    </w:p>
    <w:p w14:paraId="3F4B6132" w14:textId="77777777" w:rsidR="00CD69BC" w:rsidRPr="00CD69BC" w:rsidRDefault="00CD69BC" w:rsidP="00CD69BC">
      <w:pPr>
        <w:numPr>
          <w:ilvl w:val="0"/>
          <w:numId w:val="24"/>
        </w:numPr>
        <w:rPr>
          <w:ins w:id="22" w:author="Unknown"/>
        </w:rPr>
      </w:pPr>
      <w:ins w:id="23" w:author="Unknown">
        <w:r w:rsidRPr="00CD69BC">
          <w:fldChar w:fldCharType="begin"/>
        </w:r>
        <w:r w:rsidRPr="00CD69BC">
          <w:instrText>HYPERLINK "https://rev.trendmd.com/open/vbsNvIaM2Jp7qX0ydeH4BAdWJpsnbZ8yAlXeqj5bSgN3Byyx1DLQslc4mewk4BsmVLtt-I3nmnnvNQLQFwHIlppcKeIPrGgZHkCqDBZE6-YZzCf9XM26RDihj5gEMhwAw8sjG3R81-R4SXuByjMnxQhkNQaFMAlVrlw73OVg-qOt-kbdqtTiiDg1_i0tj8Sn6nsDQFBw47CsIBCi96B_cP3TQgFbjrKyvoDxvkZkBghRTn-qXRjfT0BYia6zE08xiIvgaIMAivDb5hFfqki4IIpoOaXV1IY0X8Tj2KcOI43vT65Z-qJDSKErQ2HZ1xh6IemO2BsRbRqqh8uDMqpu9cdNx_pP_pBK3h9RpOFEfz71X8yR4aVIzpQCanD_1brf99DS4iz6tQsah4mZ8Rhcw6Eq1CMbp6S-qs9Y7FD_mbKOBu4tdtNSiqQ4urGFYJa9WbPthyaZht_yhQpaQX90JSf70m2Ni1rrZzMiSQHmQua2xf9D7zocfN7PuW-AAvkyish-NRgBelDc6PkRAK8XvDJ-XtHuQn9gIV096wcS4c4oP6L9f20h-iZNq0Sh_v9S6833KcL7lO3flXl5EAnmt0ss9IBMZhaAq5icsWs4m-MVqC50JsHqPH-FgFoXe77fjB-9PPCsm63kIT5w7vaP4uy-eDli9_Q34BGe1GbigL6beZNilijFSRr6w7vrj7zP3xMVKvU1UZbTwvCzhSdYSp72V7svCUEWWJls7bcw8o7OAoE7hoETWQ7dWAIWxZpKDvo34qybgtAvLYcZTwYD48Vu25s9IROY2WIzO7Rbb-o03K17wl1CCSh5RGzjWhcxM-OPrSmMip-eIN_Ad8WObMs1KjCQslz2yREJtnS7qB6FQXsn-EL6-I1DVJ1DBEBI4wNXhBB253zKl1gs0cUxFdpVBCt0O9IbE1ZLMMMF7RjgXrm9p4chTJizPy_Kt4odhWkmXfiqwckaD6NJPHQT83su39hok9aepu6RDOKNh-IvXxOuwuY17qu3JjVL_LvG8oK_ANhJoWaz35NBygY7uqQat6SxtiDJTPdBNmtxu27OolYNBD2ZU0B2faojwquf-xJzVBf3IvJTawHCHgi4E_Y3q8LebAlH0Tnt-Eh6NgjRgOixHGyopFKsg-k4uETtr2x1MBSIzwdTiHhriqW9LED8ASibuUvo779LMVH5rqbNsuUw-wpgr0WFJA4FqpfFmpRMPdR2YQbDaBp9ODyBNHklY50A6SOPrczGJtn-9tYj5x0QqdKoxM8-XJBNZCmn8SmUuOm3GQQudLIZipcfZesiYvZrtFbq3Sy02gg-cAS1BN-fqDOVVoUJuZZUFI95gQG7jb5be0eZrGvHPuNz6QjOIAIMTuoXy5NfQ0fE1oduchZ91CHY5Ak6lNUgNx0k8mFuFjfcyyTZZf5uG5Pet4hPZ_YmcxV8BrZjWwVkLOYuN2cCgHnrCYyM1UbOc4myfETkiKh5WmTsW-rkfW9AzMVfjl2DYdgsSJ0s6yfV2Wl7EfXF-OuCS5SaPts4N0ho1H4gZg" \t "_blank"</w:instrText>
        </w:r>
        <w:r w:rsidRPr="00CD69BC">
          <w:fldChar w:fldCharType="separate"/>
        </w:r>
        <w:r w:rsidRPr="00CD69BC">
          <w:rPr>
            <w:rStyle w:val="Hyperlink"/>
          </w:rPr>
          <w:t>Alcohol and illicit drugs: prevalence of alcohol and illicit drug use and their predictors in young people from Argentina, Bulgaria, Chile and Romania</w:t>
        </w:r>
        <w:r w:rsidRPr="00CD69BC">
          <w:fldChar w:fldCharType="end"/>
        </w:r>
      </w:ins>
    </w:p>
    <w:p w14:paraId="49DC8D0F" w14:textId="77777777" w:rsidR="00CD69BC" w:rsidRPr="00CD69BC" w:rsidRDefault="00CD69BC" w:rsidP="00CD69BC">
      <w:pPr>
        <w:rPr>
          <w:ins w:id="24" w:author="Unknown"/>
        </w:rPr>
      </w:pPr>
      <w:ins w:id="25" w:author="Unknown">
        <w:r w:rsidRPr="00CD69BC">
          <w:t>Daniel Vankov a b, Global Health Journal, 2024</w:t>
        </w:r>
      </w:ins>
    </w:p>
    <w:p w14:paraId="2D1C66BF" w14:textId="77777777" w:rsidR="00CD69BC" w:rsidRPr="00CD69BC" w:rsidRDefault="00CD69BC" w:rsidP="00CD69BC">
      <w:pPr>
        <w:rPr>
          <w:ins w:id="26" w:author="Unknown"/>
        </w:rPr>
      </w:pPr>
      <w:ins w:id="27" w:author="Unknown">
        <w:r w:rsidRPr="00CD69BC">
          <w:fldChar w:fldCharType="begin"/>
        </w:r>
        <w:r w:rsidRPr="00CD69BC">
          <w:instrText>HYPERLINK "https://www.trendmd.com/how-it-works-readers" \t "_blank"</w:instrText>
        </w:r>
        <w:r w:rsidRPr="00CD69BC">
          <w:fldChar w:fldCharType="separate"/>
        </w:r>
        <w:r w:rsidRPr="00CD69BC">
          <w:rPr>
            <w:rStyle w:val="Hyperlink"/>
          </w:rPr>
          <w:t>Powered by</w:t>
        </w:r>
        <w:r w:rsidRPr="00CD69BC">
          <w:fldChar w:fldCharType="end"/>
        </w:r>
      </w:ins>
    </w:p>
    <w:p w14:paraId="359E6F40" w14:textId="77777777" w:rsidR="00CD69BC" w:rsidRPr="00CD69BC" w:rsidRDefault="00CD69BC" w:rsidP="00CD69BC">
      <w:pPr>
        <w:rPr>
          <w:b/>
          <w:bCs/>
        </w:rPr>
      </w:pPr>
      <w:r w:rsidRPr="00CD69BC">
        <w:rPr>
          <w:b/>
          <w:bCs/>
        </w:rPr>
        <w:t>Citing articles via</w:t>
      </w:r>
    </w:p>
    <w:p w14:paraId="1A1EB721" w14:textId="77777777" w:rsidR="00CD69BC" w:rsidRPr="00CD69BC" w:rsidRDefault="00CD69BC" w:rsidP="00CD69BC">
      <w:hyperlink r:id="rId366" w:history="1">
        <w:r w:rsidRPr="00CD69BC">
          <w:rPr>
            <w:rStyle w:val="Hyperlink"/>
          </w:rPr>
          <w:t>Web of Science (51)</w:t>
        </w:r>
      </w:hyperlink>
    </w:p>
    <w:p w14:paraId="27642E67" w14:textId="77777777" w:rsidR="00CD69BC" w:rsidRPr="00CD69BC" w:rsidRDefault="00CD69BC" w:rsidP="00CD69BC">
      <w:hyperlink r:id="rId367" w:history="1">
        <w:r w:rsidRPr="00CD69BC">
          <w:rPr>
            <w:rStyle w:val="Hyperlink"/>
          </w:rPr>
          <w:t>Google Scholar</w:t>
        </w:r>
      </w:hyperlink>
    </w:p>
    <w:p w14:paraId="4954EED9" w14:textId="77777777" w:rsidR="00CD69BC" w:rsidRPr="00CD69BC" w:rsidRDefault="00CD69BC" w:rsidP="00CD69BC">
      <w:pPr>
        <w:numPr>
          <w:ilvl w:val="0"/>
          <w:numId w:val="25"/>
        </w:numPr>
        <w:rPr>
          <w:b/>
          <w:bCs/>
        </w:rPr>
      </w:pPr>
      <w:hyperlink r:id="rId368" w:history="1">
        <w:r w:rsidRPr="00CD69BC">
          <w:rPr>
            <w:rStyle w:val="Hyperlink"/>
            <w:b/>
            <w:bCs/>
          </w:rPr>
          <w:t>Latest</w:t>
        </w:r>
      </w:hyperlink>
    </w:p>
    <w:p w14:paraId="5A5BD4F8" w14:textId="77777777" w:rsidR="00CD69BC" w:rsidRPr="00CD69BC" w:rsidRDefault="00CD69BC" w:rsidP="00CD69BC">
      <w:r w:rsidRPr="00CD69BC">
        <w:t> </w:t>
      </w:r>
    </w:p>
    <w:p w14:paraId="10061BA4" w14:textId="77777777" w:rsidR="00CD69BC" w:rsidRPr="00CD69BC" w:rsidRDefault="00CD69BC" w:rsidP="00CD69BC">
      <w:pPr>
        <w:numPr>
          <w:ilvl w:val="0"/>
          <w:numId w:val="25"/>
        </w:numPr>
        <w:rPr>
          <w:b/>
          <w:bCs/>
        </w:rPr>
      </w:pPr>
      <w:hyperlink r:id="rId369" w:history="1">
        <w:r w:rsidRPr="00CD69BC">
          <w:rPr>
            <w:rStyle w:val="Hyperlink"/>
            <w:b/>
            <w:bCs/>
          </w:rPr>
          <w:t>Most Read</w:t>
        </w:r>
      </w:hyperlink>
    </w:p>
    <w:p w14:paraId="555F2B7B" w14:textId="77777777" w:rsidR="00CD69BC" w:rsidRPr="00CD69BC" w:rsidRDefault="00CD69BC" w:rsidP="00CD69BC">
      <w:r w:rsidRPr="00CD69BC">
        <w:t> </w:t>
      </w:r>
    </w:p>
    <w:p w14:paraId="3F1403C5" w14:textId="77777777" w:rsidR="00CD69BC" w:rsidRPr="00CD69BC" w:rsidRDefault="00CD69BC" w:rsidP="00CD69BC">
      <w:pPr>
        <w:numPr>
          <w:ilvl w:val="0"/>
          <w:numId w:val="25"/>
        </w:numPr>
        <w:rPr>
          <w:b/>
          <w:bCs/>
        </w:rPr>
      </w:pPr>
      <w:hyperlink r:id="rId370" w:history="1">
        <w:r w:rsidRPr="00CD69BC">
          <w:rPr>
            <w:rStyle w:val="Hyperlink"/>
            <w:b/>
            <w:bCs/>
          </w:rPr>
          <w:t>Most Cited</w:t>
        </w:r>
      </w:hyperlink>
    </w:p>
    <w:p w14:paraId="7DE18098" w14:textId="77777777" w:rsidR="00CD69BC" w:rsidRPr="00CD69BC" w:rsidRDefault="00CD69BC" w:rsidP="00CD69BC">
      <w:pPr>
        <w:rPr>
          <w:rStyle w:val="Hyperlink"/>
        </w:rPr>
      </w:pPr>
      <w:r w:rsidRPr="00CD69BC">
        <w:fldChar w:fldCharType="begin"/>
      </w:r>
      <w:r w:rsidRPr="00CD69BC">
        <w:instrText>HYPERLINK "https://academic.oup.com/isr/article/28/1/viaf029/8466304?searchresult=1"</w:instrText>
      </w:r>
      <w:r w:rsidRPr="00CD69BC">
        <w:fldChar w:fldCharType="separate"/>
      </w:r>
    </w:p>
    <w:p w14:paraId="4F0F33DD" w14:textId="77777777" w:rsidR="00CD69BC" w:rsidRPr="00CD69BC" w:rsidRDefault="00CD69BC" w:rsidP="00CD69BC">
      <w:pPr>
        <w:rPr>
          <w:rStyle w:val="Hyperlink"/>
        </w:rPr>
      </w:pPr>
      <w:r w:rsidRPr="00CD69BC">
        <w:rPr>
          <w:rStyle w:val="Hyperlink"/>
        </w:rPr>
        <w:t>Mapping the International Supply and Demand Side of Women’s Political Leadership in Crises</w:t>
      </w:r>
    </w:p>
    <w:p w14:paraId="15458DD0" w14:textId="77777777" w:rsidR="00CD69BC" w:rsidRPr="00CD69BC" w:rsidRDefault="00CD69BC" w:rsidP="00CD69BC">
      <w:r w:rsidRPr="00CD69BC">
        <w:fldChar w:fldCharType="end"/>
      </w:r>
    </w:p>
    <w:p w14:paraId="285E26F3" w14:textId="77777777" w:rsidR="00CD69BC" w:rsidRPr="00CD69BC" w:rsidRDefault="00CD69BC" w:rsidP="00CD69BC">
      <w:pPr>
        <w:rPr>
          <w:rStyle w:val="Hyperlink"/>
        </w:rPr>
      </w:pPr>
      <w:r w:rsidRPr="00CD69BC">
        <w:fldChar w:fldCharType="begin"/>
      </w:r>
      <w:r w:rsidRPr="00CD69BC">
        <w:instrText>HYPERLINK "https://academic.oup.com/isr/article/28/1/viaf027/8457207?searchresult=1"</w:instrText>
      </w:r>
      <w:r w:rsidRPr="00CD69BC">
        <w:fldChar w:fldCharType="separate"/>
      </w:r>
    </w:p>
    <w:p w14:paraId="3F090F92" w14:textId="77777777" w:rsidR="00CD69BC" w:rsidRPr="00CD69BC" w:rsidRDefault="00CD69BC" w:rsidP="00CD69BC">
      <w:pPr>
        <w:rPr>
          <w:rStyle w:val="Hyperlink"/>
        </w:rPr>
      </w:pPr>
      <w:r w:rsidRPr="00CD69BC">
        <w:rPr>
          <w:rStyle w:val="Hyperlink"/>
        </w:rPr>
        <w:t>New Perspectives on Trust in International Conflicts</w:t>
      </w:r>
    </w:p>
    <w:p w14:paraId="59A71EF7" w14:textId="77777777" w:rsidR="00CD69BC" w:rsidRPr="00CD69BC" w:rsidRDefault="00CD69BC" w:rsidP="00CD69BC">
      <w:r w:rsidRPr="00CD69BC">
        <w:fldChar w:fldCharType="end"/>
      </w:r>
    </w:p>
    <w:p w14:paraId="7B5BDC25" w14:textId="77777777" w:rsidR="00CD69BC" w:rsidRPr="00CD69BC" w:rsidRDefault="00CD69BC" w:rsidP="00CD69BC">
      <w:pPr>
        <w:rPr>
          <w:rStyle w:val="Hyperlink"/>
        </w:rPr>
      </w:pPr>
      <w:r w:rsidRPr="00CD69BC">
        <w:fldChar w:fldCharType="begin"/>
      </w:r>
      <w:r w:rsidRPr="00CD69BC">
        <w:instrText>HYPERLINK "https://academic.oup.com/isr/article/28/1/viag001/8457205?searchresult=1"</w:instrText>
      </w:r>
      <w:r w:rsidRPr="00CD69BC">
        <w:fldChar w:fldCharType="separate"/>
      </w:r>
    </w:p>
    <w:p w14:paraId="0E195F4C" w14:textId="77777777" w:rsidR="00CD69BC" w:rsidRPr="00CD69BC" w:rsidRDefault="00CD69BC" w:rsidP="00CD69BC">
      <w:pPr>
        <w:rPr>
          <w:rStyle w:val="Hyperlink"/>
        </w:rPr>
      </w:pPr>
      <w:r w:rsidRPr="00CD69BC">
        <w:rPr>
          <w:rStyle w:val="Hyperlink"/>
        </w:rPr>
        <w:t>Review of Understanding Foreign Policy Commentary</w:t>
      </w:r>
    </w:p>
    <w:p w14:paraId="7E6990CA" w14:textId="77777777" w:rsidR="00CD69BC" w:rsidRPr="00CD69BC" w:rsidRDefault="00CD69BC" w:rsidP="00CD69BC">
      <w:r w:rsidRPr="00CD69BC">
        <w:fldChar w:fldCharType="end"/>
      </w:r>
    </w:p>
    <w:p w14:paraId="32E49FB4" w14:textId="77777777" w:rsidR="00CD69BC" w:rsidRPr="00CD69BC" w:rsidRDefault="00CD69BC" w:rsidP="00CD69BC">
      <w:pPr>
        <w:rPr>
          <w:rStyle w:val="Hyperlink"/>
        </w:rPr>
      </w:pPr>
      <w:r w:rsidRPr="00CD69BC">
        <w:fldChar w:fldCharType="begin"/>
      </w:r>
      <w:r w:rsidRPr="00CD69BC">
        <w:instrText>HYPERLINK "https://academic.oup.com/isr/article/28/1/viag002/8457204?searchresult=1"</w:instrText>
      </w:r>
      <w:r w:rsidRPr="00CD69BC">
        <w:fldChar w:fldCharType="separate"/>
      </w:r>
    </w:p>
    <w:p w14:paraId="07CF7BDC" w14:textId="77777777" w:rsidR="00CD69BC" w:rsidRPr="00CD69BC" w:rsidRDefault="00CD69BC" w:rsidP="00CD69BC">
      <w:pPr>
        <w:rPr>
          <w:rStyle w:val="Hyperlink"/>
        </w:rPr>
      </w:pPr>
      <w:r w:rsidRPr="00CD69BC">
        <w:rPr>
          <w:rStyle w:val="Hyperlink"/>
        </w:rPr>
        <w:t>Review of Bringing War Back In: Victory, Defeat, and the State in Nineteenth-Century Latin America</w:t>
      </w:r>
    </w:p>
    <w:p w14:paraId="3DCF54A1" w14:textId="77777777" w:rsidR="00CD69BC" w:rsidRPr="00CD69BC" w:rsidRDefault="00CD69BC" w:rsidP="00CD69BC">
      <w:r w:rsidRPr="00CD69BC">
        <w:fldChar w:fldCharType="end"/>
      </w:r>
    </w:p>
    <w:p w14:paraId="55EE76AF" w14:textId="77777777" w:rsidR="00CD69BC" w:rsidRPr="00CD69BC" w:rsidRDefault="00CD69BC" w:rsidP="00CD69BC">
      <w:pPr>
        <w:rPr>
          <w:rStyle w:val="Hyperlink"/>
        </w:rPr>
      </w:pPr>
      <w:r w:rsidRPr="00CD69BC">
        <w:fldChar w:fldCharType="begin"/>
      </w:r>
      <w:r w:rsidRPr="00CD69BC">
        <w:instrText>HYPERLINK "https://academic.oup.com/isr/article/28/1/viaf025/8425574?searchresult=1"</w:instrText>
      </w:r>
      <w:r w:rsidRPr="00CD69BC">
        <w:fldChar w:fldCharType="separate"/>
      </w:r>
    </w:p>
    <w:p w14:paraId="384BFB61" w14:textId="77777777" w:rsidR="00CD69BC" w:rsidRPr="00CD69BC" w:rsidRDefault="00CD69BC" w:rsidP="00CD69BC">
      <w:pPr>
        <w:rPr>
          <w:rStyle w:val="Hyperlink"/>
        </w:rPr>
      </w:pPr>
      <w:r w:rsidRPr="00CD69BC">
        <w:rPr>
          <w:rStyle w:val="Hyperlink"/>
        </w:rPr>
        <w:t>Review of Beyond power transitions. The lessons of East Asian history and the future of U.S. —China relations</w:t>
      </w:r>
    </w:p>
    <w:p w14:paraId="55F78FFA" w14:textId="77777777" w:rsidR="00CD69BC" w:rsidRPr="00CD69BC" w:rsidRDefault="00CD69BC" w:rsidP="00CD69BC">
      <w:r w:rsidRPr="00CD69BC">
        <w:fldChar w:fldCharType="end"/>
      </w:r>
    </w:p>
    <w:p w14:paraId="155B5E90" w14:textId="77777777" w:rsidR="00CD69BC" w:rsidRPr="00CD69BC" w:rsidRDefault="00CD69BC" w:rsidP="00CD69BC">
      <w:pPr>
        <w:rPr>
          <w:b/>
          <w:bCs/>
        </w:rPr>
      </w:pPr>
      <w:r w:rsidRPr="00CD69BC">
        <w:rPr>
          <w:b/>
          <w:bCs/>
        </w:rPr>
        <w:t>More from Oxford Academic</w:t>
      </w:r>
    </w:p>
    <w:p w14:paraId="6D476DA3" w14:textId="77777777" w:rsidR="00CD69BC" w:rsidRPr="00CD69BC" w:rsidRDefault="00CD69BC" w:rsidP="00CD69BC">
      <w:hyperlink r:id="rId371" w:history="1">
        <w:r w:rsidRPr="00CD69BC">
          <w:rPr>
            <w:rStyle w:val="Hyperlink"/>
          </w:rPr>
          <w:t>International Relations</w:t>
        </w:r>
      </w:hyperlink>
    </w:p>
    <w:p w14:paraId="6845F050" w14:textId="77777777" w:rsidR="00CD69BC" w:rsidRPr="00CD69BC" w:rsidRDefault="00CD69BC" w:rsidP="00CD69BC">
      <w:hyperlink r:id="rId372" w:history="1">
        <w:r w:rsidRPr="00CD69BC">
          <w:rPr>
            <w:rStyle w:val="Hyperlink"/>
          </w:rPr>
          <w:t>Politics</w:t>
        </w:r>
      </w:hyperlink>
    </w:p>
    <w:p w14:paraId="5E210EB1" w14:textId="77777777" w:rsidR="00CD69BC" w:rsidRPr="00CD69BC" w:rsidRDefault="00CD69BC" w:rsidP="00CD69BC">
      <w:hyperlink r:id="rId373" w:history="1">
        <w:r w:rsidRPr="00CD69BC">
          <w:rPr>
            <w:rStyle w:val="Hyperlink"/>
          </w:rPr>
          <w:t>Regional Political Studies</w:t>
        </w:r>
      </w:hyperlink>
    </w:p>
    <w:p w14:paraId="353D9024" w14:textId="77777777" w:rsidR="00CD69BC" w:rsidRPr="00CD69BC" w:rsidRDefault="00CD69BC" w:rsidP="00CD69BC">
      <w:hyperlink r:id="rId374" w:history="1">
        <w:r w:rsidRPr="00CD69BC">
          <w:rPr>
            <w:rStyle w:val="Hyperlink"/>
          </w:rPr>
          <w:t>Social Sciences</w:t>
        </w:r>
      </w:hyperlink>
    </w:p>
    <w:p w14:paraId="15CF87E0" w14:textId="77777777" w:rsidR="00CD69BC" w:rsidRPr="00CD69BC" w:rsidRDefault="00CD69BC" w:rsidP="00CD69BC">
      <w:hyperlink r:id="rId375" w:history="1">
        <w:r w:rsidRPr="00CD69BC">
          <w:rPr>
            <w:rStyle w:val="Hyperlink"/>
          </w:rPr>
          <w:t>Books</w:t>
        </w:r>
      </w:hyperlink>
    </w:p>
    <w:p w14:paraId="559C6B33" w14:textId="77777777" w:rsidR="00CD69BC" w:rsidRPr="00CD69BC" w:rsidRDefault="00CD69BC" w:rsidP="00CD69BC">
      <w:hyperlink r:id="rId376" w:history="1">
        <w:r w:rsidRPr="00CD69BC">
          <w:rPr>
            <w:rStyle w:val="Hyperlink"/>
          </w:rPr>
          <w:t>Journals</w:t>
        </w:r>
      </w:hyperlink>
    </w:p>
    <w:p w14:paraId="4D3E02D5" w14:textId="77777777" w:rsidR="00CD69BC" w:rsidRPr="00CD69BC" w:rsidRDefault="00CD69BC" w:rsidP="00CD69BC">
      <w:pPr>
        <w:rPr>
          <w:b/>
          <w:bCs/>
        </w:rPr>
      </w:pPr>
      <w:r w:rsidRPr="00CD69BC">
        <w:rPr>
          <w:b/>
          <w:bCs/>
        </w:rPr>
        <w:t>Exploring the failure of foreign aid: The role of incentives and information</w:t>
      </w:r>
    </w:p>
    <w:p w14:paraId="5EFF95C5" w14:textId="77777777" w:rsidR="00CD69BC" w:rsidRPr="00CD69BC" w:rsidRDefault="00CD69BC" w:rsidP="00CD69BC">
      <w:pPr>
        <w:numPr>
          <w:ilvl w:val="0"/>
          <w:numId w:val="26"/>
        </w:numPr>
      </w:pPr>
      <w:r w:rsidRPr="00CD69BC">
        <w:t>Published: 11 July 2009</w:t>
      </w:r>
    </w:p>
    <w:p w14:paraId="0E219218" w14:textId="77777777" w:rsidR="00CD69BC" w:rsidRPr="00CD69BC" w:rsidRDefault="00CD69BC" w:rsidP="00CD69BC">
      <w:pPr>
        <w:numPr>
          <w:ilvl w:val="0"/>
          <w:numId w:val="27"/>
        </w:numPr>
      </w:pPr>
      <w:r w:rsidRPr="00CD69BC">
        <w:t>Volume 23, pages 17–33, (2010)</w:t>
      </w:r>
    </w:p>
    <w:p w14:paraId="38EE48EF" w14:textId="77777777" w:rsidR="00CD69BC" w:rsidRPr="00CD69BC" w:rsidRDefault="00CD69BC" w:rsidP="00CD69BC">
      <w:pPr>
        <w:numPr>
          <w:ilvl w:val="0"/>
          <w:numId w:val="27"/>
        </w:numPr>
      </w:pPr>
      <w:hyperlink r:id="rId377" w:anchor="citeas" w:history="1">
        <w:r w:rsidRPr="00CD69BC">
          <w:rPr>
            <w:rStyle w:val="Hyperlink"/>
          </w:rPr>
          <w:t>Cite this article</w:t>
        </w:r>
      </w:hyperlink>
    </w:p>
    <w:p w14:paraId="2870C4BA" w14:textId="77777777" w:rsidR="00CD69BC" w:rsidRPr="00CD69BC" w:rsidRDefault="00CD69BC" w:rsidP="00CD69BC">
      <w:pPr>
        <w:rPr>
          <w:vanish/>
        </w:rPr>
      </w:pPr>
      <w:r w:rsidRPr="00CD69BC">
        <w:rPr>
          <w:vanish/>
        </w:rPr>
        <w:t>Top of Form</w:t>
      </w:r>
    </w:p>
    <w:p w14:paraId="0937ED7D" w14:textId="77777777" w:rsidR="00CD69BC" w:rsidRPr="00CD69BC" w:rsidRDefault="00CD69BC" w:rsidP="00CD69BC">
      <w:r w:rsidRPr="00CD69BC">
        <w:t>Save article</w:t>
      </w:r>
    </w:p>
    <w:p w14:paraId="419E86B0" w14:textId="77777777" w:rsidR="00CD69BC" w:rsidRPr="00CD69BC" w:rsidRDefault="00CD69BC" w:rsidP="00CD69BC">
      <w:pPr>
        <w:rPr>
          <w:vanish/>
        </w:rPr>
      </w:pPr>
      <w:r w:rsidRPr="00CD69BC">
        <w:rPr>
          <w:vanish/>
        </w:rPr>
        <w:t>Bottom of Form</w:t>
      </w:r>
    </w:p>
    <w:p w14:paraId="79A1E334" w14:textId="77777777" w:rsidR="00CD69BC" w:rsidRPr="00CD69BC" w:rsidRDefault="00CD69BC" w:rsidP="00CD69BC">
      <w:hyperlink r:id="rId378" w:history="1">
        <w:r w:rsidRPr="00CD69BC">
          <w:rPr>
            <w:rStyle w:val="Hyperlink"/>
          </w:rPr>
          <w:t>View saved research</w:t>
        </w:r>
      </w:hyperlink>
    </w:p>
    <w:p w14:paraId="529636DA" w14:textId="2BBEE128" w:rsidR="00CD69BC" w:rsidRPr="00CD69BC" w:rsidRDefault="00CD69BC" w:rsidP="00CD69BC">
      <w:hyperlink r:id="rId379" w:history="1">
        <w:r w:rsidRPr="00CD69BC">
          <w:rPr>
            <w:rStyle w:val="Hyperlink"/>
            <w:b/>
            <w:bCs/>
          </w:rPr>
          <mc:AlternateContent>
            <mc:Choice Requires="wps">
              <w:drawing>
                <wp:inline distT="0" distB="0" distL="0" distR="0" wp14:anchorId="410563C0" wp14:editId="19FD76AF">
                  <wp:extent cx="685800" cy="904875"/>
                  <wp:effectExtent l="0" t="0" r="0" b="0"/>
                  <wp:docPr id="1034994777" name="Rectangle 70">
                    <a:hlinkClick xmlns:a="http://schemas.openxmlformats.org/drawingml/2006/main" r:id="rId37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44D48" id="Rectangle 70" o:spid="_x0000_s1026" href="https://link.springer.com/journal/11138" style="width:54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" o:button="t" filled="f" stroked="f">
                  <v:fill o:detectmouseclick="t"/>
                  <o:lock v:ext="edit" aspectratio="t"/>
                  <w10:anchorlock/>
                </v:rect>
              </w:pict>
            </mc:Fallback>
          </mc:AlternateContent>
        </w:r>
        <w:r w:rsidRPr="00CD69BC">
          <w:rPr>
            <w:rStyle w:val="Hyperlink"/>
            <w:b/>
            <w:bCs/>
          </w:rPr>
          <w:t>The Review of Austrian Economics</w:t>
        </w:r>
      </w:hyperlink>
      <w:hyperlink r:id="rId380" w:history="1">
        <w:r w:rsidRPr="00CD69BC">
          <w:rPr>
            <w:rStyle w:val="Hyperlink"/>
          </w:rPr>
          <w:t>Aims and scope</w:t>
        </w:r>
      </w:hyperlink>
      <w:hyperlink r:id="rId381" w:history="1">
        <w:r w:rsidRPr="00CD69BC">
          <w:rPr>
            <w:rStyle w:val="Hyperlink"/>
          </w:rPr>
          <w:t>Submit manuscript</w:t>
        </w:r>
      </w:hyperlink>
    </w:p>
    <w:p w14:paraId="67C337DD" w14:textId="77777777" w:rsidR="00CD69BC" w:rsidRPr="00CD69BC" w:rsidRDefault="00CD69BC" w:rsidP="00CD69BC">
      <w:pPr>
        <w:numPr>
          <w:ilvl w:val="0"/>
          <w:numId w:val="28"/>
        </w:numPr>
      </w:pPr>
      <w:hyperlink r:id="rId382" w:anchor="auth-Claudia_R_-Williamson-Aff1" w:history="1">
        <w:r w:rsidRPr="00CD69BC">
          <w:rPr>
            <w:rStyle w:val="Hyperlink"/>
          </w:rPr>
          <w:t>Claudia R. Williamson</w:t>
        </w:r>
      </w:hyperlink>
      <w:r w:rsidRPr="00CD69BC">
        <w:t> </w:t>
      </w:r>
    </w:p>
    <w:p w14:paraId="4742FDFD" w14:textId="77777777" w:rsidR="00CD69BC" w:rsidRPr="00CD69BC" w:rsidRDefault="00CD69BC" w:rsidP="00CD69BC">
      <w:pPr>
        <w:numPr>
          <w:ilvl w:val="0"/>
          <w:numId w:val="29"/>
        </w:numPr>
        <w:rPr>
          <w:b/>
          <w:bCs/>
        </w:rPr>
      </w:pPr>
      <w:r w:rsidRPr="00CD69BC">
        <w:rPr>
          <w:b/>
          <w:bCs/>
        </w:rPr>
        <w:t>7622 </w:t>
      </w:r>
      <w:r w:rsidRPr="00CD69BC">
        <w:t>Accesses</w:t>
      </w:r>
    </w:p>
    <w:p w14:paraId="7016B18B" w14:textId="77777777" w:rsidR="00CD69BC" w:rsidRPr="00CD69BC" w:rsidRDefault="00CD69BC" w:rsidP="00CD69BC">
      <w:pPr>
        <w:numPr>
          <w:ilvl w:val="0"/>
          <w:numId w:val="29"/>
        </w:numPr>
        <w:rPr>
          <w:b/>
          <w:bCs/>
        </w:rPr>
      </w:pPr>
      <w:r w:rsidRPr="00CD69BC">
        <w:rPr>
          <w:b/>
          <w:bCs/>
        </w:rPr>
        <w:t>88 </w:t>
      </w:r>
      <w:r w:rsidRPr="00CD69BC">
        <w:t>Citations</w:t>
      </w:r>
    </w:p>
    <w:p w14:paraId="31A60B25" w14:textId="77777777" w:rsidR="00CD69BC" w:rsidRPr="00CD69BC" w:rsidRDefault="00CD69BC" w:rsidP="00CD69BC">
      <w:pPr>
        <w:numPr>
          <w:ilvl w:val="0"/>
          <w:numId w:val="29"/>
        </w:numPr>
        <w:rPr>
          <w:b/>
          <w:bCs/>
        </w:rPr>
      </w:pPr>
      <w:r w:rsidRPr="00CD69BC">
        <w:rPr>
          <w:b/>
          <w:bCs/>
        </w:rPr>
        <w:t>18 </w:t>
      </w:r>
      <w:r w:rsidRPr="00CD69BC">
        <w:t>Altmetric</w:t>
      </w:r>
    </w:p>
    <w:p w14:paraId="4A0668C7" w14:textId="77777777" w:rsidR="00CD69BC" w:rsidRPr="00CD69BC" w:rsidRDefault="00CD69BC" w:rsidP="00CD69BC">
      <w:pPr>
        <w:numPr>
          <w:ilvl w:val="0"/>
          <w:numId w:val="29"/>
        </w:numPr>
        <w:rPr>
          <w:b/>
          <w:bCs/>
        </w:rPr>
      </w:pPr>
      <w:r w:rsidRPr="00CD69BC">
        <w:rPr>
          <w:b/>
          <w:bCs/>
        </w:rPr>
        <w:t>2 </w:t>
      </w:r>
      <w:r w:rsidRPr="00CD69BC">
        <w:t>Mentions</w:t>
      </w:r>
    </w:p>
    <w:p w14:paraId="72EE6811" w14:textId="77777777" w:rsidR="00CD69BC" w:rsidRPr="00CD69BC" w:rsidRDefault="00CD69BC" w:rsidP="00CD69BC">
      <w:pPr>
        <w:numPr>
          <w:ilvl w:val="0"/>
          <w:numId w:val="29"/>
        </w:numPr>
      </w:pPr>
      <w:hyperlink r:id="rId383" w:history="1">
        <w:r w:rsidRPr="00CD69BC">
          <w:rPr>
            <w:rStyle w:val="Hyperlink"/>
          </w:rPr>
          <w:t>Explore all metrics </w:t>
        </w:r>
      </w:hyperlink>
    </w:p>
    <w:p w14:paraId="3F1B42D8" w14:textId="77777777" w:rsidR="00CD69BC" w:rsidRPr="00CD69BC" w:rsidRDefault="00CD69BC" w:rsidP="00CD69BC">
      <w:pPr>
        <w:rPr>
          <w:b/>
          <w:bCs/>
        </w:rPr>
      </w:pPr>
      <w:r w:rsidRPr="00CD69BC">
        <w:rPr>
          <w:b/>
          <w:bCs/>
        </w:rPr>
        <w:t>Abstract</w:t>
      </w:r>
    </w:p>
    <w:p w14:paraId="13E03D40" w14:textId="77777777" w:rsidR="00CD69BC" w:rsidRPr="00CD69BC" w:rsidRDefault="00CD69BC" w:rsidP="00CD69BC">
      <w:r w:rsidRPr="00CD69BC">
        <w:t>The stated purpose of foreign aid is to promote economic and human development. Recently, the ability of foreign aid to achieve its goals is called into question. Widespread conceptual and empirical literature suggests that foreign aid is ineffective. This paper explores the failure of foreign aid relying on the role of both incentives and information. The success of aid depends on incentives faced by all parties in donor and recipient countries. In addition, both donors and recipients must obtain the necessary information to actually target and achieve desired goals. This analysis provides a double-edged sword to explain why foreign aid fails to achieve development goals.</w:t>
      </w:r>
    </w:p>
    <w:p w14:paraId="1C9A7F7E" w14:textId="77777777" w:rsidR="00CD69BC" w:rsidRPr="00CD69BC" w:rsidRDefault="00CD69BC" w:rsidP="00CD69BC">
      <w:r w:rsidRPr="00CD69BC">
        <w:t> This is a preview of subscription content, </w:t>
      </w:r>
      <w:hyperlink r:id="rId384" w:history="1">
        <w:r w:rsidRPr="00CD69BC">
          <w:rPr>
            <w:rStyle w:val="Hyperlink"/>
          </w:rPr>
          <w:t>log in via an institution</w:t>
        </w:r>
      </w:hyperlink>
      <w:r w:rsidRPr="00CD69BC">
        <w:t>  to check access.</w:t>
      </w:r>
    </w:p>
    <w:p w14:paraId="6E19C3EF" w14:textId="77777777" w:rsidR="00CD69BC" w:rsidRPr="00CD69BC" w:rsidRDefault="00CD69BC" w:rsidP="00CD69BC">
      <w:pPr>
        <w:rPr>
          <w:b/>
          <w:bCs/>
        </w:rPr>
      </w:pPr>
      <w:r w:rsidRPr="00CD69BC">
        <w:rPr>
          <w:b/>
          <w:bCs/>
        </w:rPr>
        <w:t>Access this article</w:t>
      </w:r>
    </w:p>
    <w:p w14:paraId="6D7EACBF" w14:textId="77777777" w:rsidR="00CD69BC" w:rsidRPr="00CD69BC" w:rsidRDefault="00CD69BC" w:rsidP="00CD69BC">
      <w:hyperlink r:id="rId385" w:history="1">
        <w:r w:rsidRPr="00CD69BC">
          <w:rPr>
            <w:rStyle w:val="Hyperlink"/>
            <w:b/>
            <w:bCs/>
          </w:rPr>
          <w:t>Log in via an institution </w:t>
        </w:r>
      </w:hyperlink>
    </w:p>
    <w:p w14:paraId="2FB5FE38" w14:textId="77777777" w:rsidR="00CD69BC" w:rsidRPr="00CD69BC" w:rsidRDefault="00CD69BC" w:rsidP="00CD69BC">
      <w:pPr>
        <w:rPr>
          <w:b/>
          <w:bCs/>
        </w:rPr>
      </w:pPr>
      <w:r w:rsidRPr="00CD69BC">
        <w:rPr>
          <w:b/>
          <w:bCs/>
        </w:rPr>
        <w:t>Subscribe and save</w:t>
      </w:r>
    </w:p>
    <w:p w14:paraId="73E6744C" w14:textId="77777777" w:rsidR="00CD69BC" w:rsidRPr="00CD69BC" w:rsidRDefault="00CD69BC" w:rsidP="00CD69BC">
      <w:r w:rsidRPr="00CD69BC">
        <w:lastRenderedPageBreak/>
        <w:t>Springer+</w:t>
      </w:r>
    </w:p>
    <w:p w14:paraId="6B086C29" w14:textId="77777777" w:rsidR="00CD69BC" w:rsidRPr="00CD69BC" w:rsidRDefault="00CD69BC" w:rsidP="00CD69BC">
      <w:r w:rsidRPr="00CD69BC">
        <w:t>from €37.37 /Month</w:t>
      </w:r>
    </w:p>
    <w:p w14:paraId="3D2A581B" w14:textId="77777777" w:rsidR="00CD69BC" w:rsidRPr="00CD69BC" w:rsidRDefault="00CD69BC" w:rsidP="00CD69BC">
      <w:pPr>
        <w:numPr>
          <w:ilvl w:val="0"/>
          <w:numId w:val="30"/>
        </w:numPr>
      </w:pPr>
      <w:r w:rsidRPr="00CD69BC">
        <w:t>Starting from 10 chapters or articles per month</w:t>
      </w:r>
    </w:p>
    <w:p w14:paraId="1C82DD5A" w14:textId="77777777" w:rsidR="00CD69BC" w:rsidRPr="00CD69BC" w:rsidRDefault="00CD69BC" w:rsidP="00CD69BC">
      <w:pPr>
        <w:numPr>
          <w:ilvl w:val="0"/>
          <w:numId w:val="30"/>
        </w:numPr>
      </w:pPr>
      <w:r w:rsidRPr="00CD69BC">
        <w:t>Access and download chapters and articles from more than 300k books and 2,500 journals</w:t>
      </w:r>
    </w:p>
    <w:p w14:paraId="63727B7E" w14:textId="77777777" w:rsidR="00CD69BC" w:rsidRPr="00CD69BC" w:rsidRDefault="00CD69BC" w:rsidP="00CD69BC">
      <w:pPr>
        <w:numPr>
          <w:ilvl w:val="0"/>
          <w:numId w:val="30"/>
        </w:numPr>
      </w:pPr>
      <w:r w:rsidRPr="00CD69BC">
        <w:t>Cancel anytime</w:t>
      </w:r>
    </w:p>
    <w:p w14:paraId="39F87AA6" w14:textId="77777777" w:rsidR="00CD69BC" w:rsidRPr="00CD69BC" w:rsidRDefault="00CD69BC" w:rsidP="00CD69BC">
      <w:hyperlink r:id="rId386" w:history="1">
        <w:r w:rsidRPr="00CD69BC">
          <w:rPr>
            <w:rStyle w:val="Hyperlink"/>
            <w:b/>
            <w:bCs/>
          </w:rPr>
          <w:t>View plans </w:t>
        </w:r>
      </w:hyperlink>
    </w:p>
    <w:p w14:paraId="0C85FF09" w14:textId="77777777" w:rsidR="00CD69BC" w:rsidRPr="00CD69BC" w:rsidRDefault="00CD69BC" w:rsidP="00CD69BC">
      <w:pPr>
        <w:rPr>
          <w:b/>
          <w:bCs/>
        </w:rPr>
      </w:pPr>
      <w:r w:rsidRPr="00CD69BC">
        <w:rPr>
          <w:b/>
          <w:bCs/>
        </w:rPr>
        <w:t>Buy Now</w:t>
      </w:r>
    </w:p>
    <w:p w14:paraId="0B95AFC0" w14:textId="77777777" w:rsidR="00CD69BC" w:rsidRPr="00CD69BC" w:rsidRDefault="00CD69BC" w:rsidP="00CD69BC">
      <w:pPr>
        <w:rPr>
          <w:vanish/>
        </w:rPr>
      </w:pPr>
      <w:r w:rsidRPr="00CD69BC">
        <w:rPr>
          <w:vanish/>
        </w:rPr>
        <w:t>Top of Form</w:t>
      </w:r>
    </w:p>
    <w:p w14:paraId="08840410" w14:textId="77777777" w:rsidR="00CD69BC" w:rsidRPr="00CD69BC" w:rsidRDefault="00CD69BC" w:rsidP="00CD69BC">
      <w:r w:rsidRPr="00CD69BC">
        <w:t>Buy article PDF 39,95 €</w:t>
      </w:r>
    </w:p>
    <w:p w14:paraId="4B9C8CD7" w14:textId="77777777" w:rsidR="00CD69BC" w:rsidRPr="00CD69BC" w:rsidRDefault="00CD69BC" w:rsidP="00CD69BC">
      <w:pPr>
        <w:rPr>
          <w:vanish/>
        </w:rPr>
      </w:pPr>
      <w:r w:rsidRPr="00CD69BC">
        <w:rPr>
          <w:vanish/>
        </w:rPr>
        <w:t>Bottom of Form</w:t>
      </w:r>
    </w:p>
    <w:p w14:paraId="4FD3E254" w14:textId="77777777" w:rsidR="00CD69BC" w:rsidRPr="00CD69BC" w:rsidRDefault="00CD69BC" w:rsidP="00CD69BC">
      <w:r w:rsidRPr="00CD69BC">
        <w:t>Price includes VAT (Australia)</w:t>
      </w:r>
    </w:p>
    <w:p w14:paraId="0E9EA2A2" w14:textId="77777777" w:rsidR="00CD69BC" w:rsidRPr="00CD69BC" w:rsidRDefault="00CD69BC" w:rsidP="00CD69BC">
      <w:r w:rsidRPr="00CD69BC">
        <w:t>Instant access to the full article PDF.</w:t>
      </w:r>
    </w:p>
    <w:p w14:paraId="76D1ECD3" w14:textId="77777777" w:rsidR="00CD69BC" w:rsidRPr="00CD69BC" w:rsidRDefault="00CD69BC" w:rsidP="00CD69BC">
      <w:hyperlink r:id="rId387" w:history="1">
        <w:r w:rsidRPr="00CD69BC">
          <w:rPr>
            <w:rStyle w:val="Hyperlink"/>
          </w:rPr>
          <w:t>Institutional subscriptions </w:t>
        </w:r>
      </w:hyperlink>
    </w:p>
    <w:p w14:paraId="6E7761E5" w14:textId="77777777" w:rsidR="00CD69BC" w:rsidRPr="00CD69BC" w:rsidRDefault="00CD69BC" w:rsidP="00CD69BC">
      <w:pPr>
        <w:rPr>
          <w:b/>
          <w:bCs/>
        </w:rPr>
      </w:pPr>
      <w:r w:rsidRPr="00CD69BC">
        <w:rPr>
          <w:b/>
          <w:bCs/>
        </w:rPr>
        <w:t>Similar content being viewed by others</w:t>
      </w:r>
    </w:p>
    <w:p w14:paraId="74F38925" w14:textId="32EB2E29" w:rsidR="00CD69BC" w:rsidRPr="00CD69BC" w:rsidRDefault="00CD69BC" w:rsidP="00CD69BC">
      <w:r w:rsidRPr="00CD69BC">
        <mc:AlternateContent>
          <mc:Choice Requires="wps">
            <w:drawing>
              <wp:inline distT="0" distB="0" distL="0" distR="0" wp14:anchorId="06D086B6" wp14:editId="13655E9B">
                <wp:extent cx="304800" cy="304800"/>
                <wp:effectExtent l="0" t="0" r="0" b="0"/>
                <wp:docPr id="1393717941"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A1C7D"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E1537E" w14:textId="77777777" w:rsidR="00CD69BC" w:rsidRPr="00CD69BC" w:rsidRDefault="00CD69BC" w:rsidP="00CD69BC">
      <w:pPr>
        <w:rPr>
          <w:b/>
          <w:bCs/>
        </w:rPr>
      </w:pPr>
      <w:hyperlink r:id="rId388" w:history="1">
        <w:r w:rsidRPr="00CD69BC">
          <w:rPr>
            <w:rStyle w:val="Hyperlink"/>
            <w:b/>
            <w:bCs/>
          </w:rPr>
          <w:t>Allocation and Effectiveness of Foreign Aid: An Overview</w:t>
        </w:r>
      </w:hyperlink>
    </w:p>
    <w:p w14:paraId="084CD6C7" w14:textId="77777777" w:rsidR="00CD69BC" w:rsidRPr="00CD69BC" w:rsidRDefault="00CD69BC" w:rsidP="00CD69BC">
      <w:r w:rsidRPr="00CD69BC">
        <w:rPr>
          <w:b/>
          <w:bCs/>
        </w:rPr>
        <w:t>Chapter</w:t>
      </w:r>
      <w:r w:rsidRPr="00CD69BC">
        <w:t> © 2022</w:t>
      </w:r>
    </w:p>
    <w:p w14:paraId="06D84725" w14:textId="3C2FDE6C" w:rsidR="00CD69BC" w:rsidRPr="00CD69BC" w:rsidRDefault="00CD69BC" w:rsidP="00CD69BC">
      <w:r w:rsidRPr="00CD69BC">
        <mc:AlternateContent>
          <mc:Choice Requires="wps">
            <w:drawing>
              <wp:inline distT="0" distB="0" distL="0" distR="0" wp14:anchorId="08CC976A" wp14:editId="2DD76AFB">
                <wp:extent cx="304800" cy="304800"/>
                <wp:effectExtent l="0" t="0" r="0" b="0"/>
                <wp:docPr id="1752650413"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ECDC9"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2E086B" w14:textId="77777777" w:rsidR="00CD69BC" w:rsidRPr="00CD69BC" w:rsidRDefault="00CD69BC" w:rsidP="00CD69BC">
      <w:pPr>
        <w:rPr>
          <w:b/>
          <w:bCs/>
        </w:rPr>
      </w:pPr>
      <w:hyperlink r:id="rId389" w:history="1">
        <w:r w:rsidRPr="00CD69BC">
          <w:rPr>
            <w:rStyle w:val="Hyperlink"/>
            <w:b/>
            <w:bCs/>
          </w:rPr>
          <w:t>Foreign Aid</w:t>
        </w:r>
      </w:hyperlink>
    </w:p>
    <w:p w14:paraId="2B05D0A2" w14:textId="77777777" w:rsidR="00CD69BC" w:rsidRPr="00CD69BC" w:rsidRDefault="00CD69BC" w:rsidP="00CD69BC">
      <w:r w:rsidRPr="00CD69BC">
        <w:rPr>
          <w:b/>
          <w:bCs/>
        </w:rPr>
        <w:t>Chapter</w:t>
      </w:r>
      <w:r w:rsidRPr="00CD69BC">
        <w:t> © 2023</w:t>
      </w:r>
    </w:p>
    <w:p w14:paraId="19218F93" w14:textId="7E6326E3" w:rsidR="00CD69BC" w:rsidRPr="00CD69BC" w:rsidRDefault="00CD69BC" w:rsidP="00CD69BC">
      <w:r w:rsidRPr="00CD69BC">
        <mc:AlternateContent>
          <mc:Choice Requires="wps">
            <w:drawing>
              <wp:inline distT="0" distB="0" distL="0" distR="0" wp14:anchorId="2BD95FD4" wp14:editId="6C907EF3">
                <wp:extent cx="304800" cy="304800"/>
                <wp:effectExtent l="0" t="0" r="0" b="0"/>
                <wp:docPr id="8871508"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AB042"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8DC123" w14:textId="77777777" w:rsidR="00CD69BC" w:rsidRPr="00CD69BC" w:rsidRDefault="00CD69BC" w:rsidP="00CD69BC">
      <w:pPr>
        <w:rPr>
          <w:b/>
          <w:bCs/>
        </w:rPr>
      </w:pPr>
      <w:hyperlink r:id="rId390" w:history="1">
        <w:r w:rsidRPr="00CD69BC">
          <w:rPr>
            <w:rStyle w:val="Hyperlink"/>
            <w:b/>
            <w:bCs/>
          </w:rPr>
          <w:t>Introduction</w:t>
        </w:r>
      </w:hyperlink>
    </w:p>
    <w:p w14:paraId="5437212C" w14:textId="77777777" w:rsidR="00CD69BC" w:rsidRPr="00CD69BC" w:rsidRDefault="00CD69BC" w:rsidP="00CD69BC">
      <w:r w:rsidRPr="00CD69BC">
        <w:rPr>
          <w:b/>
          <w:bCs/>
        </w:rPr>
        <w:t>Chapter</w:t>
      </w:r>
      <w:r w:rsidRPr="00CD69BC">
        <w:t> © 2019</w:t>
      </w:r>
    </w:p>
    <w:p w14:paraId="62007D6F" w14:textId="77777777" w:rsidR="00CD69BC" w:rsidRPr="00CD69BC" w:rsidRDefault="00CD69BC" w:rsidP="00CD69BC">
      <w:pPr>
        <w:rPr>
          <w:b/>
          <w:bCs/>
        </w:rPr>
      </w:pPr>
      <w:r w:rsidRPr="00CD69BC">
        <w:rPr>
          <w:b/>
          <w:bCs/>
        </w:rPr>
        <w:t>Explore related subjects</w:t>
      </w:r>
    </w:p>
    <w:p w14:paraId="47D8ED1B" w14:textId="77777777" w:rsidR="00CD69BC" w:rsidRPr="00CD69BC" w:rsidRDefault="00CD69BC" w:rsidP="00CD69BC">
      <w:r w:rsidRPr="00CD69BC">
        <w:t>Discover the latest articles, books and news in related subjects, suggested using machine learning.</w:t>
      </w:r>
    </w:p>
    <w:p w14:paraId="680D0038" w14:textId="77777777" w:rsidR="00CD69BC" w:rsidRPr="00CD69BC" w:rsidRDefault="00CD69BC" w:rsidP="00CD69BC">
      <w:pPr>
        <w:numPr>
          <w:ilvl w:val="0"/>
          <w:numId w:val="31"/>
        </w:numPr>
        <w:rPr>
          <w:b/>
          <w:bCs/>
        </w:rPr>
      </w:pPr>
      <w:hyperlink r:id="rId391" w:history="1">
        <w:r w:rsidRPr="00CD69BC">
          <w:rPr>
            <w:rStyle w:val="Hyperlink"/>
            <w:b/>
            <w:bCs/>
          </w:rPr>
          <w:t>Development Aid</w:t>
        </w:r>
      </w:hyperlink>
    </w:p>
    <w:p w14:paraId="55CE5542" w14:textId="77777777" w:rsidR="00CD69BC" w:rsidRPr="00CD69BC" w:rsidRDefault="00CD69BC" w:rsidP="00CD69BC">
      <w:pPr>
        <w:numPr>
          <w:ilvl w:val="0"/>
          <w:numId w:val="31"/>
        </w:numPr>
        <w:rPr>
          <w:b/>
          <w:bCs/>
        </w:rPr>
      </w:pPr>
      <w:hyperlink r:id="rId392" w:history="1">
        <w:r w:rsidRPr="00CD69BC">
          <w:rPr>
            <w:rStyle w:val="Hyperlink"/>
            <w:b/>
            <w:bCs/>
          </w:rPr>
          <w:t>Development Economics</w:t>
        </w:r>
      </w:hyperlink>
    </w:p>
    <w:p w14:paraId="67A9BAE9" w14:textId="77777777" w:rsidR="00CD69BC" w:rsidRPr="00CD69BC" w:rsidRDefault="00CD69BC" w:rsidP="00CD69BC">
      <w:pPr>
        <w:numPr>
          <w:ilvl w:val="0"/>
          <w:numId w:val="31"/>
        </w:numPr>
        <w:rPr>
          <w:b/>
          <w:bCs/>
        </w:rPr>
      </w:pPr>
      <w:hyperlink r:id="rId393" w:history="1">
        <w:r w:rsidRPr="00CD69BC">
          <w:rPr>
            <w:rStyle w:val="Hyperlink"/>
            <w:b/>
            <w:bCs/>
          </w:rPr>
          <w:t>Economics of International Organizations</w:t>
        </w:r>
      </w:hyperlink>
    </w:p>
    <w:p w14:paraId="75747919" w14:textId="77777777" w:rsidR="00CD69BC" w:rsidRPr="00CD69BC" w:rsidRDefault="00CD69BC" w:rsidP="00CD69BC">
      <w:pPr>
        <w:numPr>
          <w:ilvl w:val="0"/>
          <w:numId w:val="31"/>
        </w:numPr>
        <w:rPr>
          <w:b/>
          <w:bCs/>
        </w:rPr>
      </w:pPr>
      <w:hyperlink r:id="rId394" w:history="1">
        <w:r w:rsidRPr="00CD69BC">
          <w:rPr>
            <w:rStyle w:val="Hyperlink"/>
            <w:b/>
            <w:bCs/>
          </w:rPr>
          <w:t>International and Comparative Education</w:t>
        </w:r>
      </w:hyperlink>
    </w:p>
    <w:p w14:paraId="1056A8F9" w14:textId="77777777" w:rsidR="00CD69BC" w:rsidRPr="00CD69BC" w:rsidRDefault="00CD69BC" w:rsidP="00CD69BC">
      <w:pPr>
        <w:numPr>
          <w:ilvl w:val="0"/>
          <w:numId w:val="31"/>
        </w:numPr>
        <w:rPr>
          <w:b/>
          <w:bCs/>
        </w:rPr>
      </w:pPr>
      <w:hyperlink r:id="rId395" w:history="1">
        <w:r w:rsidRPr="00CD69BC">
          <w:rPr>
            <w:rStyle w:val="Hyperlink"/>
            <w:b/>
            <w:bCs/>
          </w:rPr>
          <w:t>International Economics</w:t>
        </w:r>
      </w:hyperlink>
    </w:p>
    <w:p w14:paraId="679D19B8" w14:textId="77777777" w:rsidR="00CD69BC" w:rsidRPr="00CD69BC" w:rsidRDefault="00CD69BC" w:rsidP="00CD69BC">
      <w:pPr>
        <w:numPr>
          <w:ilvl w:val="0"/>
          <w:numId w:val="31"/>
        </w:numPr>
        <w:rPr>
          <w:b/>
          <w:bCs/>
        </w:rPr>
      </w:pPr>
      <w:hyperlink r:id="rId396" w:history="1">
        <w:r w:rsidRPr="00CD69BC">
          <w:rPr>
            <w:rStyle w:val="Hyperlink"/>
            <w:b/>
            <w:bCs/>
          </w:rPr>
          <w:t>Utilitarianism</w:t>
        </w:r>
      </w:hyperlink>
    </w:p>
    <w:p w14:paraId="10F089B4" w14:textId="77777777" w:rsidR="00CD69BC" w:rsidRPr="00CD69BC" w:rsidRDefault="00CD69BC" w:rsidP="00CD69BC">
      <w:pPr>
        <w:numPr>
          <w:ilvl w:val="0"/>
          <w:numId w:val="31"/>
        </w:numPr>
        <w:rPr>
          <w:b/>
          <w:bCs/>
        </w:rPr>
      </w:pPr>
      <w:hyperlink r:id="rId397" w:history="1">
        <w:r w:rsidRPr="00CD69BC">
          <w:rPr>
            <w:rStyle w:val="Hyperlink"/>
            <w:b/>
            <w:bCs/>
          </w:rPr>
          <w:t>Foreign Aid Dynamics and Development Outcomes</w:t>
        </w:r>
      </w:hyperlink>
    </w:p>
    <w:p w14:paraId="76DF7A68" w14:textId="77777777" w:rsidR="00CD69BC" w:rsidRPr="00CD69BC" w:rsidRDefault="00CD69BC" w:rsidP="00CD69BC">
      <w:pPr>
        <w:rPr>
          <w:b/>
          <w:bCs/>
        </w:rPr>
      </w:pPr>
      <w:r w:rsidRPr="00CD69BC">
        <w:rPr>
          <w:b/>
          <w:bCs/>
        </w:rPr>
        <w:t>Notes</w:t>
      </w:r>
    </w:p>
    <w:p w14:paraId="7667D493" w14:textId="77777777" w:rsidR="00CD69BC" w:rsidRPr="00CD69BC" w:rsidRDefault="00CD69BC" w:rsidP="00CD69BC">
      <w:pPr>
        <w:numPr>
          <w:ilvl w:val="0"/>
          <w:numId w:val="32"/>
        </w:numPr>
      </w:pPr>
      <w:r w:rsidRPr="00CD69BC">
        <w:t>Sachs (</w:t>
      </w:r>
      <w:hyperlink r:id="rId398" w:anchor="ref-CR41" w:tooltip="Sachs, J. D. (2005). The end of poverty. New York: The Penguin." w:history="1">
        <w:r w:rsidRPr="00CD69BC">
          <w:rPr>
            <w:rStyle w:val="Hyperlink"/>
          </w:rPr>
          <w:t>2005</w:t>
        </w:r>
      </w:hyperlink>
      <w:r w:rsidRPr="00CD69BC">
        <w:t>) supports this view.</w:t>
      </w:r>
    </w:p>
    <w:p w14:paraId="085301B8" w14:textId="77777777" w:rsidR="00CD69BC" w:rsidRPr="00CD69BC" w:rsidRDefault="00CD69BC" w:rsidP="00CD69BC">
      <w:pPr>
        <w:numPr>
          <w:ilvl w:val="0"/>
          <w:numId w:val="32"/>
        </w:numPr>
      </w:pPr>
      <w:r w:rsidRPr="00CD69BC">
        <w:t>Foreign aid is defined as all public official development assistance received. This can be in the form of a loan or a grant. Foreign aid does not include private donations. Donor countries refer to the bilateral donations that occur from one government to another. Aid agencies refer to the multilateral donations from such groups as the World Bank, International Monetary Fund, and the United Nations.</w:t>
      </w:r>
    </w:p>
    <w:p w14:paraId="73759C20" w14:textId="77777777" w:rsidR="00CD69BC" w:rsidRPr="00CD69BC" w:rsidRDefault="00CD69BC" w:rsidP="00CD69BC">
      <w:pPr>
        <w:numPr>
          <w:ilvl w:val="0"/>
          <w:numId w:val="32"/>
        </w:numPr>
      </w:pPr>
      <w:r w:rsidRPr="00CD69BC">
        <w:t>The average percentage shares for tied aid, food aid, and technical assistance are 21%, 4%, and 24%, respectively, for bilateral donors (Easterly and Pfutze </w:t>
      </w:r>
      <w:hyperlink r:id="rId399" w:anchor="ref-CR25" w:tooltip="Easterly, W., &amp; Pfutze, T. (2008). Where does the money go? Best and worst practices in foreign aid. Journal of Economic Perspectives, 22(2), 29–52." w:history="1">
        <w:r w:rsidRPr="00CD69BC">
          <w:rPr>
            <w:rStyle w:val="Hyperlink"/>
          </w:rPr>
          <w:t>2008</w:t>
        </w:r>
      </w:hyperlink>
      <w:r w:rsidRPr="00CD69BC">
        <w:t>).</w:t>
      </w:r>
    </w:p>
    <w:p w14:paraId="01F35EE1" w14:textId="77777777" w:rsidR="00CD69BC" w:rsidRPr="00CD69BC" w:rsidRDefault="00CD69BC" w:rsidP="00CD69BC">
      <w:pPr>
        <w:numPr>
          <w:ilvl w:val="0"/>
          <w:numId w:val="32"/>
        </w:numPr>
      </w:pPr>
      <w:hyperlink r:id="rId400" w:history="1">
        <w:r w:rsidRPr="00CD69BC">
          <w:rPr>
            <w:rStyle w:val="Hyperlink"/>
          </w:rPr>
          <w:t>http://www.un.org/summit2005/</w:t>
        </w:r>
      </w:hyperlink>
    </w:p>
    <w:p w14:paraId="708B9CE6" w14:textId="77777777" w:rsidR="00CD69BC" w:rsidRPr="00CD69BC" w:rsidRDefault="00CD69BC" w:rsidP="00CD69BC">
      <w:pPr>
        <w:numPr>
          <w:ilvl w:val="0"/>
          <w:numId w:val="32"/>
        </w:numPr>
      </w:pPr>
      <w:r w:rsidRPr="00CD69BC">
        <w:t>Easterly (</w:t>
      </w:r>
      <w:hyperlink r:id="rId401" w:anchor="ref-CR21" w:tooltip="Easterly, W. (2006c). Planners versus searchers in foreign aid. Asian Development Review, 23(1), 1–35." w:history="1">
        <w:r w:rsidRPr="00CD69BC">
          <w:rPr>
            <w:rStyle w:val="Hyperlink"/>
          </w:rPr>
          <w:t>2006c</w:t>
        </w:r>
      </w:hyperlink>
      <w:r w:rsidRPr="00CD69BC">
        <w:t>) shows that countries still receive loans after failure to reform and after failure to repay the loans.</w:t>
      </w:r>
    </w:p>
    <w:p w14:paraId="370F287B" w14:textId="77777777" w:rsidR="00CD69BC" w:rsidRPr="00CD69BC" w:rsidRDefault="00CD69BC" w:rsidP="00CD69BC">
      <w:pPr>
        <w:numPr>
          <w:ilvl w:val="0"/>
          <w:numId w:val="32"/>
        </w:numPr>
      </w:pPr>
      <w:r w:rsidRPr="00CD69BC">
        <w:t>Bauer (</w:t>
      </w:r>
      <w:hyperlink r:id="rId402" w:anchor="ref-CR4" w:tooltip="Bauer, P. T. (2000). From subsistence to exchange. Princeton: Princeton University Press." w:history="1">
        <w:r w:rsidRPr="00CD69BC">
          <w:rPr>
            <w:rStyle w:val="Hyperlink"/>
          </w:rPr>
          <w:t>2000</w:t>
        </w:r>
      </w:hyperlink>
      <w:r w:rsidRPr="00CD69BC">
        <w:t>) argues that the structure of aid facilitates its failure. The money goes to the rulers, not the people, supporting bad policies and reinforcing a damaging government.</w:t>
      </w:r>
    </w:p>
    <w:p w14:paraId="5B90CA14" w14:textId="77777777" w:rsidR="00CD69BC" w:rsidRPr="00CD69BC" w:rsidRDefault="00CD69BC" w:rsidP="00CD69BC">
      <w:pPr>
        <w:numPr>
          <w:ilvl w:val="0"/>
          <w:numId w:val="32"/>
        </w:numPr>
      </w:pPr>
      <w:r w:rsidRPr="00CD69BC">
        <w:t>For specific examples, see Easterly (</w:t>
      </w:r>
      <w:hyperlink r:id="rId403" w:anchor="ref-CR16" w:tooltip="Easterly, W. (2001). The elusive quest for growth: Economists’ adventures and misadventures in the tropics. Cambridge: MIT." w:history="1">
        <w:r w:rsidRPr="00CD69BC">
          <w:rPr>
            <w:rStyle w:val="Hyperlink"/>
          </w:rPr>
          <w:t>2001</w:t>
        </w:r>
      </w:hyperlink>
      <w:r w:rsidRPr="00CD69BC">
        <w:t>).</w:t>
      </w:r>
    </w:p>
    <w:p w14:paraId="5CA54179" w14:textId="77777777" w:rsidR="00CD69BC" w:rsidRPr="00CD69BC" w:rsidRDefault="00CD69BC" w:rsidP="00CD69BC">
      <w:pPr>
        <w:numPr>
          <w:ilvl w:val="0"/>
          <w:numId w:val="32"/>
        </w:numPr>
      </w:pPr>
      <w:r w:rsidRPr="00CD69BC">
        <w:t>See Easterly (</w:t>
      </w:r>
      <w:hyperlink r:id="rId404" w:anchor="ref-CR21" w:tooltip="Easterly, W. (2006c). Planners versus searchers in foreign aid. Asian Development Review, 23(1), 1–35." w:history="1">
        <w:r w:rsidRPr="00CD69BC">
          <w:rPr>
            <w:rStyle w:val="Hyperlink"/>
          </w:rPr>
          <w:t>2006c</w:t>
        </w:r>
      </w:hyperlink>
      <w:r w:rsidRPr="00CD69BC">
        <w:t>) for more detailed description of principle–agent theory in foreign aid effectiveness.</w:t>
      </w:r>
    </w:p>
    <w:p w14:paraId="4ACDA17D" w14:textId="77777777" w:rsidR="00CD69BC" w:rsidRPr="00CD69BC" w:rsidRDefault="00CD69BC" w:rsidP="00CD69BC">
      <w:pPr>
        <w:numPr>
          <w:ilvl w:val="0"/>
          <w:numId w:val="32"/>
        </w:numPr>
      </w:pPr>
      <w:r w:rsidRPr="00CD69BC">
        <w:t>von Mises (</w:t>
      </w:r>
      <w:hyperlink r:id="rId405" w:anchor="ref-CR49" w:tooltip="von Mises, L. (1929[1977]). A critique of interventionism: Inquiries into Economic Policy and the Economic Ideology of the Present, trans. Hans F. Sennholz. New York: Arlington House." w:history="1">
        <w:r w:rsidRPr="00CD69BC">
          <w:rPr>
            <w:rStyle w:val="Hyperlink"/>
          </w:rPr>
          <w:t>1929</w:t>
        </w:r>
      </w:hyperlink>
      <w:r w:rsidRPr="00CD69BC">
        <w:t>) outlines the dynamics of interventionism where intervention creates a new set of incentives for both public and private actors. These new incentives create a situation where political actors must choose between revoking past interventions or call for additional interventions.</w:t>
      </w:r>
    </w:p>
    <w:p w14:paraId="4DB90CC7" w14:textId="77777777" w:rsidR="00CD69BC" w:rsidRPr="00CD69BC" w:rsidRDefault="00CD69BC" w:rsidP="00CD69BC">
      <w:pPr>
        <w:rPr>
          <w:b/>
          <w:bCs/>
        </w:rPr>
      </w:pPr>
      <w:r w:rsidRPr="00CD69BC">
        <w:rPr>
          <w:b/>
          <w:bCs/>
        </w:rPr>
        <w:t>References</w:t>
      </w:r>
    </w:p>
    <w:p w14:paraId="4F2C1C5D" w14:textId="77777777" w:rsidR="00CD69BC" w:rsidRPr="00CD69BC" w:rsidRDefault="00CD69BC" w:rsidP="00CD69BC">
      <w:pPr>
        <w:numPr>
          <w:ilvl w:val="0"/>
          <w:numId w:val="33"/>
        </w:numPr>
      </w:pPr>
      <w:r w:rsidRPr="00CD69BC">
        <w:t>Alesina, A., &amp; Dollar, D. (2002). Who gives foreign aid to whom and why. </w:t>
      </w:r>
      <w:r w:rsidRPr="00CD69BC">
        <w:rPr>
          <w:i/>
          <w:iCs/>
        </w:rPr>
        <w:t>Journal of Economic Growth, 5</w:t>
      </w:r>
      <w:r w:rsidRPr="00CD69BC">
        <w:t>(March), 33–64.</w:t>
      </w:r>
    </w:p>
    <w:p w14:paraId="6A48EF1A" w14:textId="77777777" w:rsidR="00CD69BC" w:rsidRPr="00CD69BC" w:rsidRDefault="00CD69BC" w:rsidP="00CD69BC">
      <w:pPr>
        <w:rPr>
          <w:b/>
          <w:bCs/>
        </w:rPr>
      </w:pPr>
      <w:hyperlink r:id="rId406" w:history="1">
        <w:r w:rsidRPr="00CD69BC">
          <w:rPr>
            <w:rStyle w:val="Hyperlink"/>
            <w:b/>
            <w:bCs/>
          </w:rPr>
          <w:t>Google Scholar</w:t>
        </w:r>
      </w:hyperlink>
      <w:r w:rsidRPr="00CD69BC">
        <w:rPr>
          <w:b/>
          <w:bCs/>
        </w:rPr>
        <w:t> </w:t>
      </w:r>
    </w:p>
    <w:p w14:paraId="0B09B80D" w14:textId="77777777" w:rsidR="00CD69BC" w:rsidRPr="00CD69BC" w:rsidRDefault="00CD69BC" w:rsidP="00CD69BC">
      <w:pPr>
        <w:numPr>
          <w:ilvl w:val="0"/>
          <w:numId w:val="33"/>
        </w:numPr>
      </w:pPr>
      <w:r w:rsidRPr="00CD69BC">
        <w:lastRenderedPageBreak/>
        <w:t>Alesina, A., &amp; Weder, B. (2002). Do corrupt governments receive less foreign aid. </w:t>
      </w:r>
      <w:r w:rsidRPr="00CD69BC">
        <w:rPr>
          <w:i/>
          <w:iCs/>
        </w:rPr>
        <w:t>American Economic Review, 92</w:t>
      </w:r>
      <w:r w:rsidRPr="00CD69BC">
        <w:t>(September), 1126–1137.</w:t>
      </w:r>
    </w:p>
    <w:p w14:paraId="0EE68B04" w14:textId="77777777" w:rsidR="00CD69BC" w:rsidRPr="00CD69BC" w:rsidRDefault="00CD69BC" w:rsidP="00CD69BC">
      <w:pPr>
        <w:rPr>
          <w:b/>
          <w:bCs/>
        </w:rPr>
      </w:pPr>
      <w:hyperlink r:id="rId407" w:history="1">
        <w:r w:rsidRPr="00CD69BC">
          <w:rPr>
            <w:rStyle w:val="Hyperlink"/>
            <w:b/>
            <w:bCs/>
          </w:rPr>
          <w:t>Article</w:t>
        </w:r>
      </w:hyperlink>
      <w:r w:rsidRPr="00CD69BC">
        <w:rPr>
          <w:b/>
          <w:bCs/>
        </w:rPr>
        <w:t> </w:t>
      </w:r>
      <w:hyperlink r:id="rId408" w:history="1">
        <w:r w:rsidRPr="00CD69BC">
          <w:rPr>
            <w:rStyle w:val="Hyperlink"/>
            <w:b/>
            <w:bCs/>
          </w:rPr>
          <w:t>Google Scholar</w:t>
        </w:r>
      </w:hyperlink>
      <w:r w:rsidRPr="00CD69BC">
        <w:rPr>
          <w:b/>
          <w:bCs/>
        </w:rPr>
        <w:t> </w:t>
      </w:r>
    </w:p>
    <w:p w14:paraId="3D6FC616" w14:textId="77777777" w:rsidR="00CD69BC" w:rsidRPr="00CD69BC" w:rsidRDefault="00CD69BC" w:rsidP="00CD69BC">
      <w:pPr>
        <w:numPr>
          <w:ilvl w:val="0"/>
          <w:numId w:val="33"/>
        </w:numPr>
      </w:pPr>
      <w:r w:rsidRPr="00CD69BC">
        <w:t>Bauer, P. T. (1971). Economic history as theory. </w:t>
      </w:r>
      <w:r w:rsidRPr="00CD69BC">
        <w:rPr>
          <w:i/>
          <w:iCs/>
        </w:rPr>
        <w:t>Economica, 38</w:t>
      </w:r>
      <w:r w:rsidRPr="00CD69BC">
        <w:t>, 163–179.</w:t>
      </w:r>
    </w:p>
    <w:p w14:paraId="040F0539" w14:textId="77777777" w:rsidR="00CD69BC" w:rsidRPr="00CD69BC" w:rsidRDefault="00CD69BC" w:rsidP="00CD69BC">
      <w:pPr>
        <w:rPr>
          <w:b/>
          <w:bCs/>
        </w:rPr>
      </w:pPr>
      <w:hyperlink r:id="rId409" w:history="1">
        <w:r w:rsidRPr="00CD69BC">
          <w:rPr>
            <w:rStyle w:val="Hyperlink"/>
            <w:b/>
            <w:bCs/>
          </w:rPr>
          <w:t>Article</w:t>
        </w:r>
      </w:hyperlink>
      <w:r w:rsidRPr="00CD69BC">
        <w:rPr>
          <w:b/>
          <w:bCs/>
        </w:rPr>
        <w:t> </w:t>
      </w:r>
      <w:hyperlink r:id="rId410" w:history="1">
        <w:r w:rsidRPr="00CD69BC">
          <w:rPr>
            <w:rStyle w:val="Hyperlink"/>
            <w:b/>
            <w:bCs/>
          </w:rPr>
          <w:t>Google Scholar</w:t>
        </w:r>
      </w:hyperlink>
      <w:r w:rsidRPr="00CD69BC">
        <w:rPr>
          <w:b/>
          <w:bCs/>
        </w:rPr>
        <w:t> </w:t>
      </w:r>
    </w:p>
    <w:p w14:paraId="4F481D45" w14:textId="77777777" w:rsidR="00CD69BC" w:rsidRPr="00CD69BC" w:rsidRDefault="00CD69BC" w:rsidP="00CD69BC">
      <w:pPr>
        <w:numPr>
          <w:ilvl w:val="0"/>
          <w:numId w:val="33"/>
        </w:numPr>
      </w:pPr>
      <w:r w:rsidRPr="00CD69BC">
        <w:t>Bauer, P. T. (2000). </w:t>
      </w:r>
      <w:r w:rsidRPr="00CD69BC">
        <w:rPr>
          <w:i/>
          <w:iCs/>
        </w:rPr>
        <w:t>From subsistence to exchange</w:t>
      </w:r>
      <w:r w:rsidRPr="00CD69BC">
        <w:t>. Princeton: Princeton University Press.</w:t>
      </w:r>
    </w:p>
    <w:p w14:paraId="1C97B76F" w14:textId="77777777" w:rsidR="00CD69BC" w:rsidRPr="00CD69BC" w:rsidRDefault="00CD69BC" w:rsidP="00CD69BC">
      <w:pPr>
        <w:rPr>
          <w:b/>
          <w:bCs/>
        </w:rPr>
      </w:pPr>
      <w:hyperlink r:id="rId411" w:history="1">
        <w:r w:rsidRPr="00CD69BC">
          <w:rPr>
            <w:rStyle w:val="Hyperlink"/>
            <w:b/>
            <w:bCs/>
          </w:rPr>
          <w:t>Google Scholar</w:t>
        </w:r>
      </w:hyperlink>
      <w:r w:rsidRPr="00CD69BC">
        <w:rPr>
          <w:b/>
          <w:bCs/>
        </w:rPr>
        <w:t> </w:t>
      </w:r>
    </w:p>
    <w:p w14:paraId="0364EF3A" w14:textId="77777777" w:rsidR="00CD69BC" w:rsidRPr="00CD69BC" w:rsidRDefault="00CD69BC" w:rsidP="00CD69BC">
      <w:pPr>
        <w:numPr>
          <w:ilvl w:val="0"/>
          <w:numId w:val="33"/>
        </w:numPr>
      </w:pPr>
      <w:r w:rsidRPr="00CD69BC">
        <w:t>Boone, P. (1996). Politics and the effectiveness of foreign aid. </w:t>
      </w:r>
      <w:r w:rsidRPr="00CD69BC">
        <w:rPr>
          <w:i/>
          <w:iCs/>
        </w:rPr>
        <w:t>European Economic Review, 40</w:t>
      </w:r>
      <w:r w:rsidRPr="00CD69BC">
        <w:t>, 289–329.</w:t>
      </w:r>
    </w:p>
    <w:p w14:paraId="523A25A3" w14:textId="77777777" w:rsidR="00CD69BC" w:rsidRPr="00CD69BC" w:rsidRDefault="00CD69BC" w:rsidP="00CD69BC">
      <w:pPr>
        <w:rPr>
          <w:b/>
          <w:bCs/>
        </w:rPr>
      </w:pPr>
      <w:hyperlink r:id="rId412" w:history="1">
        <w:r w:rsidRPr="00CD69BC">
          <w:rPr>
            <w:rStyle w:val="Hyperlink"/>
            <w:b/>
            <w:bCs/>
          </w:rPr>
          <w:t>Article</w:t>
        </w:r>
      </w:hyperlink>
      <w:r w:rsidRPr="00CD69BC">
        <w:rPr>
          <w:b/>
          <w:bCs/>
        </w:rPr>
        <w:t> </w:t>
      </w:r>
      <w:hyperlink r:id="rId413" w:history="1">
        <w:r w:rsidRPr="00CD69BC">
          <w:rPr>
            <w:rStyle w:val="Hyperlink"/>
            <w:b/>
            <w:bCs/>
          </w:rPr>
          <w:t>Google Scholar</w:t>
        </w:r>
      </w:hyperlink>
      <w:r w:rsidRPr="00CD69BC">
        <w:rPr>
          <w:b/>
          <w:bCs/>
        </w:rPr>
        <w:t> </w:t>
      </w:r>
    </w:p>
    <w:p w14:paraId="1BC2C671" w14:textId="77777777" w:rsidR="00CD69BC" w:rsidRPr="00CD69BC" w:rsidRDefault="00CD69BC" w:rsidP="00CD69BC">
      <w:pPr>
        <w:numPr>
          <w:ilvl w:val="0"/>
          <w:numId w:val="33"/>
        </w:numPr>
      </w:pPr>
      <w:r w:rsidRPr="00CD69BC">
        <w:t>Brautigam, D., &amp; Knack, S. (2004). Foreign aid, institutions and governance in sub-Saharan Africa. </w:t>
      </w:r>
      <w:r w:rsidRPr="00CD69BC">
        <w:rPr>
          <w:i/>
          <w:iCs/>
        </w:rPr>
        <w:t>Economic Development and Cultural Change, 52</w:t>
      </w:r>
      <w:r w:rsidRPr="00CD69BC">
        <w:t>(2), 255–86.</w:t>
      </w:r>
    </w:p>
    <w:p w14:paraId="1A43A9EE" w14:textId="77777777" w:rsidR="00CD69BC" w:rsidRPr="00CD69BC" w:rsidRDefault="00CD69BC" w:rsidP="00CD69BC">
      <w:pPr>
        <w:rPr>
          <w:b/>
          <w:bCs/>
        </w:rPr>
      </w:pPr>
      <w:hyperlink r:id="rId414" w:history="1">
        <w:r w:rsidRPr="00CD69BC">
          <w:rPr>
            <w:rStyle w:val="Hyperlink"/>
            <w:b/>
            <w:bCs/>
          </w:rPr>
          <w:t>Article</w:t>
        </w:r>
      </w:hyperlink>
      <w:r w:rsidRPr="00CD69BC">
        <w:rPr>
          <w:b/>
          <w:bCs/>
        </w:rPr>
        <w:t> </w:t>
      </w:r>
      <w:hyperlink r:id="rId415" w:history="1">
        <w:r w:rsidRPr="00CD69BC">
          <w:rPr>
            <w:rStyle w:val="Hyperlink"/>
            <w:b/>
            <w:bCs/>
          </w:rPr>
          <w:t>Google Scholar</w:t>
        </w:r>
      </w:hyperlink>
      <w:r w:rsidRPr="00CD69BC">
        <w:rPr>
          <w:b/>
          <w:bCs/>
        </w:rPr>
        <w:t> </w:t>
      </w:r>
    </w:p>
    <w:p w14:paraId="30DAD0E0" w14:textId="77777777" w:rsidR="00CD69BC" w:rsidRPr="00CD69BC" w:rsidRDefault="00CD69BC" w:rsidP="00CD69BC">
      <w:pPr>
        <w:numPr>
          <w:ilvl w:val="0"/>
          <w:numId w:val="33"/>
        </w:numPr>
      </w:pPr>
      <w:r w:rsidRPr="00CD69BC">
        <w:t>Brumm, H. J. (2003). Aid, policies and growth: Bauer was right. </w:t>
      </w:r>
      <w:r w:rsidRPr="00CD69BC">
        <w:rPr>
          <w:i/>
          <w:iCs/>
        </w:rPr>
        <w:t>Cato Journal, 23</w:t>
      </w:r>
      <w:r w:rsidRPr="00CD69BC">
        <w:t>, 167–74.</w:t>
      </w:r>
    </w:p>
    <w:p w14:paraId="558BEACE" w14:textId="77777777" w:rsidR="00CD69BC" w:rsidRPr="00CD69BC" w:rsidRDefault="00CD69BC" w:rsidP="00CD69BC">
      <w:pPr>
        <w:rPr>
          <w:b/>
          <w:bCs/>
        </w:rPr>
      </w:pPr>
      <w:hyperlink r:id="rId416" w:history="1">
        <w:r w:rsidRPr="00CD69BC">
          <w:rPr>
            <w:rStyle w:val="Hyperlink"/>
            <w:b/>
            <w:bCs/>
          </w:rPr>
          <w:t>Google Scholar</w:t>
        </w:r>
      </w:hyperlink>
      <w:r w:rsidRPr="00CD69BC">
        <w:rPr>
          <w:b/>
          <w:bCs/>
        </w:rPr>
        <w:t> </w:t>
      </w:r>
    </w:p>
    <w:p w14:paraId="73BBBAF9" w14:textId="77777777" w:rsidR="00CD69BC" w:rsidRPr="00CD69BC" w:rsidRDefault="00CD69BC" w:rsidP="00CD69BC">
      <w:pPr>
        <w:numPr>
          <w:ilvl w:val="0"/>
          <w:numId w:val="33"/>
        </w:numPr>
      </w:pPr>
      <w:r w:rsidRPr="00CD69BC">
        <w:t>Buchanan, J. M. (1975). The Samaritan’s dilemma. In E. S. Phelps (Ed.), </w:t>
      </w:r>
      <w:r w:rsidRPr="00CD69BC">
        <w:rPr>
          <w:i/>
          <w:iCs/>
        </w:rPr>
        <w:t>Altruism, morality, and economic theory</w:t>
      </w:r>
      <w:r w:rsidRPr="00CD69BC">
        <w:t>. New York: Russell Sage Foundation.</w:t>
      </w:r>
    </w:p>
    <w:p w14:paraId="0400D002" w14:textId="77777777" w:rsidR="00CD69BC" w:rsidRPr="00CD69BC" w:rsidRDefault="00CD69BC" w:rsidP="00CD69BC">
      <w:pPr>
        <w:rPr>
          <w:b/>
          <w:bCs/>
        </w:rPr>
      </w:pPr>
      <w:hyperlink r:id="rId417" w:history="1">
        <w:r w:rsidRPr="00CD69BC">
          <w:rPr>
            <w:rStyle w:val="Hyperlink"/>
            <w:b/>
            <w:bCs/>
          </w:rPr>
          <w:t>Google Scholar</w:t>
        </w:r>
      </w:hyperlink>
      <w:r w:rsidRPr="00CD69BC">
        <w:rPr>
          <w:b/>
          <w:bCs/>
        </w:rPr>
        <w:t> </w:t>
      </w:r>
    </w:p>
    <w:p w14:paraId="2E387F6B" w14:textId="77777777" w:rsidR="00CD69BC" w:rsidRPr="00CD69BC" w:rsidRDefault="00CD69BC" w:rsidP="00CD69BC">
      <w:pPr>
        <w:numPr>
          <w:ilvl w:val="0"/>
          <w:numId w:val="33"/>
        </w:numPr>
      </w:pPr>
      <w:r w:rsidRPr="00CD69BC">
        <w:t>Burnside, C., &amp; Dollar, D. (2000). Aid, policies, and growth. </w:t>
      </w:r>
      <w:r w:rsidRPr="00CD69BC">
        <w:rPr>
          <w:i/>
          <w:iCs/>
        </w:rPr>
        <w:t>American Economic Review, 90</w:t>
      </w:r>
      <w:r w:rsidRPr="00CD69BC">
        <w:t>, 847–868.</w:t>
      </w:r>
    </w:p>
    <w:p w14:paraId="487D0988" w14:textId="77777777" w:rsidR="00CD69BC" w:rsidRPr="00CD69BC" w:rsidRDefault="00CD69BC" w:rsidP="00CD69BC">
      <w:pPr>
        <w:rPr>
          <w:b/>
          <w:bCs/>
        </w:rPr>
      </w:pPr>
      <w:hyperlink r:id="rId418" w:history="1">
        <w:r w:rsidRPr="00CD69BC">
          <w:rPr>
            <w:rStyle w:val="Hyperlink"/>
            <w:b/>
            <w:bCs/>
          </w:rPr>
          <w:t>Article</w:t>
        </w:r>
      </w:hyperlink>
      <w:r w:rsidRPr="00CD69BC">
        <w:rPr>
          <w:b/>
          <w:bCs/>
        </w:rPr>
        <w:t> </w:t>
      </w:r>
      <w:hyperlink r:id="rId419" w:history="1">
        <w:r w:rsidRPr="00CD69BC">
          <w:rPr>
            <w:rStyle w:val="Hyperlink"/>
            <w:b/>
            <w:bCs/>
          </w:rPr>
          <w:t>Google Scholar</w:t>
        </w:r>
      </w:hyperlink>
      <w:r w:rsidRPr="00CD69BC">
        <w:rPr>
          <w:b/>
          <w:bCs/>
        </w:rPr>
        <w:t> </w:t>
      </w:r>
    </w:p>
    <w:p w14:paraId="7FE38231" w14:textId="77777777" w:rsidR="00CD69BC" w:rsidRPr="00CD69BC" w:rsidRDefault="00CD69BC" w:rsidP="00CD69BC">
      <w:pPr>
        <w:numPr>
          <w:ilvl w:val="0"/>
          <w:numId w:val="33"/>
        </w:numPr>
      </w:pPr>
      <w:r w:rsidRPr="00CD69BC">
        <w:t>Commission for Africa. (2005). </w:t>
      </w:r>
      <w:r w:rsidRPr="00CD69BC">
        <w:rPr>
          <w:i/>
          <w:iCs/>
        </w:rPr>
        <w:t>Our common interest: Report of the commission for Africa</w:t>
      </w:r>
      <w:r w:rsidRPr="00CD69BC">
        <w:t>. London: Commission for Africa.</w:t>
      </w:r>
    </w:p>
    <w:p w14:paraId="56067F32" w14:textId="77777777" w:rsidR="00CD69BC" w:rsidRPr="00CD69BC" w:rsidRDefault="00CD69BC" w:rsidP="00CD69BC">
      <w:pPr>
        <w:rPr>
          <w:b/>
          <w:bCs/>
        </w:rPr>
      </w:pPr>
      <w:hyperlink r:id="rId420" w:history="1">
        <w:r w:rsidRPr="00CD69BC">
          <w:rPr>
            <w:rStyle w:val="Hyperlink"/>
            <w:b/>
            <w:bCs/>
          </w:rPr>
          <w:t>Google Scholar</w:t>
        </w:r>
      </w:hyperlink>
      <w:r w:rsidRPr="00CD69BC">
        <w:rPr>
          <w:b/>
          <w:bCs/>
        </w:rPr>
        <w:t> </w:t>
      </w:r>
    </w:p>
    <w:p w14:paraId="524A827F" w14:textId="77777777" w:rsidR="00CD69BC" w:rsidRPr="00CD69BC" w:rsidRDefault="00CD69BC" w:rsidP="00CD69BC">
      <w:pPr>
        <w:numPr>
          <w:ilvl w:val="0"/>
          <w:numId w:val="33"/>
        </w:numPr>
      </w:pPr>
      <w:r w:rsidRPr="00CD69BC">
        <w:t>Coyne, C. J. (2008). </w:t>
      </w:r>
      <w:r w:rsidRPr="00CD69BC">
        <w:rPr>
          <w:i/>
          <w:iCs/>
        </w:rPr>
        <w:t>After war: The political economy of exporting democracy</w:t>
      </w:r>
      <w:r w:rsidRPr="00CD69BC">
        <w:t>. Stanford: Stanford University Press.</w:t>
      </w:r>
    </w:p>
    <w:p w14:paraId="0F7D1A1B" w14:textId="77777777" w:rsidR="00CD69BC" w:rsidRPr="00CD69BC" w:rsidRDefault="00CD69BC" w:rsidP="00CD69BC">
      <w:pPr>
        <w:rPr>
          <w:b/>
          <w:bCs/>
        </w:rPr>
      </w:pPr>
      <w:hyperlink r:id="rId421" w:history="1">
        <w:r w:rsidRPr="00CD69BC">
          <w:rPr>
            <w:rStyle w:val="Hyperlink"/>
            <w:b/>
            <w:bCs/>
          </w:rPr>
          <w:t>Google Scholar</w:t>
        </w:r>
      </w:hyperlink>
      <w:r w:rsidRPr="00CD69BC">
        <w:rPr>
          <w:b/>
          <w:bCs/>
        </w:rPr>
        <w:t> </w:t>
      </w:r>
    </w:p>
    <w:p w14:paraId="4D5F3ABA" w14:textId="77777777" w:rsidR="00CD69BC" w:rsidRPr="00CD69BC" w:rsidRDefault="00CD69BC" w:rsidP="00CD69BC">
      <w:pPr>
        <w:numPr>
          <w:ilvl w:val="0"/>
          <w:numId w:val="33"/>
        </w:numPr>
      </w:pPr>
      <w:r w:rsidRPr="00CD69BC">
        <w:lastRenderedPageBreak/>
        <w:t>Coyne, C. J., &amp; Leeson, P. T. (2004). The plight of underdeveloped countries. </w:t>
      </w:r>
      <w:r w:rsidRPr="00CD69BC">
        <w:rPr>
          <w:i/>
          <w:iCs/>
        </w:rPr>
        <w:t>Cato Journal, 24</w:t>
      </w:r>
      <w:r w:rsidRPr="00CD69BC">
        <w:t>, 235–249.</w:t>
      </w:r>
    </w:p>
    <w:p w14:paraId="595CBEE5" w14:textId="77777777" w:rsidR="00CD69BC" w:rsidRPr="00CD69BC" w:rsidRDefault="00CD69BC" w:rsidP="00CD69BC">
      <w:pPr>
        <w:rPr>
          <w:b/>
          <w:bCs/>
        </w:rPr>
      </w:pPr>
      <w:hyperlink r:id="rId422" w:history="1">
        <w:r w:rsidRPr="00CD69BC">
          <w:rPr>
            <w:rStyle w:val="Hyperlink"/>
            <w:b/>
            <w:bCs/>
          </w:rPr>
          <w:t>Google Scholar</w:t>
        </w:r>
      </w:hyperlink>
      <w:r w:rsidRPr="00CD69BC">
        <w:rPr>
          <w:b/>
          <w:bCs/>
        </w:rPr>
        <w:t> </w:t>
      </w:r>
    </w:p>
    <w:p w14:paraId="5614426A" w14:textId="77777777" w:rsidR="00CD69BC" w:rsidRPr="00CD69BC" w:rsidRDefault="00CD69BC" w:rsidP="00CD69BC">
      <w:pPr>
        <w:numPr>
          <w:ilvl w:val="0"/>
          <w:numId w:val="33"/>
        </w:numPr>
      </w:pPr>
      <w:r w:rsidRPr="00CD69BC">
        <w:t>Coyne, C. J., &amp; Ryan, M. E. (2009). With friends like these, who needs enemies? Aiding the world’s worst dictators. </w:t>
      </w:r>
      <w:r w:rsidRPr="00CD69BC">
        <w:rPr>
          <w:i/>
          <w:iCs/>
        </w:rPr>
        <w:t>The Independent Review, 14</w:t>
      </w:r>
      <w:r w:rsidRPr="00CD69BC">
        <w:t>(1), 26–44.</w:t>
      </w:r>
    </w:p>
    <w:p w14:paraId="6244B393" w14:textId="77777777" w:rsidR="00CD69BC" w:rsidRPr="00CD69BC" w:rsidRDefault="00CD69BC" w:rsidP="00CD69BC">
      <w:pPr>
        <w:rPr>
          <w:b/>
          <w:bCs/>
        </w:rPr>
      </w:pPr>
      <w:hyperlink r:id="rId423" w:history="1">
        <w:r w:rsidRPr="00CD69BC">
          <w:rPr>
            <w:rStyle w:val="Hyperlink"/>
            <w:b/>
            <w:bCs/>
          </w:rPr>
          <w:t>Google Scholar</w:t>
        </w:r>
      </w:hyperlink>
      <w:r w:rsidRPr="00CD69BC">
        <w:rPr>
          <w:b/>
          <w:bCs/>
        </w:rPr>
        <w:t> </w:t>
      </w:r>
    </w:p>
    <w:p w14:paraId="00A9EACB" w14:textId="77777777" w:rsidR="00CD69BC" w:rsidRPr="00CD69BC" w:rsidRDefault="00CD69BC" w:rsidP="00CD69BC">
      <w:pPr>
        <w:numPr>
          <w:ilvl w:val="0"/>
          <w:numId w:val="33"/>
        </w:numPr>
      </w:pPr>
      <w:r w:rsidRPr="00CD69BC">
        <w:t>Djankov, S., Montalvo, J. G., &amp; Reynal-Querol, M. (2006a). Does foreign aid help? </w:t>
      </w:r>
      <w:r w:rsidRPr="00CD69BC">
        <w:rPr>
          <w:i/>
          <w:iCs/>
        </w:rPr>
        <w:t>Cato Journal, 26</w:t>
      </w:r>
      <w:r w:rsidRPr="00CD69BC">
        <w:t>(1), 1–28.</w:t>
      </w:r>
    </w:p>
    <w:p w14:paraId="11A11FCD" w14:textId="77777777" w:rsidR="00CD69BC" w:rsidRPr="00CD69BC" w:rsidRDefault="00CD69BC" w:rsidP="00CD69BC">
      <w:pPr>
        <w:rPr>
          <w:b/>
          <w:bCs/>
        </w:rPr>
      </w:pPr>
      <w:hyperlink r:id="rId424" w:history="1">
        <w:r w:rsidRPr="00CD69BC">
          <w:rPr>
            <w:rStyle w:val="Hyperlink"/>
            <w:b/>
            <w:bCs/>
          </w:rPr>
          <w:t>Google Scholar</w:t>
        </w:r>
      </w:hyperlink>
      <w:r w:rsidRPr="00CD69BC">
        <w:rPr>
          <w:b/>
          <w:bCs/>
        </w:rPr>
        <w:t> </w:t>
      </w:r>
    </w:p>
    <w:p w14:paraId="6D4DBBD6" w14:textId="77777777" w:rsidR="00CD69BC" w:rsidRPr="00CD69BC" w:rsidRDefault="00CD69BC" w:rsidP="00CD69BC">
      <w:pPr>
        <w:numPr>
          <w:ilvl w:val="0"/>
          <w:numId w:val="33"/>
        </w:numPr>
      </w:pPr>
      <w:r w:rsidRPr="00CD69BC">
        <w:t>Djankov, S., Montalvo, J. G., &amp; Reynal-Querol, M. (2006b). </w:t>
      </w:r>
      <w:r w:rsidRPr="00CD69BC">
        <w:rPr>
          <w:i/>
          <w:iCs/>
        </w:rPr>
        <w:t>The curse of aid</w:t>
      </w:r>
      <w:r w:rsidRPr="00CD69BC">
        <w:t>. Working Paper, Universitat Popmeu Fabra</w:t>
      </w:r>
    </w:p>
    <w:p w14:paraId="5A2BE735" w14:textId="77777777" w:rsidR="00CD69BC" w:rsidRPr="00CD69BC" w:rsidRDefault="00CD69BC" w:rsidP="00CD69BC">
      <w:pPr>
        <w:numPr>
          <w:ilvl w:val="0"/>
          <w:numId w:val="33"/>
        </w:numPr>
      </w:pPr>
      <w:r w:rsidRPr="00CD69BC">
        <w:t>Easterly, W. (2001). </w:t>
      </w:r>
      <w:r w:rsidRPr="00CD69BC">
        <w:rPr>
          <w:i/>
          <w:iCs/>
        </w:rPr>
        <w:t>The elusive quest for growth: Economists’ adventures and misadventures in the tropics</w:t>
      </w:r>
      <w:r w:rsidRPr="00CD69BC">
        <w:t>. Cambridge: MIT.</w:t>
      </w:r>
    </w:p>
    <w:p w14:paraId="6151B20C" w14:textId="77777777" w:rsidR="00CD69BC" w:rsidRPr="00CD69BC" w:rsidRDefault="00CD69BC" w:rsidP="00CD69BC">
      <w:pPr>
        <w:rPr>
          <w:b/>
          <w:bCs/>
        </w:rPr>
      </w:pPr>
      <w:hyperlink r:id="rId425" w:history="1">
        <w:r w:rsidRPr="00CD69BC">
          <w:rPr>
            <w:rStyle w:val="Hyperlink"/>
            <w:b/>
            <w:bCs/>
          </w:rPr>
          <w:t>Google Scholar</w:t>
        </w:r>
      </w:hyperlink>
      <w:r w:rsidRPr="00CD69BC">
        <w:rPr>
          <w:b/>
          <w:bCs/>
        </w:rPr>
        <w:t> </w:t>
      </w:r>
    </w:p>
    <w:p w14:paraId="16284F61" w14:textId="77777777" w:rsidR="00CD69BC" w:rsidRPr="00CD69BC" w:rsidRDefault="00CD69BC" w:rsidP="00CD69BC">
      <w:pPr>
        <w:numPr>
          <w:ilvl w:val="0"/>
          <w:numId w:val="33"/>
        </w:numPr>
      </w:pPr>
      <w:r w:rsidRPr="00CD69BC">
        <w:t>Easterly, W. (2002). How did the heavily indebted poor countries become heavily indebted? Reviewing 2 decades of debt relief. </w:t>
      </w:r>
      <w:r w:rsidRPr="00CD69BC">
        <w:rPr>
          <w:i/>
          <w:iCs/>
        </w:rPr>
        <w:t>World Development, 30</w:t>
      </w:r>
      <w:r w:rsidRPr="00CD69BC">
        <w:t>(10), 1677–1696.</w:t>
      </w:r>
    </w:p>
    <w:p w14:paraId="2379E7A0" w14:textId="77777777" w:rsidR="00CD69BC" w:rsidRPr="00CD69BC" w:rsidRDefault="00CD69BC" w:rsidP="00CD69BC">
      <w:pPr>
        <w:rPr>
          <w:b/>
          <w:bCs/>
        </w:rPr>
      </w:pPr>
      <w:hyperlink r:id="rId426" w:history="1">
        <w:r w:rsidRPr="00CD69BC">
          <w:rPr>
            <w:rStyle w:val="Hyperlink"/>
            <w:b/>
            <w:bCs/>
          </w:rPr>
          <w:t>Article</w:t>
        </w:r>
      </w:hyperlink>
      <w:r w:rsidRPr="00CD69BC">
        <w:rPr>
          <w:b/>
          <w:bCs/>
        </w:rPr>
        <w:t> </w:t>
      </w:r>
      <w:hyperlink r:id="rId427" w:history="1">
        <w:r w:rsidRPr="00CD69BC">
          <w:rPr>
            <w:rStyle w:val="Hyperlink"/>
            <w:b/>
            <w:bCs/>
          </w:rPr>
          <w:t>Google Scholar</w:t>
        </w:r>
      </w:hyperlink>
      <w:r w:rsidRPr="00CD69BC">
        <w:rPr>
          <w:b/>
          <w:bCs/>
        </w:rPr>
        <w:t> </w:t>
      </w:r>
    </w:p>
    <w:p w14:paraId="16B79F1F" w14:textId="77777777" w:rsidR="00CD69BC" w:rsidRPr="00CD69BC" w:rsidRDefault="00CD69BC" w:rsidP="00CD69BC">
      <w:pPr>
        <w:numPr>
          <w:ilvl w:val="0"/>
          <w:numId w:val="33"/>
        </w:numPr>
      </w:pPr>
      <w:r w:rsidRPr="00CD69BC">
        <w:t>Easterly, W. (2003). The cartel of good intentions. </w:t>
      </w:r>
      <w:r w:rsidRPr="00CD69BC">
        <w:rPr>
          <w:i/>
          <w:iCs/>
        </w:rPr>
        <w:t>Journal of Policy Reform</w:t>
      </w:r>
      <w:r w:rsidRPr="00CD69BC">
        <w:t>, 1–28.</w:t>
      </w:r>
    </w:p>
    <w:p w14:paraId="1D60325E" w14:textId="77777777" w:rsidR="00CD69BC" w:rsidRPr="00CD69BC" w:rsidRDefault="00CD69BC" w:rsidP="00CD69BC">
      <w:pPr>
        <w:numPr>
          <w:ilvl w:val="0"/>
          <w:numId w:val="33"/>
        </w:numPr>
      </w:pPr>
      <w:r w:rsidRPr="00CD69BC">
        <w:t>Easterly, W. (2006a). </w:t>
      </w:r>
      <w:r w:rsidRPr="00CD69BC">
        <w:rPr>
          <w:i/>
          <w:iCs/>
        </w:rPr>
        <w:t>The white man’s burden: Why the west’s efforts to aid the rest have done so much ill and so little good</w:t>
      </w:r>
      <w:r w:rsidRPr="00CD69BC">
        <w:t>. New York: Penguin.</w:t>
      </w:r>
    </w:p>
    <w:p w14:paraId="0E790C47" w14:textId="77777777" w:rsidR="00CD69BC" w:rsidRPr="00CD69BC" w:rsidRDefault="00CD69BC" w:rsidP="00CD69BC">
      <w:pPr>
        <w:rPr>
          <w:b/>
          <w:bCs/>
        </w:rPr>
      </w:pPr>
      <w:hyperlink r:id="rId428" w:history="1">
        <w:r w:rsidRPr="00CD69BC">
          <w:rPr>
            <w:rStyle w:val="Hyperlink"/>
            <w:b/>
            <w:bCs/>
          </w:rPr>
          <w:t>Google Scholar</w:t>
        </w:r>
      </w:hyperlink>
      <w:r w:rsidRPr="00CD69BC">
        <w:rPr>
          <w:b/>
          <w:bCs/>
        </w:rPr>
        <w:t> </w:t>
      </w:r>
    </w:p>
    <w:p w14:paraId="54D8C83F" w14:textId="77777777" w:rsidR="00CD69BC" w:rsidRPr="00CD69BC" w:rsidRDefault="00CD69BC" w:rsidP="00CD69BC">
      <w:pPr>
        <w:numPr>
          <w:ilvl w:val="0"/>
          <w:numId w:val="33"/>
        </w:numPr>
      </w:pPr>
      <w:r w:rsidRPr="00CD69BC">
        <w:t>Easterly, W. (2006b). </w:t>
      </w:r>
      <w:r w:rsidRPr="00CD69BC">
        <w:rPr>
          <w:i/>
          <w:iCs/>
        </w:rPr>
        <w:t>Chapter 2: Freedom versus collectivism in foreign aid.</w:t>
      </w:r>
      <w:r w:rsidRPr="00CD69BC">
        <w:t> In Economic Freedom of the World: 2006 Annual Report. Vancouver, Fraser Institute.</w:t>
      </w:r>
    </w:p>
    <w:p w14:paraId="1B870B88" w14:textId="77777777" w:rsidR="00CD69BC" w:rsidRPr="00CD69BC" w:rsidRDefault="00CD69BC" w:rsidP="00CD69BC">
      <w:pPr>
        <w:numPr>
          <w:ilvl w:val="0"/>
          <w:numId w:val="33"/>
        </w:numPr>
      </w:pPr>
      <w:r w:rsidRPr="00CD69BC">
        <w:t>Easterly, W. (2006c). Planners versus searchers in foreign aid. </w:t>
      </w:r>
      <w:r w:rsidRPr="00CD69BC">
        <w:rPr>
          <w:i/>
          <w:iCs/>
        </w:rPr>
        <w:t>Asian Development Review, 23</w:t>
      </w:r>
      <w:r w:rsidRPr="00CD69BC">
        <w:t>(1), 1–35.</w:t>
      </w:r>
    </w:p>
    <w:p w14:paraId="26D21070" w14:textId="77777777" w:rsidR="00CD69BC" w:rsidRPr="00CD69BC" w:rsidRDefault="00CD69BC" w:rsidP="00CD69BC">
      <w:pPr>
        <w:rPr>
          <w:b/>
          <w:bCs/>
        </w:rPr>
      </w:pPr>
      <w:hyperlink r:id="rId429" w:history="1">
        <w:r w:rsidRPr="00CD69BC">
          <w:rPr>
            <w:rStyle w:val="Hyperlink"/>
            <w:b/>
            <w:bCs/>
          </w:rPr>
          <w:t>Google Scholar</w:t>
        </w:r>
      </w:hyperlink>
      <w:r w:rsidRPr="00CD69BC">
        <w:rPr>
          <w:b/>
          <w:bCs/>
        </w:rPr>
        <w:t> </w:t>
      </w:r>
    </w:p>
    <w:p w14:paraId="63CD5CB8" w14:textId="77777777" w:rsidR="00CD69BC" w:rsidRPr="00CD69BC" w:rsidRDefault="00CD69BC" w:rsidP="00CD69BC">
      <w:pPr>
        <w:numPr>
          <w:ilvl w:val="0"/>
          <w:numId w:val="33"/>
        </w:numPr>
      </w:pPr>
      <w:r w:rsidRPr="00CD69BC">
        <w:t>Easterly, W. (2007a). Are aid agencies improving? </w:t>
      </w:r>
      <w:r w:rsidRPr="00CD69BC">
        <w:rPr>
          <w:i/>
          <w:iCs/>
        </w:rPr>
        <w:t>Economic Policy, 22</w:t>
      </w:r>
      <w:r w:rsidRPr="00CD69BC">
        <w:t>(52), 633–678.</w:t>
      </w:r>
    </w:p>
    <w:p w14:paraId="586AFC59" w14:textId="77777777" w:rsidR="00CD69BC" w:rsidRPr="00CD69BC" w:rsidRDefault="00CD69BC" w:rsidP="00CD69BC">
      <w:pPr>
        <w:rPr>
          <w:b/>
          <w:bCs/>
        </w:rPr>
      </w:pPr>
      <w:hyperlink r:id="rId430" w:history="1">
        <w:r w:rsidRPr="00CD69BC">
          <w:rPr>
            <w:rStyle w:val="Hyperlink"/>
            <w:b/>
            <w:bCs/>
          </w:rPr>
          <w:t>Article</w:t>
        </w:r>
      </w:hyperlink>
      <w:r w:rsidRPr="00CD69BC">
        <w:rPr>
          <w:b/>
          <w:bCs/>
        </w:rPr>
        <w:t> </w:t>
      </w:r>
      <w:hyperlink r:id="rId431" w:history="1">
        <w:r w:rsidRPr="00CD69BC">
          <w:rPr>
            <w:rStyle w:val="Hyperlink"/>
            <w:b/>
            <w:bCs/>
          </w:rPr>
          <w:t>Google Scholar</w:t>
        </w:r>
      </w:hyperlink>
      <w:r w:rsidRPr="00CD69BC">
        <w:rPr>
          <w:b/>
          <w:bCs/>
        </w:rPr>
        <w:t> </w:t>
      </w:r>
    </w:p>
    <w:p w14:paraId="1B5FC5B1" w14:textId="77777777" w:rsidR="00CD69BC" w:rsidRPr="00CD69BC" w:rsidRDefault="00CD69BC" w:rsidP="00CD69BC">
      <w:pPr>
        <w:numPr>
          <w:ilvl w:val="0"/>
          <w:numId w:val="33"/>
        </w:numPr>
      </w:pPr>
      <w:r w:rsidRPr="00CD69BC">
        <w:lastRenderedPageBreak/>
        <w:t>Easterly, W. (2007b). Was development assistance a mistake? </w:t>
      </w:r>
      <w:r w:rsidRPr="00CD69BC">
        <w:rPr>
          <w:i/>
          <w:iCs/>
        </w:rPr>
        <w:t>American Economic Review, 97</w:t>
      </w:r>
      <w:r w:rsidRPr="00CD69BC">
        <w:t>(2), 328–332.</w:t>
      </w:r>
    </w:p>
    <w:p w14:paraId="442FC53B" w14:textId="77777777" w:rsidR="00CD69BC" w:rsidRPr="00CD69BC" w:rsidRDefault="00CD69BC" w:rsidP="00CD69BC">
      <w:pPr>
        <w:rPr>
          <w:b/>
          <w:bCs/>
        </w:rPr>
      </w:pPr>
      <w:hyperlink r:id="rId432" w:history="1">
        <w:r w:rsidRPr="00CD69BC">
          <w:rPr>
            <w:rStyle w:val="Hyperlink"/>
            <w:b/>
            <w:bCs/>
          </w:rPr>
          <w:t>Article</w:t>
        </w:r>
      </w:hyperlink>
      <w:r w:rsidRPr="00CD69BC">
        <w:rPr>
          <w:b/>
          <w:bCs/>
        </w:rPr>
        <w:t> </w:t>
      </w:r>
      <w:hyperlink r:id="rId433" w:history="1">
        <w:r w:rsidRPr="00CD69BC">
          <w:rPr>
            <w:rStyle w:val="Hyperlink"/>
            <w:b/>
            <w:bCs/>
          </w:rPr>
          <w:t>Google Scholar</w:t>
        </w:r>
      </w:hyperlink>
      <w:r w:rsidRPr="00CD69BC">
        <w:rPr>
          <w:b/>
          <w:bCs/>
        </w:rPr>
        <w:t> </w:t>
      </w:r>
    </w:p>
    <w:p w14:paraId="77AE4F88" w14:textId="77777777" w:rsidR="00CD69BC" w:rsidRPr="00CD69BC" w:rsidRDefault="00CD69BC" w:rsidP="00CD69BC">
      <w:pPr>
        <w:numPr>
          <w:ilvl w:val="0"/>
          <w:numId w:val="33"/>
        </w:numPr>
      </w:pPr>
      <w:r w:rsidRPr="00CD69BC">
        <w:t>Easterly, W., Levine, R., &amp; Roodman, D. (2004). New data, new doubts: A comment on burnside and dollar’s ‘aid, policies, and growth. </w:t>
      </w:r>
      <w:r w:rsidRPr="00CD69BC">
        <w:rPr>
          <w:i/>
          <w:iCs/>
        </w:rPr>
        <w:t>American Economic Review, 94</w:t>
      </w:r>
      <w:r w:rsidRPr="00CD69BC">
        <w:t>, 774–780.</w:t>
      </w:r>
    </w:p>
    <w:p w14:paraId="752E1235" w14:textId="77777777" w:rsidR="00CD69BC" w:rsidRPr="00CD69BC" w:rsidRDefault="00CD69BC" w:rsidP="00CD69BC">
      <w:pPr>
        <w:rPr>
          <w:b/>
          <w:bCs/>
        </w:rPr>
      </w:pPr>
      <w:hyperlink r:id="rId434" w:history="1">
        <w:r w:rsidRPr="00CD69BC">
          <w:rPr>
            <w:rStyle w:val="Hyperlink"/>
            <w:b/>
            <w:bCs/>
          </w:rPr>
          <w:t>Article</w:t>
        </w:r>
      </w:hyperlink>
      <w:r w:rsidRPr="00CD69BC">
        <w:rPr>
          <w:b/>
          <w:bCs/>
        </w:rPr>
        <w:t> </w:t>
      </w:r>
      <w:hyperlink r:id="rId435" w:history="1">
        <w:r w:rsidRPr="00CD69BC">
          <w:rPr>
            <w:rStyle w:val="Hyperlink"/>
            <w:b/>
            <w:bCs/>
          </w:rPr>
          <w:t>Google Scholar</w:t>
        </w:r>
      </w:hyperlink>
      <w:r w:rsidRPr="00CD69BC">
        <w:rPr>
          <w:b/>
          <w:bCs/>
        </w:rPr>
        <w:t> </w:t>
      </w:r>
    </w:p>
    <w:p w14:paraId="037D7A90" w14:textId="77777777" w:rsidR="00CD69BC" w:rsidRPr="00CD69BC" w:rsidRDefault="00CD69BC" w:rsidP="00CD69BC">
      <w:pPr>
        <w:numPr>
          <w:ilvl w:val="0"/>
          <w:numId w:val="33"/>
        </w:numPr>
      </w:pPr>
      <w:r w:rsidRPr="00CD69BC">
        <w:t>Easterly, W., &amp; Pfutze, T. (2008). Where does the money go? Best and worst practices in foreign aid. </w:t>
      </w:r>
      <w:r w:rsidRPr="00CD69BC">
        <w:rPr>
          <w:i/>
          <w:iCs/>
        </w:rPr>
        <w:t>Journal of Economic Perspectives, 22</w:t>
      </w:r>
      <w:r w:rsidRPr="00CD69BC">
        <w:t>(2), 29–52.</w:t>
      </w:r>
    </w:p>
    <w:p w14:paraId="7FD38ACD" w14:textId="77777777" w:rsidR="00CD69BC" w:rsidRPr="00CD69BC" w:rsidRDefault="00CD69BC" w:rsidP="00CD69BC">
      <w:pPr>
        <w:rPr>
          <w:b/>
          <w:bCs/>
        </w:rPr>
      </w:pPr>
      <w:hyperlink r:id="rId436" w:history="1">
        <w:r w:rsidRPr="00CD69BC">
          <w:rPr>
            <w:rStyle w:val="Hyperlink"/>
            <w:b/>
            <w:bCs/>
          </w:rPr>
          <w:t>Article</w:t>
        </w:r>
      </w:hyperlink>
      <w:r w:rsidRPr="00CD69BC">
        <w:rPr>
          <w:b/>
          <w:bCs/>
        </w:rPr>
        <w:t> </w:t>
      </w:r>
      <w:hyperlink r:id="rId437" w:history="1">
        <w:r w:rsidRPr="00CD69BC">
          <w:rPr>
            <w:rStyle w:val="Hyperlink"/>
            <w:b/>
            <w:bCs/>
          </w:rPr>
          <w:t>Google Scholar</w:t>
        </w:r>
      </w:hyperlink>
      <w:r w:rsidRPr="00CD69BC">
        <w:rPr>
          <w:b/>
          <w:bCs/>
        </w:rPr>
        <w:t> </w:t>
      </w:r>
    </w:p>
    <w:p w14:paraId="7180C5EB" w14:textId="77777777" w:rsidR="00CD69BC" w:rsidRPr="00CD69BC" w:rsidRDefault="00CD69BC" w:rsidP="00CD69BC">
      <w:pPr>
        <w:numPr>
          <w:ilvl w:val="0"/>
          <w:numId w:val="33"/>
        </w:numPr>
      </w:pPr>
      <w:r w:rsidRPr="00CD69BC">
        <w:t>Frey, B., &amp; Schneider, F. (1986). Competing models of international lending activity. </w:t>
      </w:r>
      <w:r w:rsidRPr="00CD69BC">
        <w:rPr>
          <w:i/>
          <w:iCs/>
        </w:rPr>
        <w:t>Journal of Development Economics, 20</w:t>
      </w:r>
      <w:r w:rsidRPr="00CD69BC">
        <w:t>(2), 225–245.</w:t>
      </w:r>
    </w:p>
    <w:p w14:paraId="7435B47D" w14:textId="77777777" w:rsidR="00CD69BC" w:rsidRPr="00CD69BC" w:rsidRDefault="00CD69BC" w:rsidP="00CD69BC">
      <w:pPr>
        <w:rPr>
          <w:b/>
          <w:bCs/>
        </w:rPr>
      </w:pPr>
      <w:hyperlink r:id="rId438" w:history="1">
        <w:r w:rsidRPr="00CD69BC">
          <w:rPr>
            <w:rStyle w:val="Hyperlink"/>
            <w:b/>
            <w:bCs/>
          </w:rPr>
          <w:t>Article</w:t>
        </w:r>
      </w:hyperlink>
      <w:r w:rsidRPr="00CD69BC">
        <w:rPr>
          <w:b/>
          <w:bCs/>
        </w:rPr>
        <w:t> </w:t>
      </w:r>
      <w:hyperlink r:id="rId439" w:history="1">
        <w:r w:rsidRPr="00CD69BC">
          <w:rPr>
            <w:rStyle w:val="Hyperlink"/>
            <w:b/>
            <w:bCs/>
          </w:rPr>
          <w:t>Google Scholar</w:t>
        </w:r>
      </w:hyperlink>
      <w:r w:rsidRPr="00CD69BC">
        <w:rPr>
          <w:b/>
          <w:bCs/>
        </w:rPr>
        <w:t> </w:t>
      </w:r>
    </w:p>
    <w:p w14:paraId="4B5A23CF" w14:textId="77777777" w:rsidR="00CD69BC" w:rsidRPr="00CD69BC" w:rsidRDefault="00CD69BC" w:rsidP="00CD69BC">
      <w:pPr>
        <w:numPr>
          <w:ilvl w:val="0"/>
          <w:numId w:val="33"/>
        </w:numPr>
      </w:pPr>
      <w:r w:rsidRPr="00CD69BC">
        <w:t>Friedman, M. (1958). Foreign economic aid: Means and objectives. In G. Ranis (Ed.), </w:t>
      </w:r>
      <w:r w:rsidRPr="00CD69BC">
        <w:rPr>
          <w:i/>
          <w:iCs/>
        </w:rPr>
        <w:t>The United States and the development economies</w:t>
      </w:r>
      <w:r w:rsidRPr="00CD69BC">
        <w:t> (pp. 250–263). New York: Norton.</w:t>
      </w:r>
    </w:p>
    <w:p w14:paraId="5C1C948A" w14:textId="77777777" w:rsidR="00CD69BC" w:rsidRPr="00CD69BC" w:rsidRDefault="00CD69BC" w:rsidP="00CD69BC">
      <w:pPr>
        <w:rPr>
          <w:b/>
          <w:bCs/>
        </w:rPr>
      </w:pPr>
      <w:hyperlink r:id="rId440" w:history="1">
        <w:r w:rsidRPr="00CD69BC">
          <w:rPr>
            <w:rStyle w:val="Hyperlink"/>
            <w:b/>
            <w:bCs/>
          </w:rPr>
          <w:t>Google Scholar</w:t>
        </w:r>
      </w:hyperlink>
      <w:r w:rsidRPr="00CD69BC">
        <w:rPr>
          <w:b/>
          <w:bCs/>
        </w:rPr>
        <w:t> </w:t>
      </w:r>
    </w:p>
    <w:p w14:paraId="4F7B51E4" w14:textId="77777777" w:rsidR="00CD69BC" w:rsidRPr="00CD69BC" w:rsidRDefault="00CD69BC" w:rsidP="00CD69BC">
      <w:pPr>
        <w:numPr>
          <w:ilvl w:val="0"/>
          <w:numId w:val="33"/>
        </w:numPr>
      </w:pPr>
      <w:r w:rsidRPr="00CD69BC">
        <w:t>Harford, T., &amp; Klein M. (2005). Aid and the Resource Curse. </w:t>
      </w:r>
      <w:r w:rsidRPr="00CD69BC">
        <w:rPr>
          <w:i/>
          <w:iCs/>
        </w:rPr>
        <w:t>Public Policy Journal (World Bank)</w:t>
      </w:r>
      <w:r w:rsidRPr="00CD69BC">
        <w:t> (291).</w:t>
      </w:r>
    </w:p>
    <w:p w14:paraId="490176E9" w14:textId="77777777" w:rsidR="00CD69BC" w:rsidRPr="00CD69BC" w:rsidRDefault="00CD69BC" w:rsidP="00CD69BC">
      <w:pPr>
        <w:numPr>
          <w:ilvl w:val="0"/>
          <w:numId w:val="33"/>
        </w:numPr>
      </w:pPr>
      <w:r w:rsidRPr="00CD69BC">
        <w:t>Hayek, F. A. (1945). The use of knowledge in society. </w:t>
      </w:r>
      <w:r w:rsidRPr="00CD69BC">
        <w:rPr>
          <w:i/>
          <w:iCs/>
        </w:rPr>
        <w:t>American Economic Review, 35</w:t>
      </w:r>
      <w:r w:rsidRPr="00CD69BC">
        <w:t>, 519–530.</w:t>
      </w:r>
    </w:p>
    <w:p w14:paraId="583BB5BD" w14:textId="77777777" w:rsidR="00CD69BC" w:rsidRPr="00CD69BC" w:rsidRDefault="00CD69BC" w:rsidP="00CD69BC">
      <w:pPr>
        <w:rPr>
          <w:b/>
          <w:bCs/>
        </w:rPr>
      </w:pPr>
      <w:hyperlink r:id="rId441" w:history="1">
        <w:r w:rsidRPr="00CD69BC">
          <w:rPr>
            <w:rStyle w:val="Hyperlink"/>
            <w:b/>
            <w:bCs/>
          </w:rPr>
          <w:t>Google Scholar</w:t>
        </w:r>
      </w:hyperlink>
      <w:r w:rsidRPr="00CD69BC">
        <w:rPr>
          <w:b/>
          <w:bCs/>
        </w:rPr>
        <w:t> </w:t>
      </w:r>
    </w:p>
    <w:p w14:paraId="05B7FF7C" w14:textId="77777777" w:rsidR="00CD69BC" w:rsidRPr="00CD69BC" w:rsidRDefault="00CD69BC" w:rsidP="00CD69BC">
      <w:pPr>
        <w:numPr>
          <w:ilvl w:val="0"/>
          <w:numId w:val="33"/>
        </w:numPr>
      </w:pPr>
      <w:r w:rsidRPr="00CD69BC">
        <w:t>Heckelman, J., &amp; Knack, S. (2008). Foreign aid and market-liberalizing reform. </w:t>
      </w:r>
      <w:r w:rsidRPr="00CD69BC">
        <w:rPr>
          <w:i/>
          <w:iCs/>
        </w:rPr>
        <w:t>Economica, 75</w:t>
      </w:r>
      <w:r w:rsidRPr="00CD69BC">
        <w:t>, 542–548.</w:t>
      </w:r>
    </w:p>
    <w:p w14:paraId="7ED0FA21" w14:textId="77777777" w:rsidR="00CD69BC" w:rsidRPr="00CD69BC" w:rsidRDefault="00CD69BC" w:rsidP="00CD69BC">
      <w:pPr>
        <w:rPr>
          <w:b/>
          <w:bCs/>
        </w:rPr>
      </w:pPr>
      <w:hyperlink r:id="rId442" w:history="1">
        <w:r w:rsidRPr="00CD69BC">
          <w:rPr>
            <w:rStyle w:val="Hyperlink"/>
            <w:b/>
            <w:bCs/>
          </w:rPr>
          <w:t>Article</w:t>
        </w:r>
      </w:hyperlink>
      <w:r w:rsidRPr="00CD69BC">
        <w:rPr>
          <w:b/>
          <w:bCs/>
        </w:rPr>
        <w:t> </w:t>
      </w:r>
      <w:hyperlink r:id="rId443" w:history="1">
        <w:r w:rsidRPr="00CD69BC">
          <w:rPr>
            <w:rStyle w:val="Hyperlink"/>
            <w:b/>
            <w:bCs/>
          </w:rPr>
          <w:t>Google Scholar</w:t>
        </w:r>
      </w:hyperlink>
      <w:r w:rsidRPr="00CD69BC">
        <w:rPr>
          <w:b/>
          <w:bCs/>
        </w:rPr>
        <w:t> </w:t>
      </w:r>
    </w:p>
    <w:p w14:paraId="3218CC22" w14:textId="77777777" w:rsidR="00CD69BC" w:rsidRPr="00CD69BC" w:rsidRDefault="00CD69BC" w:rsidP="00CD69BC">
      <w:pPr>
        <w:numPr>
          <w:ilvl w:val="0"/>
          <w:numId w:val="33"/>
        </w:numPr>
      </w:pPr>
      <w:r w:rsidRPr="00CD69BC">
        <w:t>Knack, S. (2001). Aid dependence and the quality of governance: Cross-country empirical tests. </w:t>
      </w:r>
      <w:r w:rsidRPr="00CD69BC">
        <w:rPr>
          <w:i/>
          <w:iCs/>
        </w:rPr>
        <w:t>Southern Economic Journal, 68</w:t>
      </w:r>
      <w:r w:rsidRPr="00CD69BC">
        <w:t>(2), 310–29.</w:t>
      </w:r>
    </w:p>
    <w:p w14:paraId="7C5C0FD6" w14:textId="77777777" w:rsidR="00CD69BC" w:rsidRPr="00CD69BC" w:rsidRDefault="00CD69BC" w:rsidP="00CD69BC">
      <w:pPr>
        <w:rPr>
          <w:b/>
          <w:bCs/>
        </w:rPr>
      </w:pPr>
      <w:hyperlink r:id="rId444" w:history="1">
        <w:r w:rsidRPr="00CD69BC">
          <w:rPr>
            <w:rStyle w:val="Hyperlink"/>
            <w:b/>
            <w:bCs/>
          </w:rPr>
          <w:t>Article</w:t>
        </w:r>
      </w:hyperlink>
      <w:r w:rsidRPr="00CD69BC">
        <w:rPr>
          <w:b/>
          <w:bCs/>
        </w:rPr>
        <w:t> </w:t>
      </w:r>
      <w:hyperlink r:id="rId445" w:history="1">
        <w:r w:rsidRPr="00CD69BC">
          <w:rPr>
            <w:rStyle w:val="Hyperlink"/>
            <w:b/>
            <w:bCs/>
          </w:rPr>
          <w:t>Google Scholar</w:t>
        </w:r>
      </w:hyperlink>
      <w:r w:rsidRPr="00CD69BC">
        <w:rPr>
          <w:b/>
          <w:bCs/>
        </w:rPr>
        <w:t> </w:t>
      </w:r>
    </w:p>
    <w:p w14:paraId="72D87CA0" w14:textId="77777777" w:rsidR="00CD69BC" w:rsidRPr="00CD69BC" w:rsidRDefault="00CD69BC" w:rsidP="00CD69BC">
      <w:pPr>
        <w:numPr>
          <w:ilvl w:val="0"/>
          <w:numId w:val="33"/>
        </w:numPr>
      </w:pPr>
      <w:r w:rsidRPr="00CD69BC">
        <w:t>Leeson, P. T. (2008). Escaping poverty: Foreign aid, private property, and economic development. </w:t>
      </w:r>
      <w:r w:rsidRPr="00CD69BC">
        <w:rPr>
          <w:i/>
          <w:iCs/>
        </w:rPr>
        <w:t>Journal of Private Enterprise, 23</w:t>
      </w:r>
      <w:r w:rsidRPr="00CD69BC">
        <w:t>(2), 39–64.</w:t>
      </w:r>
    </w:p>
    <w:p w14:paraId="7631F7F0" w14:textId="77777777" w:rsidR="00CD69BC" w:rsidRPr="00CD69BC" w:rsidRDefault="00CD69BC" w:rsidP="00CD69BC">
      <w:pPr>
        <w:rPr>
          <w:b/>
          <w:bCs/>
        </w:rPr>
      </w:pPr>
      <w:hyperlink r:id="rId446" w:history="1">
        <w:r w:rsidRPr="00CD69BC">
          <w:rPr>
            <w:rStyle w:val="Hyperlink"/>
            <w:b/>
            <w:bCs/>
          </w:rPr>
          <w:t>Google Scholar</w:t>
        </w:r>
      </w:hyperlink>
      <w:r w:rsidRPr="00CD69BC">
        <w:rPr>
          <w:b/>
          <w:bCs/>
        </w:rPr>
        <w:t> </w:t>
      </w:r>
    </w:p>
    <w:p w14:paraId="7601AF17" w14:textId="77777777" w:rsidR="00CD69BC" w:rsidRPr="00CD69BC" w:rsidRDefault="00CD69BC" w:rsidP="00CD69BC">
      <w:pPr>
        <w:numPr>
          <w:ilvl w:val="0"/>
          <w:numId w:val="33"/>
        </w:numPr>
      </w:pPr>
      <w:r w:rsidRPr="00CD69BC">
        <w:t>Maren, M. (1997). </w:t>
      </w:r>
      <w:r w:rsidRPr="00CD69BC">
        <w:rPr>
          <w:i/>
          <w:iCs/>
        </w:rPr>
        <w:t>The road to hell</w:t>
      </w:r>
      <w:r w:rsidRPr="00CD69BC">
        <w:t>. New York: The Free.</w:t>
      </w:r>
    </w:p>
    <w:p w14:paraId="39A6FDC4" w14:textId="77777777" w:rsidR="00CD69BC" w:rsidRPr="00CD69BC" w:rsidRDefault="00CD69BC" w:rsidP="00CD69BC">
      <w:pPr>
        <w:rPr>
          <w:b/>
          <w:bCs/>
        </w:rPr>
      </w:pPr>
      <w:hyperlink r:id="rId447" w:history="1">
        <w:r w:rsidRPr="00CD69BC">
          <w:rPr>
            <w:rStyle w:val="Hyperlink"/>
            <w:b/>
            <w:bCs/>
          </w:rPr>
          <w:t>Google Scholar</w:t>
        </w:r>
      </w:hyperlink>
      <w:r w:rsidRPr="00CD69BC">
        <w:rPr>
          <w:b/>
          <w:bCs/>
        </w:rPr>
        <w:t> </w:t>
      </w:r>
    </w:p>
    <w:p w14:paraId="56621E25" w14:textId="77777777" w:rsidR="00CD69BC" w:rsidRPr="00CD69BC" w:rsidRDefault="00CD69BC" w:rsidP="00CD69BC">
      <w:pPr>
        <w:numPr>
          <w:ilvl w:val="0"/>
          <w:numId w:val="33"/>
        </w:numPr>
      </w:pPr>
      <w:r w:rsidRPr="00CD69BC">
        <w:t>Mosley, P. (1985a). The political economy of foreign aid: A model of the market for a public good. </w:t>
      </w:r>
      <w:r w:rsidRPr="00CD69BC">
        <w:rPr>
          <w:i/>
          <w:iCs/>
        </w:rPr>
        <w:t>Economic Development and Cultural Change, 33</w:t>
      </w:r>
      <w:r w:rsidRPr="00CD69BC">
        <w:t>, 373–393.</w:t>
      </w:r>
    </w:p>
    <w:p w14:paraId="0D2B5865" w14:textId="77777777" w:rsidR="00CD69BC" w:rsidRPr="00CD69BC" w:rsidRDefault="00CD69BC" w:rsidP="00CD69BC">
      <w:pPr>
        <w:rPr>
          <w:b/>
          <w:bCs/>
        </w:rPr>
      </w:pPr>
      <w:hyperlink r:id="rId448" w:history="1">
        <w:r w:rsidRPr="00CD69BC">
          <w:rPr>
            <w:rStyle w:val="Hyperlink"/>
            <w:b/>
            <w:bCs/>
          </w:rPr>
          <w:t>Article</w:t>
        </w:r>
      </w:hyperlink>
      <w:r w:rsidRPr="00CD69BC">
        <w:rPr>
          <w:b/>
          <w:bCs/>
        </w:rPr>
        <w:t> </w:t>
      </w:r>
      <w:hyperlink r:id="rId449" w:history="1">
        <w:r w:rsidRPr="00CD69BC">
          <w:rPr>
            <w:rStyle w:val="Hyperlink"/>
            <w:b/>
            <w:bCs/>
          </w:rPr>
          <w:t>Google Scholar</w:t>
        </w:r>
      </w:hyperlink>
      <w:r w:rsidRPr="00CD69BC">
        <w:rPr>
          <w:b/>
          <w:bCs/>
        </w:rPr>
        <w:t> </w:t>
      </w:r>
    </w:p>
    <w:p w14:paraId="52EAE432" w14:textId="77777777" w:rsidR="00CD69BC" w:rsidRPr="00CD69BC" w:rsidRDefault="00CD69BC" w:rsidP="00CD69BC">
      <w:pPr>
        <w:numPr>
          <w:ilvl w:val="0"/>
          <w:numId w:val="33"/>
        </w:numPr>
      </w:pPr>
      <w:r w:rsidRPr="00CD69BC">
        <w:t>Mosley, P. (1985b). Towards a predictive model of overseas aid expenditures. </w:t>
      </w:r>
      <w:r w:rsidRPr="00CD69BC">
        <w:rPr>
          <w:i/>
          <w:iCs/>
        </w:rPr>
        <w:t>Scottish Journal of Political Economy, 32</w:t>
      </w:r>
      <w:r w:rsidRPr="00CD69BC">
        <w:t>, 1–19.</w:t>
      </w:r>
    </w:p>
    <w:p w14:paraId="18413346" w14:textId="77777777" w:rsidR="00CD69BC" w:rsidRPr="00CD69BC" w:rsidRDefault="00CD69BC" w:rsidP="00CD69BC">
      <w:pPr>
        <w:rPr>
          <w:b/>
          <w:bCs/>
        </w:rPr>
      </w:pPr>
      <w:hyperlink r:id="rId450" w:history="1">
        <w:r w:rsidRPr="00CD69BC">
          <w:rPr>
            <w:rStyle w:val="Hyperlink"/>
            <w:b/>
            <w:bCs/>
          </w:rPr>
          <w:t>Article</w:t>
        </w:r>
      </w:hyperlink>
      <w:r w:rsidRPr="00CD69BC">
        <w:rPr>
          <w:b/>
          <w:bCs/>
        </w:rPr>
        <w:t> </w:t>
      </w:r>
      <w:hyperlink r:id="rId451" w:history="1">
        <w:r w:rsidRPr="00CD69BC">
          <w:rPr>
            <w:rStyle w:val="Hyperlink"/>
            <w:b/>
            <w:bCs/>
          </w:rPr>
          <w:t>Google Scholar</w:t>
        </w:r>
      </w:hyperlink>
      <w:r w:rsidRPr="00CD69BC">
        <w:rPr>
          <w:b/>
          <w:bCs/>
        </w:rPr>
        <w:t> </w:t>
      </w:r>
    </w:p>
    <w:p w14:paraId="1858C77E" w14:textId="77777777" w:rsidR="00CD69BC" w:rsidRPr="00CD69BC" w:rsidRDefault="00CD69BC" w:rsidP="00CD69BC">
      <w:pPr>
        <w:numPr>
          <w:ilvl w:val="0"/>
          <w:numId w:val="33"/>
        </w:numPr>
      </w:pPr>
      <w:r w:rsidRPr="00CD69BC">
        <w:t>Moyo, D. (2009). </w:t>
      </w:r>
      <w:r w:rsidRPr="00CD69BC">
        <w:rPr>
          <w:i/>
          <w:iCs/>
        </w:rPr>
        <w:t>Dead aid: Why aid is not working and how there is a better way for Africa</w:t>
      </w:r>
      <w:r w:rsidRPr="00CD69BC">
        <w:t>. New York: Farrar, Straus and Giroux.</w:t>
      </w:r>
    </w:p>
    <w:p w14:paraId="20E9F60E" w14:textId="77777777" w:rsidR="00CD69BC" w:rsidRPr="00CD69BC" w:rsidRDefault="00CD69BC" w:rsidP="00CD69BC">
      <w:pPr>
        <w:rPr>
          <w:b/>
          <w:bCs/>
        </w:rPr>
      </w:pPr>
      <w:hyperlink r:id="rId452" w:history="1">
        <w:r w:rsidRPr="00CD69BC">
          <w:rPr>
            <w:rStyle w:val="Hyperlink"/>
            <w:b/>
            <w:bCs/>
          </w:rPr>
          <w:t>Google Scholar</w:t>
        </w:r>
      </w:hyperlink>
      <w:r w:rsidRPr="00CD69BC">
        <w:rPr>
          <w:b/>
          <w:bCs/>
        </w:rPr>
        <w:t> </w:t>
      </w:r>
    </w:p>
    <w:p w14:paraId="4A91434A" w14:textId="77777777" w:rsidR="00CD69BC" w:rsidRPr="00CD69BC" w:rsidRDefault="00CD69BC" w:rsidP="00CD69BC">
      <w:pPr>
        <w:numPr>
          <w:ilvl w:val="0"/>
          <w:numId w:val="33"/>
        </w:numPr>
      </w:pPr>
      <w:r w:rsidRPr="00CD69BC">
        <w:t>Ovaska, T. (2003). The failure of development aid. </w:t>
      </w:r>
      <w:r w:rsidRPr="00CD69BC">
        <w:rPr>
          <w:i/>
          <w:iCs/>
        </w:rPr>
        <w:t>Cato Journal, 23</w:t>
      </w:r>
      <w:r w:rsidRPr="00CD69BC">
        <w:t>, 175–188.</w:t>
      </w:r>
    </w:p>
    <w:p w14:paraId="41CF3D4F" w14:textId="77777777" w:rsidR="00CD69BC" w:rsidRPr="00CD69BC" w:rsidRDefault="00CD69BC" w:rsidP="00CD69BC">
      <w:pPr>
        <w:rPr>
          <w:b/>
          <w:bCs/>
        </w:rPr>
      </w:pPr>
      <w:hyperlink r:id="rId453" w:history="1">
        <w:r w:rsidRPr="00CD69BC">
          <w:rPr>
            <w:rStyle w:val="Hyperlink"/>
            <w:b/>
            <w:bCs/>
          </w:rPr>
          <w:t>Google Scholar</w:t>
        </w:r>
      </w:hyperlink>
      <w:r w:rsidRPr="00CD69BC">
        <w:rPr>
          <w:b/>
          <w:bCs/>
        </w:rPr>
        <w:t> </w:t>
      </w:r>
    </w:p>
    <w:p w14:paraId="466FC7DB" w14:textId="77777777" w:rsidR="00CD69BC" w:rsidRPr="00CD69BC" w:rsidRDefault="00CD69BC" w:rsidP="00CD69BC">
      <w:pPr>
        <w:numPr>
          <w:ilvl w:val="0"/>
          <w:numId w:val="33"/>
        </w:numPr>
      </w:pPr>
      <w:r w:rsidRPr="00CD69BC">
        <w:t>Powell, B., &amp; Ryan, M. (2006). Does development aid lead to economic freedom? </w:t>
      </w:r>
      <w:r w:rsidRPr="00CD69BC">
        <w:rPr>
          <w:i/>
          <w:iCs/>
        </w:rPr>
        <w:t>Journal of Private Enterprise</w:t>
      </w:r>
      <w:r w:rsidRPr="00CD69BC">
        <w:t>, </w:t>
      </w:r>
      <w:r w:rsidRPr="00CD69BC">
        <w:rPr>
          <w:i/>
          <w:iCs/>
        </w:rPr>
        <w:t>22</w:t>
      </w:r>
      <w:r w:rsidRPr="00CD69BC">
        <w:t>(1).</w:t>
      </w:r>
    </w:p>
    <w:p w14:paraId="4952F353" w14:textId="77777777" w:rsidR="00CD69BC" w:rsidRPr="00CD69BC" w:rsidRDefault="00CD69BC" w:rsidP="00CD69BC">
      <w:pPr>
        <w:numPr>
          <w:ilvl w:val="0"/>
          <w:numId w:val="33"/>
        </w:numPr>
      </w:pPr>
      <w:r w:rsidRPr="00CD69BC">
        <w:t>Prokopijevic, M. (2006). </w:t>
      </w:r>
      <w:r w:rsidRPr="00CD69BC">
        <w:rPr>
          <w:i/>
          <w:iCs/>
        </w:rPr>
        <w:t>Why foreign aid fails</w:t>
      </w:r>
      <w:r w:rsidRPr="00CD69BC">
        <w:t>. Working Paper Series No. 19, International Center for Economic Research.</w:t>
      </w:r>
    </w:p>
    <w:p w14:paraId="0E4D9E08" w14:textId="77777777" w:rsidR="00CD69BC" w:rsidRPr="00CD69BC" w:rsidRDefault="00CD69BC" w:rsidP="00CD69BC">
      <w:pPr>
        <w:numPr>
          <w:ilvl w:val="0"/>
          <w:numId w:val="33"/>
        </w:numPr>
      </w:pPr>
      <w:r w:rsidRPr="00CD69BC">
        <w:t>Rashid, S. (2005). Watchmen, who watches thee? Donors and corruption in less developed countries. </w:t>
      </w:r>
      <w:r w:rsidRPr="00CD69BC">
        <w:rPr>
          <w:i/>
          <w:iCs/>
        </w:rPr>
        <w:t>The Independent Review, 10</w:t>
      </w:r>
      <w:r w:rsidRPr="00CD69BC">
        <w:t>(2), 411–418.</w:t>
      </w:r>
    </w:p>
    <w:p w14:paraId="52B45B71" w14:textId="77777777" w:rsidR="00CD69BC" w:rsidRPr="00CD69BC" w:rsidRDefault="00CD69BC" w:rsidP="00CD69BC">
      <w:pPr>
        <w:rPr>
          <w:b/>
          <w:bCs/>
        </w:rPr>
      </w:pPr>
      <w:hyperlink r:id="rId454" w:history="1">
        <w:r w:rsidRPr="00CD69BC">
          <w:rPr>
            <w:rStyle w:val="Hyperlink"/>
            <w:b/>
            <w:bCs/>
          </w:rPr>
          <w:t>Google Scholar</w:t>
        </w:r>
      </w:hyperlink>
      <w:r w:rsidRPr="00CD69BC">
        <w:rPr>
          <w:b/>
          <w:bCs/>
        </w:rPr>
        <w:t> </w:t>
      </w:r>
    </w:p>
    <w:p w14:paraId="6C24E347" w14:textId="77777777" w:rsidR="00CD69BC" w:rsidRPr="00CD69BC" w:rsidRDefault="00CD69BC" w:rsidP="00CD69BC">
      <w:pPr>
        <w:numPr>
          <w:ilvl w:val="0"/>
          <w:numId w:val="33"/>
        </w:numPr>
      </w:pPr>
      <w:r w:rsidRPr="00CD69BC">
        <w:t>Sachs, J. D. (2005). </w:t>
      </w:r>
      <w:r w:rsidRPr="00CD69BC">
        <w:rPr>
          <w:i/>
          <w:iCs/>
        </w:rPr>
        <w:t>The end of poverty</w:t>
      </w:r>
      <w:r w:rsidRPr="00CD69BC">
        <w:t>. New York: The Penguin.</w:t>
      </w:r>
    </w:p>
    <w:p w14:paraId="5E3003D7" w14:textId="77777777" w:rsidR="00CD69BC" w:rsidRPr="00CD69BC" w:rsidRDefault="00CD69BC" w:rsidP="00CD69BC">
      <w:pPr>
        <w:rPr>
          <w:b/>
          <w:bCs/>
        </w:rPr>
      </w:pPr>
      <w:hyperlink r:id="rId455" w:history="1">
        <w:r w:rsidRPr="00CD69BC">
          <w:rPr>
            <w:rStyle w:val="Hyperlink"/>
            <w:b/>
            <w:bCs/>
          </w:rPr>
          <w:t>Google Scholar</w:t>
        </w:r>
      </w:hyperlink>
      <w:r w:rsidRPr="00CD69BC">
        <w:rPr>
          <w:b/>
          <w:bCs/>
        </w:rPr>
        <w:t> </w:t>
      </w:r>
    </w:p>
    <w:p w14:paraId="7310426B" w14:textId="77777777" w:rsidR="00CD69BC" w:rsidRPr="00CD69BC" w:rsidRDefault="00CD69BC" w:rsidP="00CD69BC">
      <w:pPr>
        <w:numPr>
          <w:ilvl w:val="0"/>
          <w:numId w:val="33"/>
        </w:numPr>
      </w:pPr>
      <w:r w:rsidRPr="00CD69BC">
        <w:t>Sobel, R. S., &amp; Leeson, P. T. (2007). The use of knowledge in disaster relief management. </w:t>
      </w:r>
      <w:r w:rsidRPr="00CD69BC">
        <w:rPr>
          <w:i/>
          <w:iCs/>
        </w:rPr>
        <w:t>The Independent Review, 6</w:t>
      </w:r>
      <w:r w:rsidRPr="00CD69BC">
        <w:t>(4), 519–532.</w:t>
      </w:r>
    </w:p>
    <w:p w14:paraId="51D0F19D" w14:textId="77777777" w:rsidR="00CD69BC" w:rsidRPr="00CD69BC" w:rsidRDefault="00CD69BC" w:rsidP="00CD69BC">
      <w:pPr>
        <w:rPr>
          <w:b/>
          <w:bCs/>
        </w:rPr>
      </w:pPr>
      <w:hyperlink r:id="rId456" w:history="1">
        <w:r w:rsidRPr="00CD69BC">
          <w:rPr>
            <w:rStyle w:val="Hyperlink"/>
            <w:b/>
            <w:bCs/>
          </w:rPr>
          <w:t>Google Scholar</w:t>
        </w:r>
      </w:hyperlink>
      <w:r w:rsidRPr="00CD69BC">
        <w:rPr>
          <w:b/>
          <w:bCs/>
        </w:rPr>
        <w:t> </w:t>
      </w:r>
    </w:p>
    <w:p w14:paraId="57D1FFDB" w14:textId="77777777" w:rsidR="00CD69BC" w:rsidRPr="00CD69BC" w:rsidRDefault="00CD69BC" w:rsidP="00CD69BC">
      <w:pPr>
        <w:numPr>
          <w:ilvl w:val="0"/>
          <w:numId w:val="33"/>
        </w:numPr>
      </w:pPr>
      <w:r w:rsidRPr="00CD69BC">
        <w:t>Svensson, J. (1999). Aid and growth: Does democracy matter? </w:t>
      </w:r>
      <w:r w:rsidRPr="00CD69BC">
        <w:rPr>
          <w:i/>
          <w:iCs/>
        </w:rPr>
        <w:t>Economics &amp; Politics</w:t>
      </w:r>
      <w:r w:rsidRPr="00CD69BC">
        <w:t>, </w:t>
      </w:r>
      <w:r w:rsidRPr="00CD69BC">
        <w:rPr>
          <w:i/>
          <w:iCs/>
        </w:rPr>
        <w:t>11</w:t>
      </w:r>
      <w:r w:rsidRPr="00CD69BC">
        <w:t>(3).</w:t>
      </w:r>
    </w:p>
    <w:p w14:paraId="2E515D03" w14:textId="77777777" w:rsidR="00CD69BC" w:rsidRPr="00CD69BC" w:rsidRDefault="00CD69BC" w:rsidP="00CD69BC">
      <w:pPr>
        <w:numPr>
          <w:ilvl w:val="0"/>
          <w:numId w:val="33"/>
        </w:numPr>
      </w:pPr>
      <w:r w:rsidRPr="00CD69BC">
        <w:t>Svensson, J. (2000). Foreign aid and rent-seeking. </w:t>
      </w:r>
      <w:r w:rsidRPr="00CD69BC">
        <w:rPr>
          <w:i/>
          <w:iCs/>
        </w:rPr>
        <w:t>Journal of International Economics, 51</w:t>
      </w:r>
      <w:r w:rsidRPr="00CD69BC">
        <w:t>, 437–461.</w:t>
      </w:r>
    </w:p>
    <w:p w14:paraId="0269F783" w14:textId="77777777" w:rsidR="00CD69BC" w:rsidRPr="00CD69BC" w:rsidRDefault="00CD69BC" w:rsidP="00CD69BC">
      <w:pPr>
        <w:rPr>
          <w:b/>
          <w:bCs/>
        </w:rPr>
      </w:pPr>
      <w:hyperlink r:id="rId457" w:history="1">
        <w:r w:rsidRPr="00CD69BC">
          <w:rPr>
            <w:rStyle w:val="Hyperlink"/>
            <w:b/>
            <w:bCs/>
          </w:rPr>
          <w:t>Article</w:t>
        </w:r>
      </w:hyperlink>
      <w:r w:rsidRPr="00CD69BC">
        <w:rPr>
          <w:b/>
          <w:bCs/>
        </w:rPr>
        <w:t> </w:t>
      </w:r>
      <w:hyperlink r:id="rId458" w:history="1">
        <w:r w:rsidRPr="00CD69BC">
          <w:rPr>
            <w:rStyle w:val="Hyperlink"/>
            <w:b/>
            <w:bCs/>
          </w:rPr>
          <w:t>Google Scholar</w:t>
        </w:r>
      </w:hyperlink>
      <w:r w:rsidRPr="00CD69BC">
        <w:rPr>
          <w:b/>
          <w:bCs/>
        </w:rPr>
        <w:t> </w:t>
      </w:r>
    </w:p>
    <w:p w14:paraId="364911A4" w14:textId="77777777" w:rsidR="00CD69BC" w:rsidRPr="00CD69BC" w:rsidRDefault="00CD69BC" w:rsidP="00CD69BC">
      <w:pPr>
        <w:numPr>
          <w:ilvl w:val="0"/>
          <w:numId w:val="33"/>
        </w:numPr>
      </w:pPr>
      <w:r w:rsidRPr="00CD69BC">
        <w:t>Trumbull, W. N., &amp; Wall, H. J. (1994). Estimating aid-allocation criteria with panel data. </w:t>
      </w:r>
      <w:r w:rsidRPr="00CD69BC">
        <w:rPr>
          <w:i/>
          <w:iCs/>
        </w:rPr>
        <w:t>Economic Journal, 104</w:t>
      </w:r>
      <w:r w:rsidRPr="00CD69BC">
        <w:t>, 876–882.</w:t>
      </w:r>
    </w:p>
    <w:p w14:paraId="2C368B23" w14:textId="77777777" w:rsidR="00CD69BC" w:rsidRPr="00CD69BC" w:rsidRDefault="00CD69BC" w:rsidP="00CD69BC">
      <w:pPr>
        <w:rPr>
          <w:b/>
          <w:bCs/>
        </w:rPr>
      </w:pPr>
      <w:hyperlink r:id="rId459" w:history="1">
        <w:r w:rsidRPr="00CD69BC">
          <w:rPr>
            <w:rStyle w:val="Hyperlink"/>
            <w:b/>
            <w:bCs/>
          </w:rPr>
          <w:t>Article</w:t>
        </w:r>
      </w:hyperlink>
      <w:r w:rsidRPr="00CD69BC">
        <w:rPr>
          <w:b/>
          <w:bCs/>
        </w:rPr>
        <w:t> </w:t>
      </w:r>
      <w:hyperlink r:id="rId460" w:history="1">
        <w:r w:rsidRPr="00CD69BC">
          <w:rPr>
            <w:rStyle w:val="Hyperlink"/>
            <w:b/>
            <w:bCs/>
          </w:rPr>
          <w:t>Google Scholar</w:t>
        </w:r>
      </w:hyperlink>
      <w:r w:rsidRPr="00CD69BC">
        <w:rPr>
          <w:b/>
          <w:bCs/>
        </w:rPr>
        <w:t> </w:t>
      </w:r>
    </w:p>
    <w:p w14:paraId="43847DEE" w14:textId="77777777" w:rsidR="00CD69BC" w:rsidRPr="00CD69BC" w:rsidRDefault="00CD69BC" w:rsidP="00CD69BC">
      <w:pPr>
        <w:numPr>
          <w:ilvl w:val="0"/>
          <w:numId w:val="33"/>
        </w:numPr>
      </w:pPr>
      <w:r w:rsidRPr="00CD69BC">
        <w:t>Tullock, G. (2005). Bureaucracy. In C. Rowley (Ed.), </w:t>
      </w:r>
      <w:r w:rsidRPr="00CD69BC">
        <w:rPr>
          <w:i/>
          <w:iCs/>
        </w:rPr>
        <w:t>The selected works of Gordon Tullock</w:t>
      </w:r>
      <w:r w:rsidRPr="00CD69BC">
        <w:t> (Vol. 6). Indianapolis: Liberty Fund.</w:t>
      </w:r>
    </w:p>
    <w:p w14:paraId="4CDFE07D" w14:textId="77777777" w:rsidR="00CD69BC" w:rsidRPr="00CD69BC" w:rsidRDefault="00CD69BC" w:rsidP="00CD69BC">
      <w:pPr>
        <w:rPr>
          <w:b/>
          <w:bCs/>
        </w:rPr>
      </w:pPr>
      <w:hyperlink r:id="rId461" w:history="1">
        <w:r w:rsidRPr="00CD69BC">
          <w:rPr>
            <w:rStyle w:val="Hyperlink"/>
            <w:b/>
            <w:bCs/>
          </w:rPr>
          <w:t>Google Scholar</w:t>
        </w:r>
      </w:hyperlink>
      <w:r w:rsidRPr="00CD69BC">
        <w:rPr>
          <w:b/>
          <w:bCs/>
        </w:rPr>
        <w:t> </w:t>
      </w:r>
    </w:p>
    <w:p w14:paraId="43B3EAC2" w14:textId="77777777" w:rsidR="00CD69BC" w:rsidRPr="00CD69BC" w:rsidRDefault="00CD69BC" w:rsidP="00CD69BC">
      <w:pPr>
        <w:numPr>
          <w:ilvl w:val="0"/>
          <w:numId w:val="33"/>
        </w:numPr>
      </w:pPr>
      <w:r w:rsidRPr="00CD69BC">
        <w:t>United Nations Millennium Project. (2005). </w:t>
      </w:r>
      <w:r w:rsidRPr="00CD69BC">
        <w:rPr>
          <w:i/>
          <w:iCs/>
        </w:rPr>
        <w:t>Investing in development: A practical plan to achieve the millennium development goals (main report)</w:t>
      </w:r>
      <w:r w:rsidRPr="00CD69BC">
        <w:t>. New York: United Nations.</w:t>
      </w:r>
    </w:p>
    <w:p w14:paraId="6841FC06" w14:textId="77777777" w:rsidR="00CD69BC" w:rsidRPr="00CD69BC" w:rsidRDefault="00CD69BC" w:rsidP="00CD69BC">
      <w:pPr>
        <w:rPr>
          <w:b/>
          <w:bCs/>
        </w:rPr>
      </w:pPr>
      <w:hyperlink r:id="rId462" w:history="1">
        <w:r w:rsidRPr="00CD69BC">
          <w:rPr>
            <w:rStyle w:val="Hyperlink"/>
            <w:b/>
            <w:bCs/>
          </w:rPr>
          <w:t>Google Scholar</w:t>
        </w:r>
      </w:hyperlink>
      <w:r w:rsidRPr="00CD69BC">
        <w:rPr>
          <w:b/>
          <w:bCs/>
        </w:rPr>
        <w:t> </w:t>
      </w:r>
    </w:p>
    <w:p w14:paraId="466E736E" w14:textId="77777777" w:rsidR="00CD69BC" w:rsidRPr="00CD69BC" w:rsidRDefault="00CD69BC" w:rsidP="00CD69BC">
      <w:pPr>
        <w:numPr>
          <w:ilvl w:val="0"/>
          <w:numId w:val="33"/>
        </w:numPr>
      </w:pPr>
      <w:r w:rsidRPr="00CD69BC">
        <w:t>von Mises, L. (1922[1981]). </w:t>
      </w:r>
      <w:r w:rsidRPr="00CD69BC">
        <w:rPr>
          <w:i/>
          <w:iCs/>
        </w:rPr>
        <w:t>Socialism: An economic and sociological critique</w:t>
      </w:r>
      <w:r w:rsidRPr="00CD69BC">
        <w:t>. Indianapolis: Liberty Fund.</w:t>
      </w:r>
    </w:p>
    <w:p w14:paraId="164F2977" w14:textId="77777777" w:rsidR="00CD69BC" w:rsidRPr="00CD69BC" w:rsidRDefault="00CD69BC" w:rsidP="00CD69BC">
      <w:pPr>
        <w:rPr>
          <w:b/>
          <w:bCs/>
        </w:rPr>
      </w:pPr>
      <w:hyperlink r:id="rId463" w:history="1">
        <w:r w:rsidRPr="00CD69BC">
          <w:rPr>
            <w:rStyle w:val="Hyperlink"/>
            <w:b/>
            <w:bCs/>
          </w:rPr>
          <w:t>Google Scholar</w:t>
        </w:r>
      </w:hyperlink>
      <w:r w:rsidRPr="00CD69BC">
        <w:rPr>
          <w:b/>
          <w:bCs/>
        </w:rPr>
        <w:t> </w:t>
      </w:r>
    </w:p>
    <w:p w14:paraId="75F68049" w14:textId="77777777" w:rsidR="00CD69BC" w:rsidRPr="00CD69BC" w:rsidRDefault="00CD69BC" w:rsidP="00CD69BC">
      <w:pPr>
        <w:numPr>
          <w:ilvl w:val="0"/>
          <w:numId w:val="33"/>
        </w:numPr>
      </w:pPr>
      <w:r w:rsidRPr="00CD69BC">
        <w:t>von Mises, L. (1929[1977]). </w:t>
      </w:r>
      <w:r w:rsidRPr="00CD69BC">
        <w:rPr>
          <w:i/>
          <w:iCs/>
        </w:rPr>
        <w:t>A critique of interventionism: Inquiries into Economic Policy and the Economic Ideology of the Present</w:t>
      </w:r>
      <w:r w:rsidRPr="00CD69BC">
        <w:t>, trans. Hans F. Sennholz. New York: Arlington House.</w:t>
      </w:r>
    </w:p>
    <w:p w14:paraId="0CA46A5B" w14:textId="77777777" w:rsidR="00CD69BC" w:rsidRPr="00CD69BC" w:rsidRDefault="00CD69BC" w:rsidP="00CD69BC">
      <w:pPr>
        <w:numPr>
          <w:ilvl w:val="0"/>
          <w:numId w:val="33"/>
        </w:numPr>
      </w:pPr>
      <w:r w:rsidRPr="00CD69BC">
        <w:t>von Mises, L. (1944). </w:t>
      </w:r>
      <w:r w:rsidRPr="00CD69BC">
        <w:rPr>
          <w:i/>
          <w:iCs/>
        </w:rPr>
        <w:t>Bureaucracy</w:t>
      </w:r>
      <w:r w:rsidRPr="00CD69BC">
        <w:t>. New Haven: Yale University Press.</w:t>
      </w:r>
    </w:p>
    <w:p w14:paraId="1A90E606" w14:textId="77777777" w:rsidR="00CD69BC" w:rsidRPr="00CD69BC" w:rsidRDefault="00CD69BC" w:rsidP="00CD69BC">
      <w:pPr>
        <w:rPr>
          <w:b/>
          <w:bCs/>
        </w:rPr>
      </w:pPr>
      <w:hyperlink r:id="rId464" w:history="1">
        <w:r w:rsidRPr="00CD69BC">
          <w:rPr>
            <w:rStyle w:val="Hyperlink"/>
            <w:b/>
            <w:bCs/>
          </w:rPr>
          <w:t>Google Scholar</w:t>
        </w:r>
      </w:hyperlink>
      <w:r w:rsidRPr="00CD69BC">
        <w:rPr>
          <w:b/>
          <w:bCs/>
        </w:rPr>
        <w:t> </w:t>
      </w:r>
    </w:p>
    <w:p w14:paraId="43D53A2A" w14:textId="77777777" w:rsidR="00CD69BC" w:rsidRPr="00CD69BC" w:rsidRDefault="00CD69BC" w:rsidP="00CD69BC">
      <w:pPr>
        <w:numPr>
          <w:ilvl w:val="0"/>
          <w:numId w:val="33"/>
        </w:numPr>
      </w:pPr>
      <w:r w:rsidRPr="00CD69BC">
        <w:t>Werker, E., &amp; Ahmed, F. Z. (2008). What do nongovernmental organizations do? </w:t>
      </w:r>
      <w:r w:rsidRPr="00CD69BC">
        <w:rPr>
          <w:i/>
          <w:iCs/>
        </w:rPr>
        <w:t>Journal of Economic Perspectives, 22</w:t>
      </w:r>
      <w:r w:rsidRPr="00CD69BC">
        <w:t>(2), 73–92.</w:t>
      </w:r>
    </w:p>
    <w:p w14:paraId="662529C2" w14:textId="77777777" w:rsidR="00CD69BC" w:rsidRPr="00CD69BC" w:rsidRDefault="00CD69BC" w:rsidP="00CD69BC">
      <w:pPr>
        <w:rPr>
          <w:b/>
          <w:bCs/>
        </w:rPr>
      </w:pPr>
      <w:hyperlink r:id="rId465" w:history="1">
        <w:r w:rsidRPr="00CD69BC">
          <w:rPr>
            <w:rStyle w:val="Hyperlink"/>
            <w:b/>
            <w:bCs/>
          </w:rPr>
          <w:t>Article</w:t>
        </w:r>
      </w:hyperlink>
      <w:r w:rsidRPr="00CD69BC">
        <w:rPr>
          <w:b/>
          <w:bCs/>
        </w:rPr>
        <w:t> </w:t>
      </w:r>
      <w:hyperlink r:id="rId466" w:history="1">
        <w:r w:rsidRPr="00CD69BC">
          <w:rPr>
            <w:rStyle w:val="Hyperlink"/>
            <w:b/>
            <w:bCs/>
          </w:rPr>
          <w:t>Google Scholar</w:t>
        </w:r>
      </w:hyperlink>
      <w:r w:rsidRPr="00CD69BC">
        <w:rPr>
          <w:b/>
          <w:bCs/>
        </w:rPr>
        <w:t> </w:t>
      </w:r>
    </w:p>
    <w:p w14:paraId="3ABFE2C6" w14:textId="77777777" w:rsidR="00CD69BC" w:rsidRPr="00CD69BC" w:rsidRDefault="00CD69BC" w:rsidP="00CD69BC">
      <w:pPr>
        <w:numPr>
          <w:ilvl w:val="0"/>
          <w:numId w:val="33"/>
        </w:numPr>
      </w:pPr>
      <w:r w:rsidRPr="00CD69BC">
        <w:t>Williamson, C. R. (2008). Foreign aid and human development: The impact of foreign aid to the health sector. </w:t>
      </w:r>
      <w:r w:rsidRPr="00CD69BC">
        <w:rPr>
          <w:i/>
          <w:iCs/>
        </w:rPr>
        <w:t>Southern Economic Journal, 75</w:t>
      </w:r>
      <w:r w:rsidRPr="00CD69BC">
        <w:t>(1), 188–207.</w:t>
      </w:r>
    </w:p>
    <w:p w14:paraId="6E6BA3F6" w14:textId="77777777" w:rsidR="00CD69BC" w:rsidRPr="00CD69BC" w:rsidRDefault="00CD69BC" w:rsidP="00CD69BC">
      <w:pPr>
        <w:rPr>
          <w:b/>
          <w:bCs/>
        </w:rPr>
      </w:pPr>
      <w:hyperlink r:id="rId467" w:history="1">
        <w:r w:rsidRPr="00CD69BC">
          <w:rPr>
            <w:rStyle w:val="Hyperlink"/>
            <w:b/>
            <w:bCs/>
          </w:rPr>
          <w:t>Google Scholar</w:t>
        </w:r>
      </w:hyperlink>
      <w:r w:rsidRPr="00CD69BC">
        <w:rPr>
          <w:b/>
          <w:bCs/>
        </w:rPr>
        <w:t> </w:t>
      </w:r>
    </w:p>
    <w:p w14:paraId="327E12FF" w14:textId="77777777" w:rsidR="00CD69BC" w:rsidRPr="00CD69BC" w:rsidRDefault="00CD69BC" w:rsidP="00CD69BC">
      <w:pPr>
        <w:numPr>
          <w:ilvl w:val="0"/>
          <w:numId w:val="33"/>
        </w:numPr>
      </w:pPr>
      <w:r w:rsidRPr="00CD69BC">
        <w:t>Younas, J. (2008). Motivation for bilateral aid allocation: Altruism or trade benefits. </w:t>
      </w:r>
      <w:r w:rsidRPr="00CD69BC">
        <w:rPr>
          <w:i/>
          <w:iCs/>
        </w:rPr>
        <w:t>European Journal of Political Economy, 24</w:t>
      </w:r>
      <w:r w:rsidRPr="00CD69BC">
        <w:t>, 661–674.</w:t>
      </w:r>
    </w:p>
    <w:p w14:paraId="29AB9994" w14:textId="77777777" w:rsidR="00CD69BC" w:rsidRPr="00CD69BC" w:rsidRDefault="00CD69BC" w:rsidP="00CD69BC">
      <w:pPr>
        <w:rPr>
          <w:b/>
          <w:bCs/>
        </w:rPr>
      </w:pPr>
      <w:hyperlink r:id="rId468" w:history="1">
        <w:r w:rsidRPr="00CD69BC">
          <w:rPr>
            <w:rStyle w:val="Hyperlink"/>
            <w:b/>
            <w:bCs/>
          </w:rPr>
          <w:t>Article</w:t>
        </w:r>
      </w:hyperlink>
      <w:r w:rsidRPr="00CD69BC">
        <w:rPr>
          <w:b/>
          <w:bCs/>
        </w:rPr>
        <w:t> </w:t>
      </w:r>
      <w:hyperlink r:id="rId469" w:history="1">
        <w:r w:rsidRPr="00CD69BC">
          <w:rPr>
            <w:rStyle w:val="Hyperlink"/>
            <w:b/>
            <w:bCs/>
          </w:rPr>
          <w:t>Google Scholar</w:t>
        </w:r>
      </w:hyperlink>
      <w:r w:rsidRPr="00CD69BC">
        <w:rPr>
          <w:b/>
          <w:bCs/>
        </w:rPr>
        <w:t> </w:t>
      </w:r>
    </w:p>
    <w:p w14:paraId="372F8D8C" w14:textId="77777777" w:rsidR="00CD69BC" w:rsidRPr="00CD69BC" w:rsidRDefault="00CD69BC" w:rsidP="00CD69BC">
      <w:hyperlink r:id="rId470" w:history="1">
        <w:r w:rsidRPr="00CD69BC">
          <w:rPr>
            <w:rStyle w:val="Hyperlink"/>
            <w:b/>
            <w:bCs/>
          </w:rPr>
          <w:t>Download references</w:t>
        </w:r>
      </w:hyperlink>
    </w:p>
    <w:p w14:paraId="3655F1FA" w14:textId="77777777" w:rsidR="00CD69BC" w:rsidRPr="00CD69BC" w:rsidRDefault="00CD69BC" w:rsidP="00CD69BC">
      <w:pPr>
        <w:rPr>
          <w:b/>
          <w:bCs/>
        </w:rPr>
      </w:pPr>
      <w:r w:rsidRPr="00CD69BC">
        <w:rPr>
          <w:b/>
          <w:bCs/>
        </w:rPr>
        <w:t>Author information</w:t>
      </w:r>
    </w:p>
    <w:p w14:paraId="1A30CD8D" w14:textId="77777777" w:rsidR="00CD69BC" w:rsidRPr="00CD69BC" w:rsidRDefault="00CD69BC" w:rsidP="00CD69BC">
      <w:pPr>
        <w:rPr>
          <w:b/>
          <w:bCs/>
        </w:rPr>
      </w:pPr>
      <w:r w:rsidRPr="00CD69BC">
        <w:rPr>
          <w:b/>
          <w:bCs/>
        </w:rPr>
        <w:t>Authors and Affiliations</w:t>
      </w:r>
    </w:p>
    <w:p w14:paraId="5D4A69DF" w14:textId="77777777" w:rsidR="00CD69BC" w:rsidRPr="00CD69BC" w:rsidRDefault="00CD69BC" w:rsidP="00CD69BC">
      <w:pPr>
        <w:numPr>
          <w:ilvl w:val="0"/>
          <w:numId w:val="34"/>
        </w:numPr>
        <w:rPr>
          <w:b/>
          <w:bCs/>
        </w:rPr>
      </w:pPr>
      <w:r w:rsidRPr="00CD69BC">
        <w:rPr>
          <w:b/>
          <w:bCs/>
        </w:rPr>
        <w:t>Economics Department, Appalachian State University, Boone, NC, USA</w:t>
      </w:r>
    </w:p>
    <w:p w14:paraId="0ACC6D14" w14:textId="77777777" w:rsidR="00CD69BC" w:rsidRPr="00CD69BC" w:rsidRDefault="00CD69BC" w:rsidP="00CD69BC">
      <w:r w:rsidRPr="00CD69BC">
        <w:t>Claudia R. Williamson</w:t>
      </w:r>
    </w:p>
    <w:p w14:paraId="5F813C4E" w14:textId="77777777" w:rsidR="00CD69BC" w:rsidRPr="00CD69BC" w:rsidRDefault="00CD69BC" w:rsidP="00CD69BC">
      <w:pPr>
        <w:rPr>
          <w:b/>
          <w:bCs/>
        </w:rPr>
      </w:pPr>
      <w:r w:rsidRPr="00CD69BC">
        <w:rPr>
          <w:b/>
          <w:bCs/>
        </w:rPr>
        <w:t>Corresponding author</w:t>
      </w:r>
    </w:p>
    <w:p w14:paraId="7BF36455" w14:textId="77777777" w:rsidR="00CD69BC" w:rsidRPr="00CD69BC" w:rsidRDefault="00CD69BC" w:rsidP="00CD69BC">
      <w:r w:rsidRPr="00CD69BC">
        <w:lastRenderedPageBreak/>
        <w:t>Correspondence to </w:t>
      </w:r>
      <w:hyperlink r:id="rId471" w:history="1">
        <w:r w:rsidRPr="00CD69BC">
          <w:rPr>
            <w:rStyle w:val="Hyperlink"/>
          </w:rPr>
          <w:t>Claudia R. Williamson</w:t>
        </w:r>
      </w:hyperlink>
      <w:r w:rsidRPr="00CD69BC">
        <w:t>.</w:t>
      </w:r>
    </w:p>
    <w:p w14:paraId="435D1594" w14:textId="77777777" w:rsidR="00CD69BC" w:rsidRPr="00CD69BC" w:rsidRDefault="00CD69BC" w:rsidP="00CD69BC">
      <w:pPr>
        <w:rPr>
          <w:b/>
          <w:bCs/>
        </w:rPr>
      </w:pPr>
      <w:r w:rsidRPr="00CD69BC">
        <w:rPr>
          <w:b/>
          <w:bCs/>
        </w:rPr>
        <w:t>Rights and permissions</w:t>
      </w:r>
    </w:p>
    <w:p w14:paraId="65119C9D" w14:textId="77777777" w:rsidR="00CD69BC" w:rsidRPr="00CD69BC" w:rsidRDefault="00CD69BC" w:rsidP="00CD69BC">
      <w:hyperlink r:id="rId472" w:history="1">
        <w:r w:rsidRPr="00CD69BC">
          <w:rPr>
            <w:rStyle w:val="Hyperlink"/>
          </w:rPr>
          <w:t>Reprints and permissions</w:t>
        </w:r>
      </w:hyperlink>
    </w:p>
    <w:p w14:paraId="6FB228AC" w14:textId="77777777" w:rsidR="00CD69BC" w:rsidRPr="00CD69BC" w:rsidRDefault="00CD69BC" w:rsidP="00CD69BC">
      <w:pPr>
        <w:rPr>
          <w:b/>
          <w:bCs/>
        </w:rPr>
      </w:pPr>
      <w:r w:rsidRPr="00CD69BC">
        <w:rPr>
          <w:b/>
          <w:bCs/>
        </w:rPr>
        <w:t>About this article</w:t>
      </w:r>
    </w:p>
    <w:p w14:paraId="20CF2F12" w14:textId="77777777" w:rsidR="00CD69BC" w:rsidRPr="00CD69BC" w:rsidRDefault="00CD69BC" w:rsidP="00CD69BC">
      <w:pPr>
        <w:rPr>
          <w:b/>
          <w:bCs/>
        </w:rPr>
      </w:pPr>
      <w:r w:rsidRPr="00CD69BC">
        <w:rPr>
          <w:b/>
          <w:bCs/>
        </w:rPr>
        <w:t>Cite this article</w:t>
      </w:r>
    </w:p>
    <w:p w14:paraId="474D7E42" w14:textId="77777777" w:rsidR="00CD69BC" w:rsidRPr="00CD69BC" w:rsidRDefault="00CD69BC" w:rsidP="00CD69BC">
      <w:r w:rsidRPr="00CD69BC">
        <w:t>Williamson, C.R. Exploring the failure of foreign aid: The role of incentives and information. </w:t>
      </w:r>
      <w:r w:rsidRPr="00CD69BC">
        <w:rPr>
          <w:i/>
          <w:iCs/>
        </w:rPr>
        <w:t>Rev Austrian Econ</w:t>
      </w:r>
      <w:r w:rsidRPr="00CD69BC">
        <w:t> </w:t>
      </w:r>
      <w:r w:rsidRPr="00CD69BC">
        <w:rPr>
          <w:b/>
          <w:bCs/>
        </w:rPr>
        <w:t>23</w:t>
      </w:r>
      <w:r w:rsidRPr="00CD69BC">
        <w:t>, 17–33 (2010). https://doi.org/10.1007/s11138-009-0091-7</w:t>
      </w:r>
    </w:p>
    <w:p w14:paraId="02F19714" w14:textId="77777777" w:rsidR="00CD69BC" w:rsidRPr="00CD69BC" w:rsidRDefault="00CD69BC" w:rsidP="00CD69BC">
      <w:hyperlink r:id="rId473" w:history="1">
        <w:r w:rsidRPr="00CD69BC">
          <w:rPr>
            <w:rStyle w:val="Hyperlink"/>
          </w:rPr>
          <w:t>Download citation</w:t>
        </w:r>
      </w:hyperlink>
    </w:p>
    <w:p w14:paraId="093D795D" w14:textId="77777777" w:rsidR="00CD69BC" w:rsidRPr="00CD69BC" w:rsidRDefault="00CD69BC" w:rsidP="00CD69BC">
      <w:pPr>
        <w:numPr>
          <w:ilvl w:val="0"/>
          <w:numId w:val="35"/>
        </w:numPr>
      </w:pPr>
      <w:r w:rsidRPr="00CD69BC">
        <w:t>Published11 July 2009</w:t>
      </w:r>
    </w:p>
    <w:p w14:paraId="1665A6E1" w14:textId="77777777" w:rsidR="00CD69BC" w:rsidRPr="00CD69BC" w:rsidRDefault="00CD69BC" w:rsidP="00CD69BC">
      <w:pPr>
        <w:numPr>
          <w:ilvl w:val="0"/>
          <w:numId w:val="35"/>
        </w:numPr>
      </w:pPr>
      <w:r w:rsidRPr="00CD69BC">
        <w:t>Issue dateMarch 2010</w:t>
      </w:r>
    </w:p>
    <w:p w14:paraId="54BFB1C9" w14:textId="77777777" w:rsidR="00CD69BC" w:rsidRPr="00CD69BC" w:rsidRDefault="00CD69BC" w:rsidP="00CD69BC">
      <w:pPr>
        <w:numPr>
          <w:ilvl w:val="0"/>
          <w:numId w:val="35"/>
        </w:numPr>
      </w:pPr>
      <w:r w:rsidRPr="00CD69BC">
        <w:t>DOIhttps://doi.org/10.1007/s11138-009-0091-7</w:t>
      </w:r>
    </w:p>
    <w:p w14:paraId="5914557B" w14:textId="77777777" w:rsidR="00CD69BC" w:rsidRPr="00CD69BC" w:rsidRDefault="00CD69BC" w:rsidP="00CD69BC">
      <w:pPr>
        <w:rPr>
          <w:b/>
          <w:bCs/>
        </w:rPr>
      </w:pPr>
      <w:r w:rsidRPr="00CD69BC">
        <w:rPr>
          <w:b/>
          <w:bCs/>
        </w:rPr>
        <w:t>Keywords</w:t>
      </w:r>
    </w:p>
    <w:p w14:paraId="7C202F97" w14:textId="77777777" w:rsidR="00CD69BC" w:rsidRPr="00CD69BC" w:rsidRDefault="00CD69BC" w:rsidP="00CD69BC">
      <w:pPr>
        <w:numPr>
          <w:ilvl w:val="0"/>
          <w:numId w:val="36"/>
        </w:numPr>
        <w:rPr>
          <w:b/>
          <w:bCs/>
        </w:rPr>
      </w:pPr>
      <w:hyperlink r:id="rId474" w:history="1">
        <w:r w:rsidRPr="00CD69BC">
          <w:rPr>
            <w:rStyle w:val="Hyperlink"/>
            <w:b/>
            <w:bCs/>
          </w:rPr>
          <w:t>Foreign aid</w:t>
        </w:r>
      </w:hyperlink>
    </w:p>
    <w:p w14:paraId="79CEA0DF" w14:textId="77777777" w:rsidR="00CD69BC" w:rsidRPr="00CD69BC" w:rsidRDefault="00CD69BC" w:rsidP="00CD69BC">
      <w:pPr>
        <w:numPr>
          <w:ilvl w:val="0"/>
          <w:numId w:val="36"/>
        </w:numPr>
        <w:rPr>
          <w:b/>
          <w:bCs/>
        </w:rPr>
      </w:pPr>
      <w:hyperlink r:id="rId475" w:history="1">
        <w:r w:rsidRPr="00CD69BC">
          <w:rPr>
            <w:rStyle w:val="Hyperlink"/>
            <w:b/>
            <w:bCs/>
          </w:rPr>
          <w:t>Development</w:t>
        </w:r>
      </w:hyperlink>
    </w:p>
    <w:p w14:paraId="06FE964F" w14:textId="77777777" w:rsidR="00CD69BC" w:rsidRPr="00CD69BC" w:rsidRDefault="00CD69BC" w:rsidP="00CD69BC">
      <w:pPr>
        <w:numPr>
          <w:ilvl w:val="0"/>
          <w:numId w:val="36"/>
        </w:numPr>
        <w:rPr>
          <w:b/>
          <w:bCs/>
        </w:rPr>
      </w:pPr>
      <w:hyperlink r:id="rId476" w:history="1">
        <w:r w:rsidRPr="00CD69BC">
          <w:rPr>
            <w:rStyle w:val="Hyperlink"/>
            <w:b/>
            <w:bCs/>
          </w:rPr>
          <w:t>Incentives</w:t>
        </w:r>
      </w:hyperlink>
    </w:p>
    <w:p w14:paraId="6FD8FB96" w14:textId="77777777" w:rsidR="00CD69BC" w:rsidRPr="00CD69BC" w:rsidRDefault="00CD69BC" w:rsidP="00CD69BC">
      <w:pPr>
        <w:numPr>
          <w:ilvl w:val="0"/>
          <w:numId w:val="36"/>
        </w:numPr>
        <w:rPr>
          <w:b/>
          <w:bCs/>
        </w:rPr>
      </w:pPr>
      <w:hyperlink r:id="rId477" w:history="1">
        <w:r w:rsidRPr="00CD69BC">
          <w:rPr>
            <w:rStyle w:val="Hyperlink"/>
            <w:b/>
            <w:bCs/>
          </w:rPr>
          <w:t>Information</w:t>
        </w:r>
      </w:hyperlink>
    </w:p>
    <w:p w14:paraId="61DABE47" w14:textId="6CC960A9" w:rsidR="00CD69BC" w:rsidRDefault="00CD69BC" w:rsidP="00CD69BC"/>
    <w:sectPr w:rsidR="00CD69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erriweather">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89F"/>
    <w:multiLevelType w:val="multilevel"/>
    <w:tmpl w:val="BBA6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7EB4"/>
    <w:multiLevelType w:val="multilevel"/>
    <w:tmpl w:val="28D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E0A98"/>
    <w:multiLevelType w:val="multilevel"/>
    <w:tmpl w:val="24F6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541E3"/>
    <w:multiLevelType w:val="multilevel"/>
    <w:tmpl w:val="AAA2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2556C"/>
    <w:multiLevelType w:val="multilevel"/>
    <w:tmpl w:val="CE84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4374F"/>
    <w:multiLevelType w:val="multilevel"/>
    <w:tmpl w:val="3EE06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4466B"/>
    <w:multiLevelType w:val="multilevel"/>
    <w:tmpl w:val="7436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40D87"/>
    <w:multiLevelType w:val="multilevel"/>
    <w:tmpl w:val="3E7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A6890"/>
    <w:multiLevelType w:val="multilevel"/>
    <w:tmpl w:val="750E0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E40EE8"/>
    <w:multiLevelType w:val="multilevel"/>
    <w:tmpl w:val="12D0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B157C"/>
    <w:multiLevelType w:val="multilevel"/>
    <w:tmpl w:val="CE3C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20877"/>
    <w:multiLevelType w:val="multilevel"/>
    <w:tmpl w:val="E5C2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85232"/>
    <w:multiLevelType w:val="multilevel"/>
    <w:tmpl w:val="43F8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1109D"/>
    <w:multiLevelType w:val="multilevel"/>
    <w:tmpl w:val="158A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C31FE"/>
    <w:multiLevelType w:val="multilevel"/>
    <w:tmpl w:val="492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F5182"/>
    <w:multiLevelType w:val="multilevel"/>
    <w:tmpl w:val="7508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07E13"/>
    <w:multiLevelType w:val="multilevel"/>
    <w:tmpl w:val="D626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305F41"/>
    <w:multiLevelType w:val="multilevel"/>
    <w:tmpl w:val="1C62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A6A40"/>
    <w:multiLevelType w:val="multilevel"/>
    <w:tmpl w:val="D77C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F5965"/>
    <w:multiLevelType w:val="multilevel"/>
    <w:tmpl w:val="A4CE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2A14B6"/>
    <w:multiLevelType w:val="multilevel"/>
    <w:tmpl w:val="8A8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C4D32"/>
    <w:multiLevelType w:val="multilevel"/>
    <w:tmpl w:val="6DF0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A11C7"/>
    <w:multiLevelType w:val="multilevel"/>
    <w:tmpl w:val="7B4C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7F72C8"/>
    <w:multiLevelType w:val="multilevel"/>
    <w:tmpl w:val="8520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736EC"/>
    <w:multiLevelType w:val="multilevel"/>
    <w:tmpl w:val="8510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D63B86"/>
    <w:multiLevelType w:val="multilevel"/>
    <w:tmpl w:val="7F0C8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946FC6"/>
    <w:multiLevelType w:val="multilevel"/>
    <w:tmpl w:val="BB2C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EC6445"/>
    <w:multiLevelType w:val="multilevel"/>
    <w:tmpl w:val="F6F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169D1"/>
    <w:multiLevelType w:val="multilevel"/>
    <w:tmpl w:val="9876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107DF4"/>
    <w:multiLevelType w:val="multilevel"/>
    <w:tmpl w:val="A3A8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D263EB"/>
    <w:multiLevelType w:val="multilevel"/>
    <w:tmpl w:val="0A72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8E664A"/>
    <w:multiLevelType w:val="multilevel"/>
    <w:tmpl w:val="02E8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B5102"/>
    <w:multiLevelType w:val="multilevel"/>
    <w:tmpl w:val="0A4C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2F691C"/>
    <w:multiLevelType w:val="multilevel"/>
    <w:tmpl w:val="580C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B4786D"/>
    <w:multiLevelType w:val="multilevel"/>
    <w:tmpl w:val="96EC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DD39D8"/>
    <w:multiLevelType w:val="multilevel"/>
    <w:tmpl w:val="C39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184543">
    <w:abstractNumId w:val="18"/>
  </w:num>
  <w:num w:numId="2" w16cid:durableId="1511874209">
    <w:abstractNumId w:val="24"/>
  </w:num>
  <w:num w:numId="3" w16cid:durableId="1548250981">
    <w:abstractNumId w:val="4"/>
  </w:num>
  <w:num w:numId="4" w16cid:durableId="1728407552">
    <w:abstractNumId w:val="10"/>
  </w:num>
  <w:num w:numId="5" w16cid:durableId="1985692335">
    <w:abstractNumId w:val="2"/>
  </w:num>
  <w:num w:numId="6" w16cid:durableId="250550110">
    <w:abstractNumId w:val="14"/>
  </w:num>
  <w:num w:numId="7" w16cid:durableId="118184267">
    <w:abstractNumId w:val="26"/>
  </w:num>
  <w:num w:numId="8" w16cid:durableId="160319542">
    <w:abstractNumId w:val="30"/>
  </w:num>
  <w:num w:numId="9" w16cid:durableId="2143963301">
    <w:abstractNumId w:val="35"/>
  </w:num>
  <w:num w:numId="10" w16cid:durableId="1152407645">
    <w:abstractNumId w:val="8"/>
  </w:num>
  <w:num w:numId="11" w16cid:durableId="1682509838">
    <w:abstractNumId w:val="22"/>
  </w:num>
  <w:num w:numId="12" w16cid:durableId="467748205">
    <w:abstractNumId w:val="28"/>
  </w:num>
  <w:num w:numId="13" w16cid:durableId="1804616344">
    <w:abstractNumId w:val="9"/>
  </w:num>
  <w:num w:numId="14" w16cid:durableId="1040515576">
    <w:abstractNumId w:val="17"/>
  </w:num>
  <w:num w:numId="15" w16cid:durableId="1969042802">
    <w:abstractNumId w:val="12"/>
  </w:num>
  <w:num w:numId="16" w16cid:durableId="1066605916">
    <w:abstractNumId w:val="21"/>
  </w:num>
  <w:num w:numId="17" w16cid:durableId="2064477713">
    <w:abstractNumId w:val="0"/>
  </w:num>
  <w:num w:numId="18" w16cid:durableId="1721783640">
    <w:abstractNumId w:val="23"/>
  </w:num>
  <w:num w:numId="19" w16cid:durableId="575358125">
    <w:abstractNumId w:val="19"/>
  </w:num>
  <w:num w:numId="20" w16cid:durableId="33895596">
    <w:abstractNumId w:val="33"/>
  </w:num>
  <w:num w:numId="21" w16cid:durableId="1184828561">
    <w:abstractNumId w:val="29"/>
  </w:num>
  <w:num w:numId="22" w16cid:durableId="379868041">
    <w:abstractNumId w:val="16"/>
  </w:num>
  <w:num w:numId="23" w16cid:durableId="88889792">
    <w:abstractNumId w:val="27"/>
  </w:num>
  <w:num w:numId="24" w16cid:durableId="1748729174">
    <w:abstractNumId w:val="31"/>
  </w:num>
  <w:num w:numId="25" w16cid:durableId="1199974806">
    <w:abstractNumId w:val="7"/>
  </w:num>
  <w:num w:numId="26" w16cid:durableId="703287835">
    <w:abstractNumId w:val="11"/>
  </w:num>
  <w:num w:numId="27" w16cid:durableId="580677413">
    <w:abstractNumId w:val="6"/>
  </w:num>
  <w:num w:numId="28" w16cid:durableId="649213174">
    <w:abstractNumId w:val="13"/>
  </w:num>
  <w:num w:numId="29" w16cid:durableId="1544439310">
    <w:abstractNumId w:val="32"/>
  </w:num>
  <w:num w:numId="30" w16cid:durableId="602416470">
    <w:abstractNumId w:val="15"/>
  </w:num>
  <w:num w:numId="31" w16cid:durableId="405152590">
    <w:abstractNumId w:val="34"/>
  </w:num>
  <w:num w:numId="32" w16cid:durableId="98918806">
    <w:abstractNumId w:val="5"/>
  </w:num>
  <w:num w:numId="33" w16cid:durableId="741415245">
    <w:abstractNumId w:val="3"/>
  </w:num>
  <w:num w:numId="34" w16cid:durableId="1952542012">
    <w:abstractNumId w:val="25"/>
  </w:num>
  <w:num w:numId="35" w16cid:durableId="1017073365">
    <w:abstractNumId w:val="20"/>
  </w:num>
  <w:num w:numId="36" w16cid:durableId="954753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BC"/>
    <w:rsid w:val="00093EDA"/>
    <w:rsid w:val="00203FFF"/>
    <w:rsid w:val="005D6895"/>
    <w:rsid w:val="00CD69BC"/>
    <w:rsid w:val="00DF0EFA"/>
    <w:rsid w:val="00E266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2E482"/>
  <w15:chartTrackingRefBased/>
  <w15:docId w15:val="{024CF3B8-AAC0-4007-9D01-FD7F16E31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6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6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6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6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9BC"/>
    <w:rPr>
      <w:rFonts w:eastAsiaTheme="majorEastAsia" w:cstheme="majorBidi"/>
      <w:color w:val="272727" w:themeColor="text1" w:themeTint="D8"/>
    </w:rPr>
  </w:style>
  <w:style w:type="paragraph" w:styleId="Title">
    <w:name w:val="Title"/>
    <w:basedOn w:val="Normal"/>
    <w:next w:val="Normal"/>
    <w:link w:val="TitleChar"/>
    <w:uiPriority w:val="10"/>
    <w:qFormat/>
    <w:rsid w:val="00CD6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9BC"/>
    <w:pPr>
      <w:spacing w:before="160"/>
      <w:jc w:val="center"/>
    </w:pPr>
    <w:rPr>
      <w:i/>
      <w:iCs/>
      <w:color w:val="404040" w:themeColor="text1" w:themeTint="BF"/>
    </w:rPr>
  </w:style>
  <w:style w:type="character" w:customStyle="1" w:styleId="QuoteChar">
    <w:name w:val="Quote Char"/>
    <w:basedOn w:val="DefaultParagraphFont"/>
    <w:link w:val="Quote"/>
    <w:uiPriority w:val="29"/>
    <w:rsid w:val="00CD69BC"/>
    <w:rPr>
      <w:i/>
      <w:iCs/>
      <w:color w:val="404040" w:themeColor="text1" w:themeTint="BF"/>
    </w:rPr>
  </w:style>
  <w:style w:type="paragraph" w:styleId="ListParagraph">
    <w:name w:val="List Paragraph"/>
    <w:basedOn w:val="Normal"/>
    <w:uiPriority w:val="34"/>
    <w:qFormat/>
    <w:rsid w:val="00CD69BC"/>
    <w:pPr>
      <w:ind w:left="720"/>
      <w:contextualSpacing/>
    </w:pPr>
  </w:style>
  <w:style w:type="character" w:styleId="IntenseEmphasis">
    <w:name w:val="Intense Emphasis"/>
    <w:basedOn w:val="DefaultParagraphFont"/>
    <w:uiPriority w:val="21"/>
    <w:qFormat/>
    <w:rsid w:val="00CD69BC"/>
    <w:rPr>
      <w:i/>
      <w:iCs/>
      <w:color w:val="0F4761" w:themeColor="accent1" w:themeShade="BF"/>
    </w:rPr>
  </w:style>
  <w:style w:type="paragraph" w:styleId="IntenseQuote">
    <w:name w:val="Intense Quote"/>
    <w:basedOn w:val="Normal"/>
    <w:next w:val="Normal"/>
    <w:link w:val="IntenseQuoteChar"/>
    <w:uiPriority w:val="30"/>
    <w:qFormat/>
    <w:rsid w:val="00CD6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9BC"/>
    <w:rPr>
      <w:i/>
      <w:iCs/>
      <w:color w:val="0F4761" w:themeColor="accent1" w:themeShade="BF"/>
    </w:rPr>
  </w:style>
  <w:style w:type="character" w:styleId="IntenseReference">
    <w:name w:val="Intense Reference"/>
    <w:basedOn w:val="DefaultParagraphFont"/>
    <w:uiPriority w:val="32"/>
    <w:qFormat/>
    <w:rsid w:val="00CD69BC"/>
    <w:rPr>
      <w:b/>
      <w:bCs/>
      <w:smallCaps/>
      <w:color w:val="0F4761" w:themeColor="accent1" w:themeShade="BF"/>
      <w:spacing w:val="5"/>
    </w:rPr>
  </w:style>
  <w:style w:type="paragraph" w:customStyle="1" w:styleId="msonormal0">
    <w:name w:val="msonormal"/>
    <w:basedOn w:val="Normal"/>
    <w:rsid w:val="00CD69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ccordion-tabbedtab-mobile">
    <w:name w:val="accordion-tabbed__tab-mobile"/>
    <w:basedOn w:val="DefaultParagraphFont"/>
    <w:rsid w:val="00CD69BC"/>
  </w:style>
  <w:style w:type="character" w:styleId="Hyperlink">
    <w:name w:val="Hyperlink"/>
    <w:basedOn w:val="DefaultParagraphFont"/>
    <w:uiPriority w:val="99"/>
    <w:unhideWhenUsed/>
    <w:rsid w:val="00CD69BC"/>
    <w:rPr>
      <w:color w:val="0000FF"/>
      <w:u w:val="single"/>
    </w:rPr>
  </w:style>
  <w:style w:type="character" w:styleId="FollowedHyperlink">
    <w:name w:val="FollowedHyperlink"/>
    <w:basedOn w:val="DefaultParagraphFont"/>
    <w:uiPriority w:val="99"/>
    <w:semiHidden/>
    <w:unhideWhenUsed/>
    <w:rsid w:val="00CD69BC"/>
    <w:rPr>
      <w:color w:val="800080"/>
      <w:u w:val="single"/>
    </w:rPr>
  </w:style>
  <w:style w:type="character" w:customStyle="1" w:styleId="comma-separator">
    <w:name w:val="comma-separator"/>
    <w:basedOn w:val="DefaultParagraphFont"/>
    <w:rsid w:val="00CD69BC"/>
  </w:style>
  <w:style w:type="character" w:customStyle="1" w:styleId="epub-state">
    <w:name w:val="epub-state"/>
    <w:basedOn w:val="DefaultParagraphFont"/>
    <w:rsid w:val="00CD69BC"/>
  </w:style>
  <w:style w:type="character" w:customStyle="1" w:styleId="epub-date">
    <w:name w:val="epub-date"/>
    <w:basedOn w:val="DefaultParagraphFont"/>
    <w:rsid w:val="00CD69BC"/>
  </w:style>
  <w:style w:type="character" w:customStyle="1" w:styleId="sr-only">
    <w:name w:val="sr-only"/>
    <w:basedOn w:val="DefaultParagraphFont"/>
    <w:rsid w:val="00CD69BC"/>
  </w:style>
  <w:style w:type="paragraph" w:styleId="NormalWeb">
    <w:name w:val="Normal (Web)"/>
    <w:basedOn w:val="Normal"/>
    <w:uiPriority w:val="99"/>
    <w:semiHidden/>
    <w:unhideWhenUsed/>
    <w:rsid w:val="00CD69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navitem">
    <w:name w:val="tab__nav__item"/>
    <w:basedOn w:val="Normal"/>
    <w:rsid w:val="00CD69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cle-tool">
    <w:name w:val="article-tool"/>
    <w:basedOn w:val="Normal"/>
    <w:rsid w:val="00CD69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able-captionlabel">
    <w:name w:val="table-caption__label"/>
    <w:basedOn w:val="DefaultParagraphFont"/>
    <w:rsid w:val="00CD69BC"/>
  </w:style>
  <w:style w:type="character" w:customStyle="1" w:styleId="inline-equationconstruct">
    <w:name w:val="inline-equation__construct"/>
    <w:basedOn w:val="DefaultParagraphFont"/>
    <w:rsid w:val="00CD69BC"/>
  </w:style>
  <w:style w:type="character" w:customStyle="1" w:styleId="inline-equationlabel">
    <w:name w:val="inline-equation__label"/>
    <w:basedOn w:val="DefaultParagraphFont"/>
    <w:rsid w:val="00CD69BC"/>
  </w:style>
  <w:style w:type="character" w:styleId="Strong">
    <w:name w:val="Strong"/>
    <w:basedOn w:val="DefaultParagraphFont"/>
    <w:uiPriority w:val="22"/>
    <w:qFormat/>
    <w:rsid w:val="00CD69BC"/>
    <w:rPr>
      <w:b/>
      <w:bCs/>
    </w:rPr>
  </w:style>
  <w:style w:type="character" w:styleId="UnresolvedMention">
    <w:name w:val="Unresolved Mention"/>
    <w:basedOn w:val="DefaultParagraphFont"/>
    <w:uiPriority w:val="99"/>
    <w:semiHidden/>
    <w:unhideWhenUsed/>
    <w:rsid w:val="00CD69BC"/>
    <w:rPr>
      <w:color w:val="605E5C"/>
      <w:shd w:val="clear" w:color="auto" w:fill="E1DFDD"/>
    </w:rPr>
  </w:style>
  <w:style w:type="character" w:customStyle="1" w:styleId="author">
    <w:name w:val="author"/>
    <w:basedOn w:val="DefaultParagraphFont"/>
    <w:rsid w:val="00CD69BC"/>
  </w:style>
  <w:style w:type="character" w:customStyle="1" w:styleId="pubyear">
    <w:name w:val="pubyear"/>
    <w:basedOn w:val="DefaultParagraphFont"/>
    <w:rsid w:val="00CD69BC"/>
  </w:style>
  <w:style w:type="character" w:customStyle="1" w:styleId="articletitle">
    <w:name w:val="articletitle"/>
    <w:basedOn w:val="DefaultParagraphFont"/>
    <w:rsid w:val="00CD69BC"/>
  </w:style>
  <w:style w:type="character" w:customStyle="1" w:styleId="vol">
    <w:name w:val="vol"/>
    <w:basedOn w:val="DefaultParagraphFont"/>
    <w:rsid w:val="00CD69BC"/>
  </w:style>
  <w:style w:type="character" w:customStyle="1" w:styleId="pagefirst">
    <w:name w:val="pagefirst"/>
    <w:basedOn w:val="DefaultParagraphFont"/>
    <w:rsid w:val="00CD69BC"/>
  </w:style>
  <w:style w:type="character" w:customStyle="1" w:styleId="pagelast">
    <w:name w:val="pagelast"/>
    <w:basedOn w:val="DefaultParagraphFont"/>
    <w:rsid w:val="00CD69BC"/>
  </w:style>
  <w:style w:type="character" w:customStyle="1" w:styleId="groupname">
    <w:name w:val="groupname"/>
    <w:basedOn w:val="DefaultParagraphFont"/>
    <w:rsid w:val="00CD69BC"/>
  </w:style>
  <w:style w:type="character" w:customStyle="1" w:styleId="booktitle">
    <w:name w:val="booktitle"/>
    <w:basedOn w:val="DefaultParagraphFont"/>
    <w:rsid w:val="00CD69BC"/>
  </w:style>
  <w:style w:type="character" w:customStyle="1" w:styleId="first-link">
    <w:name w:val="first-link"/>
    <w:basedOn w:val="DefaultParagraphFont"/>
    <w:rsid w:val="00CD69BC"/>
  </w:style>
  <w:style w:type="character" w:customStyle="1" w:styleId="citedissue">
    <w:name w:val="citedissue"/>
    <w:basedOn w:val="DefaultParagraphFont"/>
    <w:rsid w:val="00CD69BC"/>
  </w:style>
  <w:style w:type="character" w:customStyle="1" w:styleId="chaptertitle">
    <w:name w:val="chaptertitle"/>
    <w:basedOn w:val="DefaultParagraphFont"/>
    <w:rsid w:val="00CD69BC"/>
  </w:style>
  <w:style w:type="character" w:customStyle="1" w:styleId="editor">
    <w:name w:val="editor"/>
    <w:basedOn w:val="DefaultParagraphFont"/>
    <w:rsid w:val="00CD69BC"/>
  </w:style>
  <w:style w:type="character" w:customStyle="1" w:styleId="othertitle">
    <w:name w:val="othertitle"/>
    <w:basedOn w:val="DefaultParagraphFont"/>
    <w:rsid w:val="00CD69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doi/full/10.1111/dpr.12573" TargetMode="External"/><Relationship Id="rId299" Type="http://schemas.openxmlformats.org/officeDocument/2006/relationships/hyperlink" Target="https://onlinelibrary.wiley.com/servlet/linkout?suffix=ref&amp;dbid=16&amp;doi=10.1111%2Fdpr.12573&amp;key=10.2139%2Fssrn.4764436&amp;getFTLinkType=true&amp;doiForPubOfPage=10.1111%2Fdpr.12573&amp;refDoi=10.2139%2Fssrn.4764436&amp;linkType=Crossref&amp;linkSource=FULL_TEXT&amp;linkLocation=CitedBy" TargetMode="External"/><Relationship Id="rId21" Type="http://schemas.openxmlformats.org/officeDocument/2006/relationships/hyperlink" Target="https://onlinelibrary.wiley.com/doi/full/10.1111/dpr.12573" TargetMode="External"/><Relationship Id="rId63" Type="http://schemas.openxmlformats.org/officeDocument/2006/relationships/hyperlink" Target="https://onlinelibrary.wiley.com/doi/full/10.1111/dpr.12573" TargetMode="External"/><Relationship Id="rId159" Type="http://schemas.openxmlformats.org/officeDocument/2006/relationships/hyperlink" Target="https://onlinelibrary.wiley.com/action/getFTRLinkout?url=https%3A%2F%2Fdoi.org%2F10.1016%2Fj.worlddev.2014.05.027&amp;doi=10.1111%2Fdpr.12573&amp;doiOfLink=10.1016%2Fj.worlddev.2014.05.027&amp;linkType=VIEW_NO_ACCESS&amp;linkLocation=Reference&amp;linkSource=FULL_TEXT" TargetMode="External"/><Relationship Id="rId324" Type="http://schemas.openxmlformats.org/officeDocument/2006/relationships/hyperlink" Target="https://onlinelibrary.wiley.com/action/getFTRLinkout?url=http%3A%2F%2Fscholar.google.com%2Fscholar%3Fhl%3Den%26q%3D%250A%2BWorld%2BBank%252C%2B1981%252C%2BAccelerated%2BDevelopment%2Bin%2Bsub-Saharan%2BAfrica%252C%2BWashington%2BDC&amp;doi=10.1111%2Fj.1759-5436.1986.mp17002004.x&amp;linkType=gs&amp;linkLocation=Reference&amp;linkSource=FULL_TEXT" TargetMode="External"/><Relationship Id="rId366" Type="http://schemas.openxmlformats.org/officeDocument/2006/relationships/hyperlink" Target="https://www.webofscience.com/api/gateway?GWVersion=2&amp;SrcApp=silverchair&amp;SrcAuth=WosAPI&amp;KeyUT=WOS:000281646200003&amp;DestLinkType=CitingArticles&amp;DestApp=WOS_CPL" TargetMode="External"/><Relationship Id="rId170" Type="http://schemas.openxmlformats.org/officeDocument/2006/relationships/hyperlink" Target="https://doi.org/10.1016/j.jdeveco.2013.06.003" TargetMode="External"/><Relationship Id="rId226" Type="http://schemas.openxmlformats.org/officeDocument/2006/relationships/hyperlink" Target="https://onlinelibrary.wiley.com/action/getFTRLinkout?url=http%3A%2F%2Fscholar.google.com%2Fscholar_lookup%3Fhl%3Den%26volume%3D29%26publication_year%3D2011%26pages%3D221-237%26journal%3DResearch%2Bin%2BSocial%2BStratification%2Band%2BMobility%26issue%3D2%26author%3DK.%2BB.%2BKarlson%26author%3DA.%2BHolm%26title%3DDecomposing%2Bprimary%2Band%2Bsecondary%2Beffects%253A%2BA%2Bnew%2Bdecomposition%2Bmethod&amp;doi=10.1111%2Fdpr.12573&amp;doiOfLink=10.1016%2Fj.rssm.2010.12.005&amp;linkType=gs&amp;linkLocation=Reference&amp;linkSource=FULL_TEXT" TargetMode="External"/><Relationship Id="rId433" Type="http://schemas.openxmlformats.org/officeDocument/2006/relationships/hyperlink" Target="http://scholar.google.com/scholar_lookup?&amp;title=Was%20development%20assistance%20a%20mistake%3F&amp;journal=American%20Economic%20Review&amp;doi=10.1257%2Faer.97.2.328&amp;volume=97&amp;issue=2&amp;pages=328-332&amp;publication_year=2007&amp;author=Easterly%2CW" TargetMode="External"/><Relationship Id="rId268" Type="http://schemas.openxmlformats.org/officeDocument/2006/relationships/hyperlink" Target="https://onlinelibrary.wiley.com/servlet/linkout?suffix=null&amp;dbid=8&amp;doi=10.1111%2Fdpr.12573&amp;key=26653405&amp;getFTLinkType=true&amp;doiForPubOfPage=10.1111%2Fdpr.12573&amp;refDoi=10.1146%2Fannurev-publhealth-032315-021402&amp;linkType=PMID&amp;linkSource=FULL_TEXT&amp;linkLocation=Reference" TargetMode="External"/><Relationship Id="rId475" Type="http://schemas.openxmlformats.org/officeDocument/2006/relationships/hyperlink" Target="https://link.springer.com/search?query=Development&amp;facet-discipline=%22Economics%22" TargetMode="External"/><Relationship Id="rId32" Type="http://schemas.openxmlformats.org/officeDocument/2006/relationships/hyperlink" Target="https://onlinelibrary.wiley.com/doi/full/10.1111/dpr.12573" TargetMode="External"/><Relationship Id="rId74" Type="http://schemas.openxmlformats.org/officeDocument/2006/relationships/hyperlink" Target="https://onlinelibrary.wiley.com/doi/full/10.1111/dpr.12573" TargetMode="External"/><Relationship Id="rId128" Type="http://schemas.openxmlformats.org/officeDocument/2006/relationships/hyperlink" Target="https://onlinelibrary.wiley.com/doi/full/10.1111/dpr.12573" TargetMode="External"/><Relationship Id="rId335" Type="http://schemas.openxmlformats.org/officeDocument/2006/relationships/oleObject" Target="embeddings/oleObject1.bin"/><Relationship Id="rId377" Type="http://schemas.openxmlformats.org/officeDocument/2006/relationships/hyperlink" Target="https://link.springer.com/article/10.1007/s11138-009-0091-7" TargetMode="External"/><Relationship Id="rId5" Type="http://schemas.openxmlformats.org/officeDocument/2006/relationships/hyperlink" Target="https://onlinelibrary.wiley.com/authored-by/Wood/Terence" TargetMode="External"/><Relationship Id="rId181" Type="http://schemas.openxmlformats.org/officeDocument/2006/relationships/hyperlink" Target="https://onlinelibrary.wiley.com/servlet/linkout?suffix=null&amp;dbid=128&amp;doi=10.1111%2Fdpr.12573&amp;key=000277998500005&amp;getFTLinkType=true&amp;doiForPubOfPage=10.1111%2Fdpr.12573&amp;refDoi=10.1080%2F00220381003623889&amp;linkType=ISI&amp;linkSource=FULL_TEXT&amp;linkLocation=Reference" TargetMode="External"/><Relationship Id="rId237" Type="http://schemas.openxmlformats.org/officeDocument/2006/relationships/hyperlink" Target="https://www.cgdev.org/publication/revisiting-aid-effectiveness-new-framework-and-set-measures-assessing-aid" TargetMode="External"/><Relationship Id="rId402" Type="http://schemas.openxmlformats.org/officeDocument/2006/relationships/hyperlink" Target="https://link.springer.com/article/10.1007/s11138-009-0091-7" TargetMode="External"/><Relationship Id="rId279" Type="http://schemas.openxmlformats.org/officeDocument/2006/relationships/hyperlink" Target="https://onlinelibrary.wiley.com/servlet/linkout?suffix=null&amp;dbid=128&amp;doi=10.1111%2Fdpr.12573&amp;key=000531673800001&amp;getFTLinkType=true&amp;doiForPubOfPage=10.1111%2Fdpr.12573&amp;refDoi=10.1002%2Fapp5.300&amp;linkType=ISI&amp;linkSource=FULL_TEXT&amp;linkLocation=Reference" TargetMode="External"/><Relationship Id="rId444" Type="http://schemas.openxmlformats.org/officeDocument/2006/relationships/hyperlink" Target="https://doi.org/10.2307%2F1061596" TargetMode="External"/><Relationship Id="rId43" Type="http://schemas.openxmlformats.org/officeDocument/2006/relationships/hyperlink" Target="https://onlinelibrary.wiley.com/doi/full/10.1111/dpr.12573" TargetMode="External"/><Relationship Id="rId139" Type="http://schemas.openxmlformats.org/officeDocument/2006/relationships/hyperlink" Target="https://doi.org/10.1016/j.worlddev.2013.12.016" TargetMode="External"/><Relationship Id="rId290" Type="http://schemas.openxmlformats.org/officeDocument/2006/relationships/hyperlink" Target="https://onlinelibrary.wiley.com/action/getFTRLinkout?url=https%3A%2F%2Fdoi.org%2F10.1080%2F10361146.2026.2613447&amp;doi=10.1111%2Fdpr.12573&amp;doiOfLink=10.1080%2F10361146.2026.2613447&amp;linkType=VIEW_NO_ACCESS&amp;linkLocation=CitedBy&amp;linkSource=FULL_TEXT" TargetMode="External"/><Relationship Id="rId304" Type="http://schemas.openxmlformats.org/officeDocument/2006/relationships/hyperlink" Target="https://onlinelibrary.wiley.com/doi/pdf/10.1111/j.1759-5436.1986.mp17002004.x" TargetMode="External"/><Relationship Id="rId346" Type="http://schemas.openxmlformats.org/officeDocument/2006/relationships/hyperlink" Target="https://www.isanet.org/Login?returnurl=https%3A%2F%2Facademic.oup.com%2Fisr%2Farticle-abstract%2F12%2F2%2F218%2F1848509" TargetMode="External"/><Relationship Id="rId388" Type="http://schemas.openxmlformats.org/officeDocument/2006/relationships/hyperlink" Target="https://link.springer.com/10.1007/978-981-19-0515-5_8?fromPaywallRec=true" TargetMode="External"/><Relationship Id="rId85" Type="http://schemas.openxmlformats.org/officeDocument/2006/relationships/hyperlink" Target="https://onlinelibrary.wiley.com/doi/full/10.1111/dpr.12573" TargetMode="External"/><Relationship Id="rId150" Type="http://schemas.openxmlformats.org/officeDocument/2006/relationships/hyperlink" Target="https://onlinelibrary.wiley.com/servlet/linkout?suffix=null&amp;dbid=128&amp;doi=10.1111%2Fdpr.12573&amp;key=WOS%3A000350420100001&amp;getFTLinkType=true&amp;doiForPubOfPage=10.1111%2Fdpr.12573&amp;refDoi=10.1257%2Fapp.20140287&amp;linkType=ISI&amp;linkSource=FULL_TEXT&amp;linkLocation=Reference" TargetMode="External"/><Relationship Id="rId192" Type="http://schemas.openxmlformats.org/officeDocument/2006/relationships/hyperlink" Target="https://onlinelibrary.wiley.com/servlet/linkout?suffix=ref&amp;dbid=16&amp;doi=10.1111%2Fdpr.12573&amp;key=10.1007%2Fs10887%3F016%3F9137%3F4&amp;getFTLinkType=true&amp;doiForPubOfPage=10.1111%2Fdpr.12573&amp;refDoi=10.1007%2Fs10887%3F016%3F9137%3F4&amp;linkType=Crossref&amp;linkSource=FULL_TEXT&amp;linkLocation=Reference" TargetMode="External"/><Relationship Id="rId206" Type="http://schemas.openxmlformats.org/officeDocument/2006/relationships/hyperlink" Target="https://www.cis.org.au/app/uploads/2015/07/ia33.pdf" TargetMode="External"/><Relationship Id="rId413" Type="http://schemas.openxmlformats.org/officeDocument/2006/relationships/hyperlink" Target="http://scholar.google.com/scholar_lookup?&amp;title=Politics%20and%20the%20effectiveness%20of%20foreign%20aid&amp;journal=European%20Economic%20Review&amp;doi=10.1016%2F0014-2921%2895%2900127-1&amp;volume=40&amp;pages=289-329&amp;publication_year=1996&amp;author=Boone%2CP" TargetMode="External"/><Relationship Id="rId248" Type="http://schemas.openxmlformats.org/officeDocument/2006/relationships/hyperlink" Target="https://doi.org/10.1016/j.worlddev.2019.04.013" TargetMode="External"/><Relationship Id="rId455" Type="http://schemas.openxmlformats.org/officeDocument/2006/relationships/hyperlink" Target="http://scholar.google.com/scholar_lookup?&amp;title=The%20end%20of%20poverty&amp;publication_year=2005&amp;author=Sachs%2CJD" TargetMode="External"/><Relationship Id="rId12" Type="http://schemas.openxmlformats.org/officeDocument/2006/relationships/hyperlink" Target="https://onlinelibrary.wiley.com/doi/full/10.1111/dpr.12573" TargetMode="External"/><Relationship Id="rId108" Type="http://schemas.openxmlformats.org/officeDocument/2006/relationships/hyperlink" Target="https://onlinelibrary.wiley.com/doi/full/10.1111/dpr.12573" TargetMode="External"/><Relationship Id="rId315" Type="http://schemas.openxmlformats.org/officeDocument/2006/relationships/hyperlink" Target="https://onlinelibrary.wiley.com/action/getFTRLinkout?url=http%3A%2F%2Fscholar.google.com%2Fscholar_lookup%3Fhl%3Den%26volume%3Dvol%2B9%26publication_year%3D1983%26pages%3D593-608%26journal%3DDevelopment%2Band%2BChange%26author%3DP.%2BMosley%26title%3D%25E2%2580%2598The%2Bpolitics%2Bof%2Bevaluation%253A%2Ba%2Bcomparative%2Bstudy%2Bof%2BWorld%2BBank%2Band%2BODA%2Bevaluation%2Bprocedures%25E2%2580%2599&amp;doi=10.1111%2Fj.1759-5436.1986.mp17002004.x&amp;doiOfLink=10.1111%2Fj.1467-7660.1983.tb00168.x&amp;linkType=gs&amp;linkLocation=Reference&amp;linkSource=FULL_TEXT" TargetMode="External"/><Relationship Id="rId357" Type="http://schemas.openxmlformats.org/officeDocument/2006/relationships/hyperlink" Target="https://academic.oup.com/my-account/register?siteId=5395&amp;returnUrl=https://academic.oup.com%2fisr%2farticle-abstract%2f12%2f2%2f218%2f1848509" TargetMode="External"/><Relationship Id="rId54" Type="http://schemas.openxmlformats.org/officeDocument/2006/relationships/hyperlink" Target="https://onlinelibrary.wiley.com/doi/full/10.1111/dpr.12573" TargetMode="External"/><Relationship Id="rId96" Type="http://schemas.openxmlformats.org/officeDocument/2006/relationships/hyperlink" Target="https://onlinelibrary.wiley.com/doi/full/10.1111/dpr.12573" TargetMode="External"/><Relationship Id="rId161" Type="http://schemas.openxmlformats.org/officeDocument/2006/relationships/hyperlink" Target="https://onlinelibrary.wiley.com/action/getFTRLinkout?url=http%3A%2F%2Fscholar.google.com%2Fscholar_lookup%3Fhl%3Den%26volume%3D64%26publication_year%3D2014%26pages%3D194-205%26journal%3DWorld%2BDevelopment%26author%3DR.%2BC.%2BBriggs%26title%3DAiding%2Band%2Babetting%253A%2BProject%2Baid%2Band%2Bethnic%2Bpolitics%2Bin%2BKenya&amp;doi=10.1111%2Fdpr.12573&amp;doiOfLink=10.1016%2Fj.worlddev.2014.05.027&amp;linkType=gs&amp;linkLocation=Reference&amp;linkSource=FULL_TEXT" TargetMode="External"/><Relationship Id="rId217" Type="http://schemas.openxmlformats.org/officeDocument/2006/relationships/hyperlink" Target="https://onlinelibrary.wiley.com/servlet/linkout?suffix=null&amp;dbid=128&amp;doi=10.1111%2Fdpr.12573&amp;key=A1997XK23400002&amp;getFTLinkType=true&amp;doiForPubOfPage=10.1111%2Fdpr.12573&amp;refDoi=10.1093%2Fwber%2F11.2.219&amp;linkType=ISI&amp;linkSource=FULL_TEXT&amp;linkLocation=Reference" TargetMode="External"/><Relationship Id="rId399" Type="http://schemas.openxmlformats.org/officeDocument/2006/relationships/hyperlink" Target="https://link.springer.com/article/10.1007/s11138-009-0091-7" TargetMode="External"/><Relationship Id="rId259" Type="http://schemas.openxmlformats.org/officeDocument/2006/relationships/hyperlink" Target="https://onlinelibrary.wiley.com/action/getFTRLinkout?url=http%3A%2F%2Fscholar.google.com%2Fscholar_lookup%3Fhl%3Den%26publication_year%3D2006%26author%3DB.%2BReilly%26title%3DDemocracy%2Band%2Bdiversity%253A%2BPolitical%2Bengineering%2Bin%2Bthe%2BAsia%25E2%2580%2590Pacific&amp;doi=10.1111%2Fdpr.12573&amp;doiOfLink=10.1093%2Facprof%3Aoso%2F9780199286874.001.0001&amp;linkType=gs&amp;linkLocation=Reference&amp;linkSource=FULL_TEXT" TargetMode="External"/><Relationship Id="rId424" Type="http://schemas.openxmlformats.org/officeDocument/2006/relationships/hyperlink" Target="http://scholar.google.com/scholar_lookup?&amp;title=Does%20foreign%20aid%20help%3F&amp;journal=Cato%20Journal&amp;volume=26&amp;issue=1&amp;pages=1-28&amp;publication_year=2006&amp;author=Djankov%2CS&amp;author=Montalvo%2CJG&amp;author=Reynal-Querol%2CM" TargetMode="External"/><Relationship Id="rId466" Type="http://schemas.openxmlformats.org/officeDocument/2006/relationships/hyperlink" Target="http://scholar.google.com/scholar_lookup?&amp;title=What%20do%20nongovernmental%20organizations%20do%3F&amp;journal=Journal%20of%20Economic%20Perspectives&amp;doi=10.1257%2Fjep.22.2.73&amp;volume=22&amp;issue=2&amp;pages=73-92&amp;publication_year=2008&amp;author=Werker%2CE&amp;author=Ahmed%2CFZ" TargetMode="External"/><Relationship Id="rId23" Type="http://schemas.openxmlformats.org/officeDocument/2006/relationships/hyperlink" Target="https://onlinelibrary.wiley.com/doi/full/10.1111/dpr.12573" TargetMode="External"/><Relationship Id="rId119" Type="http://schemas.openxmlformats.org/officeDocument/2006/relationships/hyperlink" Target="https://onlinelibrary.wiley.com/doi/full/10.1111/dpr.12573" TargetMode="External"/><Relationship Id="rId270" Type="http://schemas.openxmlformats.org/officeDocument/2006/relationships/hyperlink" Target="https://onlinelibrary.wiley.com/action/getFTRLinkout?url=http%3A%2F%2Fscholar.google.com%2Fscholar_lookup%3Fhl%3Den%26volume%3D37%26publication_year%3D2016%26pages%3D17-32%26journal%3DAnnual%2BReview%2Bof%2BPublic%2BHealth%26issue%3D1%26author%3DT.%2BJ.%2BVanderWeele%26title%3DMediation%2Banalysis%253A%2BA%2Bpractitioner%25E2%2580%2599s%2Bguide&amp;doi=10.1111%2Fdpr.12573&amp;doiOfLink=10.1146%2Fannurev-publhealth-032315-021402&amp;linkType=gs&amp;linkLocation=Reference&amp;linkSource=FULL_TEXT" TargetMode="External"/><Relationship Id="rId326" Type="http://schemas.openxmlformats.org/officeDocument/2006/relationships/hyperlink" Target="https://onlinelibrary.wiley.com/action/getFTRLinkout?url=http%3A%2F%2Fscholar.google.com%2Fscholar%3Fhl%3Den%26q%3D%250A%2BWorld%2BBank%252C%2B1985%252C%2BSustainability%2Bof%2BProjects%253A%2BFirst%2BReview%2Bof%2BExperience%252C%2BOperations%2BEvaluation%2BDepartment%2B%2528Report%2Bno%2B5718%2529%252C%2BWashington%2BDC&amp;doi=10.1111%2Fj.1759-5436.1986.mp17002004.x&amp;linkType=gs&amp;linkLocation=Reference&amp;linkSource=FULL_TEXT" TargetMode="External"/><Relationship Id="rId65" Type="http://schemas.openxmlformats.org/officeDocument/2006/relationships/hyperlink" Target="https://onlinelibrary.wiley.com/doi/full/10.1111/dpr.12573" TargetMode="External"/><Relationship Id="rId130" Type="http://schemas.openxmlformats.org/officeDocument/2006/relationships/hyperlink" Target="https://onlinelibrary.wiley.com/doi/full/10.1111/dpr.12573" TargetMode="External"/><Relationship Id="rId368" Type="http://schemas.openxmlformats.org/officeDocument/2006/relationships/hyperlink" Target="javascript:;" TargetMode="External"/><Relationship Id="rId172" Type="http://schemas.openxmlformats.org/officeDocument/2006/relationships/hyperlink" Target="https://onlinelibrary.wiley.com/servlet/linkout?suffix=null&amp;dbid=128&amp;doi=10.1111%2Fdpr.12573&amp;key=000327106300022&amp;getFTLinkType=true&amp;doiForPubOfPage=10.1111%2Fdpr.12573&amp;refDoi=10.1016%2Fj.jdeveco.2013.06.003&amp;linkType=ISI&amp;linkSource=FULL_TEXT&amp;linkLocation=Reference" TargetMode="External"/><Relationship Id="rId228" Type="http://schemas.openxmlformats.org/officeDocument/2006/relationships/hyperlink" Target="https://onlinelibrary.wiley.com/action/getFTRLinkout?url=https%3A%2F%2Fdoi.org%2F10.1016%2FS0304-3878%2800%2900082-1&amp;doi=10.1111%2Fdpr.12573&amp;doiOfLink=10.1016%2FS0304-3878%2800%2900082-1&amp;linkType=VIEW_NO_ACCESS&amp;linkLocation=Reference&amp;linkSource=FULL_TEXT" TargetMode="External"/><Relationship Id="rId435" Type="http://schemas.openxmlformats.org/officeDocument/2006/relationships/hyperlink" Target="http://scholar.google.com/scholar_lookup?&amp;title=New%20data%2C%20new%20doubts%3A%20A%20comment%20on%20burnside%20and%20dollar%E2%80%99s%20%E2%80%98aid%2C%20policies%2C%20and%20growth&amp;journal=American%20Economic%20Review&amp;doi=10.1257%2F0002828041464560&amp;volume=94&amp;pages=774-780&amp;publication_year=2004&amp;author=Easterly%2CW&amp;author=Levine%2CR&amp;author=Roodman%2CD" TargetMode="External"/><Relationship Id="rId477" Type="http://schemas.openxmlformats.org/officeDocument/2006/relationships/hyperlink" Target="https://link.springer.com/search?query=Information&amp;facet-discipline=%22Economics%22" TargetMode="External"/><Relationship Id="rId281" Type="http://schemas.openxmlformats.org/officeDocument/2006/relationships/hyperlink" Target="https://finances.worldbank.org/Other/IEG-World-Bank-Project-Performance-Ratings/rq9d-pctf" TargetMode="External"/><Relationship Id="rId337" Type="http://schemas.openxmlformats.org/officeDocument/2006/relationships/hyperlink" Target="https://academic.oup.com/isr/article-abstract/12/2/218/1848509#no-access-message" TargetMode="External"/><Relationship Id="rId34" Type="http://schemas.openxmlformats.org/officeDocument/2006/relationships/hyperlink" Target="https://onlinelibrary.wiley.com/doi/full/10.1111/dpr.12573" TargetMode="External"/><Relationship Id="rId76" Type="http://schemas.openxmlformats.org/officeDocument/2006/relationships/hyperlink" Target="https://onlinelibrary.wiley.com/doi/full/10.1111/dpr.12573" TargetMode="External"/><Relationship Id="rId141" Type="http://schemas.openxmlformats.org/officeDocument/2006/relationships/hyperlink" Target="https://onlinelibrary.wiley.com/servlet/linkout?suffix=null&amp;dbid=128&amp;doi=10.1111%2Fdpr.12573&amp;key=WOS%3A000351250900002&amp;getFTLinkType=true&amp;doiForPubOfPage=10.1111%2Fdpr.12573&amp;refDoi=10.1016%2Fj.worlddev.2013.12.016&amp;linkType=ISI&amp;linkSource=FULL_TEXT&amp;linkLocation=Reference" TargetMode="External"/><Relationship Id="rId379" Type="http://schemas.openxmlformats.org/officeDocument/2006/relationships/hyperlink" Target="https://link.springer.com/journal/11138" TargetMode="External"/><Relationship Id="rId7" Type="http://schemas.openxmlformats.org/officeDocument/2006/relationships/hyperlink" Target="https://onlinelibrary.wiley.com/authored-by/Dornan/Matthew" TargetMode="External"/><Relationship Id="rId183" Type="http://schemas.openxmlformats.org/officeDocument/2006/relationships/hyperlink" Target="https://doi.org/10.1016/j.worlddev.2016.10.009" TargetMode="External"/><Relationship Id="rId239" Type="http://schemas.openxmlformats.org/officeDocument/2006/relationships/hyperlink" Target="https://stats.oecd.org/Index.aspx?datasetcode=TABLE2A" TargetMode="External"/><Relationship Id="rId390" Type="http://schemas.openxmlformats.org/officeDocument/2006/relationships/hyperlink" Target="https://link.springer.com/10.1007/978-3-030-22121-8_1?fromPaywallRec=true" TargetMode="External"/><Relationship Id="rId404" Type="http://schemas.openxmlformats.org/officeDocument/2006/relationships/hyperlink" Target="https://link.springer.com/article/10.1007/s11138-009-0091-7" TargetMode="External"/><Relationship Id="rId446" Type="http://schemas.openxmlformats.org/officeDocument/2006/relationships/hyperlink" Target="http://scholar.google.com/scholar_lookup?&amp;title=Escaping%20poverty%3A%20Foreign%20aid%2C%20private%20property%2C%20and%20economic%20development&amp;journal=Journal%20of%20Private%20Enterprise&amp;volume=23&amp;issue=2&amp;pages=39-64&amp;publication_year=2008&amp;author=Leeson%2CPT" TargetMode="External"/><Relationship Id="rId250" Type="http://schemas.openxmlformats.org/officeDocument/2006/relationships/hyperlink" Target="https://onlinelibrary.wiley.com/servlet/linkout?suffix=null&amp;dbid=128&amp;doi=10.1111%2Fdpr.12573&amp;key=000472699700007&amp;getFTLinkType=true&amp;doiForPubOfPage=10.1111%2Fdpr.12573&amp;refDoi=10.1016%2Fj.worlddev.2019.04.013&amp;linkType=ISI&amp;linkSource=FULL_TEXT&amp;linkLocation=Reference" TargetMode="External"/><Relationship Id="rId292" Type="http://schemas.openxmlformats.org/officeDocument/2006/relationships/hyperlink" Target="https://onlinelibrary.wiley.com/action/getFTRLinkout?url=https%3A%2F%2Fct.prod.getft.io%2Fd2lsZXksc3ByaW5nZXIsTVRBdU1UQTFOeTl6TkRFek1URXRNREkxTFRBd056RXlMWGcsTmpnM01tWTJZalF0TUdGbFlTMDBNRFEzTFdJNU1tSXRZakJtTXpFMlpUazRNRFV5LGh0dHA6Ly9saW5rLnNwcmluZ2VyLmNvbS8xMC4xMDU3L3M0MTMxMS0wMjUtMDA3MTIteD91dG1fc291cmNlPWdldGZ0ciZ1dG1fbWVkaXVtPWdldGZ0ciZ1dG1fY2FtcGFpZ249Z2V0ZnRyX3BpbG90.Z3oHbqV3-9Y-Bla0glTeMw5WyS0KP9nx78SExayLkbE&amp;doi=10.1111%2Fdpr.12573&amp;doiOfLink=10.1057%2Fs41311-025-00712-x&amp;linkType=VIEW_FULL_ACCESS&amp;linkLocation=CitedBy&amp;linkSource=FULL_TEXT" TargetMode="External"/><Relationship Id="rId306" Type="http://schemas.openxmlformats.org/officeDocument/2006/relationships/hyperlink" Target="https://onlinelibrary.wiley.com/action/getFTRLinkout?url=http%3A%2F%2Fscholar.google.com%2Fscholar_lookup%3Fhl%3Den%26publication_year%3D1986%26journal%3DOccasional%2BPaper%2B9%26author%3DP.%2BT.%2BBauer%26title%3DTwo%2BViews%2Bon%2BAid%2Bto%2BDeveloping%2BCountries&amp;doi=10.1111%2Fj.1759-5436.1986.mp17002004.x&amp;linkType=gs&amp;linkLocation=Reference&amp;linkSource=FULL_TEXT" TargetMode="External"/><Relationship Id="rId45" Type="http://schemas.openxmlformats.org/officeDocument/2006/relationships/hyperlink" Target="https://onlinelibrary.wiley.com/doi/full/10.1111/dpr.12573" TargetMode="External"/><Relationship Id="rId87" Type="http://schemas.openxmlformats.org/officeDocument/2006/relationships/hyperlink" Target="https://onlinelibrary.wiley.com/doi/full/10.1111/dpr.12573" TargetMode="External"/><Relationship Id="rId110" Type="http://schemas.openxmlformats.org/officeDocument/2006/relationships/hyperlink" Target="https://onlinelibrary.wiley.com/doi/full/10.1111/dpr.12573" TargetMode="External"/><Relationship Id="rId348" Type="http://schemas.openxmlformats.org/officeDocument/2006/relationships/hyperlink" Target="javascript:;" TargetMode="External"/><Relationship Id="rId152" Type="http://schemas.openxmlformats.org/officeDocument/2006/relationships/hyperlink" Target="https://doi.org/10.1037/0022-3514.51.6.1173" TargetMode="External"/><Relationship Id="rId194" Type="http://schemas.openxmlformats.org/officeDocument/2006/relationships/hyperlink" Target="https://onlinelibrary.wiley.com/action/getFTRLinkout?url=http%3A%2F%2Fscholar.google.com%2Fscholar_lookup%3Fhl%3Den%26volume%3D22%26publication_year%3D2017%26pages%3D1-33%26journal%3DJournal%2Bof%2BEconomic%2BGrowth%26issue%3D1%26author%3DS.%2BGaliani%26author%3DS.%2BKnack%26author%3DL.%2BC.%2BXu%26author%3DB.%2BZou%26title%3DThe%2Beffect%2Bof%2Baid%2Bon%2Bgrowth%253A%2BEvidence%2Bfrom%2Ba%2BQuasi%25E2%2580%2590experiment&amp;doi=10.1111%2Fdpr.12573&amp;doiOfLink=10.1007%2Fs10887%3F016%3F9137%3F4&amp;linkType=gs&amp;linkLocation=Reference&amp;linkSource=FULL_TEXT" TargetMode="External"/><Relationship Id="rId208" Type="http://schemas.openxmlformats.org/officeDocument/2006/relationships/hyperlink" Target="https://devpolicy.org/aid-to-the-pacific-is-the-least-value-for-money-20200211/" TargetMode="External"/><Relationship Id="rId415" Type="http://schemas.openxmlformats.org/officeDocument/2006/relationships/hyperlink" Target="http://scholar.google.com/scholar_lookup?&amp;title=Foreign%20aid%2C%20institutions%20and%20governance%20in%20sub-Saharan%20Africa&amp;journal=Economic%20Development%20and%20Cultural%20Change&amp;doi=10.1086%2F380592&amp;volume=52&amp;issue=2&amp;pages=255-286&amp;publication_year=2004&amp;author=Brautigam%2CD&amp;author=Knack%2CS" TargetMode="External"/><Relationship Id="rId457" Type="http://schemas.openxmlformats.org/officeDocument/2006/relationships/hyperlink" Target="https://doi.org/10.1016%2FS0022-1996%2899%2900014-8" TargetMode="External"/><Relationship Id="rId261" Type="http://schemas.openxmlformats.org/officeDocument/2006/relationships/hyperlink" Target="https://onlinelibrary.wiley.com/action/getFTRLinkout?url=https%3A%2F%2Fct.prod.getft.io%2Fd2lsZXksc2FnZSxNVEF1TVRFM055OHhOVE0yT0RZM2VERTVPRGt6TmpNNCxNVEppWVdZNFpqTXRaREJrTXkwMFl6Z3pMVGt4Wm1VdFltRmpNRFE1TWpOa1ltRmwsaHR0cHM6Ly9qb3VybmFscy5zYWdlcHViLmNvbS9kb2kvZXBkZi8xMC4xMTc3LzE1MzY4NjdYMTk4OTM2Mzg_c3JjPWdldGZ0cg.Di0gshdCJT4lx1OylKs-tgfME-HDn2oLlJrIaVTItac&amp;doi=10.1111%2Fdpr.12573&amp;doiOfLink=10.1177%2F1536867x19893638&amp;linkType=VIEW_FULL_ACCESS&amp;linkLocation=Reference&amp;linkSource=FULL_TEXT" TargetMode="External"/><Relationship Id="rId14" Type="http://schemas.openxmlformats.org/officeDocument/2006/relationships/hyperlink" Target="https://onlinelibrary.wiley.com/doi/full/10.1111/dpr.12573" TargetMode="External"/><Relationship Id="rId56" Type="http://schemas.openxmlformats.org/officeDocument/2006/relationships/hyperlink" Target="https://onlinelibrary.wiley.com/doi/full/10.1111/dpr.12573" TargetMode="External"/><Relationship Id="rId317" Type="http://schemas.openxmlformats.org/officeDocument/2006/relationships/hyperlink" Target="https://onlinelibrary.wiley.com/servlet/linkout?suffix=null&amp;dbid=128&amp;doi=10.1111%2Fj.1759-5436.1986.mp17002004.x&amp;key=A1986A357700007&amp;getFTLinkType=true&amp;doiForPubOfPage=10.1111%2Fj.1759-5436.1986.mp17002004.x&amp;refDoi=e_1_2_1_9_1%3AISI&amp;linkType=ISI&amp;linkSource=FULL_TEXT&amp;linkLocation=Reference" TargetMode="External"/><Relationship Id="rId359" Type="http://schemas.openxmlformats.org/officeDocument/2006/relationships/hyperlink" Target="https://badge.dimensions.ai/details/doi/10.1111/j.1468-2486.2010.00929.x?domain=https://academic.oup.com" TargetMode="External"/><Relationship Id="rId98" Type="http://schemas.openxmlformats.org/officeDocument/2006/relationships/hyperlink" Target="https://onlinelibrary.wiley.com/doi/full/10.1111/dpr.12573" TargetMode="External"/><Relationship Id="rId121" Type="http://schemas.openxmlformats.org/officeDocument/2006/relationships/hyperlink" Target="https://onlinelibrary.wiley.com/doi/full/10.1111/dpr.12573" TargetMode="External"/><Relationship Id="rId163" Type="http://schemas.openxmlformats.org/officeDocument/2006/relationships/hyperlink" Target="https://onlinelibrary.wiley.com/servlet/linkout?suffix=ref&amp;dbid=16&amp;doi=10.1111%2Fdpr.12573&amp;key=10.1007%2Fs11558%3F016%3F9256%3Fx&amp;getFTLinkType=true&amp;doiForPubOfPage=10.1111%2Fdpr.12573&amp;refDoi=10.1007%2Fs11558%3F016%3F9256%3Fx&amp;linkType=Crossref&amp;linkSource=FULL_TEXT&amp;linkLocation=Reference" TargetMode="External"/><Relationship Id="rId219" Type="http://schemas.openxmlformats.org/officeDocument/2006/relationships/hyperlink" Target="https://doi.org/10.1016/j.jdeveco.2015.09.004" TargetMode="External"/><Relationship Id="rId370" Type="http://schemas.openxmlformats.org/officeDocument/2006/relationships/hyperlink" Target="javascript:;" TargetMode="External"/><Relationship Id="rId426" Type="http://schemas.openxmlformats.org/officeDocument/2006/relationships/hyperlink" Target="https://doi.org/10.1016%2FS0305-750X%2802%2900073-6" TargetMode="External"/><Relationship Id="rId230" Type="http://schemas.openxmlformats.org/officeDocument/2006/relationships/hyperlink" Target="https://onlinelibrary.wiley.com/action/getFTRLinkout?url=http%3A%2F%2Fscholar.google.com%2Fscholar_lookup%3Fhl%3Den%26volume%3D62%26publication_year%3D2000%26pages%3D233-259%26journal%3DJournal%2Bof%2BDevelopment%2BEconomics%26issue%3D1%26author%3DC.%2BKilby%26title%3DSupervision%2Band%2Bperformance%253A%2BThe%2Bcase%2Bof%2BWorld%2BBank%2Bprojects&amp;doi=10.1111%2Fdpr.12573&amp;doiOfLink=10.1016%2FS0304-3878%2800%2900082-1&amp;linkType=gs&amp;linkLocation=Reference&amp;linkSource=FULL_TEXT" TargetMode="External"/><Relationship Id="rId468" Type="http://schemas.openxmlformats.org/officeDocument/2006/relationships/hyperlink" Target="https://doi.org/10.1016%2Fj.ejpoleco.2008.05.003" TargetMode="External"/><Relationship Id="rId25" Type="http://schemas.openxmlformats.org/officeDocument/2006/relationships/hyperlink" Target="https://onlinelibrary.wiley.com/doi/full/10.1111/dpr.12573" TargetMode="External"/><Relationship Id="rId67" Type="http://schemas.openxmlformats.org/officeDocument/2006/relationships/hyperlink" Target="https://onlinelibrary.wiley.com/doi/full/10.1111/dpr.12573" TargetMode="External"/><Relationship Id="rId272" Type="http://schemas.openxmlformats.org/officeDocument/2006/relationships/hyperlink" Target="https://onlinelibrary.wiley.com/servlet/linkout?suffix=ref&amp;dbid=16&amp;doi=10.1111%2Fdpr.12573&amp;key=10.1017%2FS1474745604001922&amp;getFTLinkType=true&amp;doiForPubOfPage=10.1111%2Fdpr.12573&amp;refDoi=10.1017%2FS1474745604001922&amp;linkType=Crossref&amp;linkSource=FULL_TEXT&amp;linkLocation=Reference" TargetMode="External"/><Relationship Id="rId328" Type="http://schemas.openxmlformats.org/officeDocument/2006/relationships/hyperlink" Target="https://onlinelibrary.wiley.com/action/getFTRLinkout?url=%2Fdoi%2F10.1002%2Fjid.3809&amp;doi=10.1111%2Fj.1759-5436.1986.mp17002004.x&amp;doiOfLink=10.1002%2Fjid.3809&amp;linkType=VIEW_FULL_ACCESS&amp;linkLocation=CitedBy&amp;linkSource=FULL_TEXT" TargetMode="External"/><Relationship Id="rId132" Type="http://schemas.openxmlformats.org/officeDocument/2006/relationships/hyperlink" Target="https://onlinelibrary.wiley.com/doi/full/10.1111/dpr.12573" TargetMode="External"/><Relationship Id="rId174" Type="http://schemas.openxmlformats.org/officeDocument/2006/relationships/hyperlink" Target="https://onlinelibrary.wiley.com/action/getFTRLinkout?url=http%3A%2F%2Fscholar.google.com%2Fscholar_lookup%3Fhl%3Den%26publication_year%3D2011%26pages%3D253-263%26author%3DR.%2BDuncan%26author%3DG.%2BHassall%26title%3DThe%2Bpolitical%2Beconomy%2Bof%2Beconomic%2Breform%2Bin%2Bthe%2BPacific&amp;doi=10.1111%2Fdpr.12573&amp;linkType=gs&amp;linkLocation=Reference&amp;linkSource=FULL_TEXT" TargetMode="External"/><Relationship Id="rId381" Type="http://schemas.openxmlformats.org/officeDocument/2006/relationships/hyperlink" Target="https://submission.springernature.com/new-submission/11138/3" TargetMode="External"/><Relationship Id="rId241" Type="http://schemas.openxmlformats.org/officeDocument/2006/relationships/hyperlink" Target="https://www.forumsec.org/wp-content/uploads/2020/03/2015-Pacific-Regional-MDGs-Tracking-Report.pdf" TargetMode="External"/><Relationship Id="rId437" Type="http://schemas.openxmlformats.org/officeDocument/2006/relationships/hyperlink" Target="http://scholar.google.com/scholar_lookup?&amp;title=Where%20does%20the%20money%20go%3F%20Best%20and%20worst%20practices%20in%20foreign%20aid&amp;journal=Journal%20of%20Economic%20Perspectives&amp;doi=10.1257%2Fjep.22.2.29&amp;volume=22&amp;issue=2&amp;pages=29-52&amp;publication_year=2008&amp;author=Easterly%2CW&amp;author=Pfutze%2CT" TargetMode="External"/><Relationship Id="rId479" Type="http://schemas.openxmlformats.org/officeDocument/2006/relationships/theme" Target="theme/theme1.xml"/><Relationship Id="rId36" Type="http://schemas.openxmlformats.org/officeDocument/2006/relationships/hyperlink" Target="https://onlinelibrary.wiley.com/doi/full/10.1111/dpr.12573" TargetMode="External"/><Relationship Id="rId283" Type="http://schemas.openxmlformats.org/officeDocument/2006/relationships/hyperlink" Target="http://documents.worldbank.org/curated/en/168951503668157320/Pacific-Possible-long-term-economic-opportunities-and-challenges-for-Pacific-Island-Countries" TargetMode="External"/><Relationship Id="rId339" Type="http://schemas.openxmlformats.org/officeDocument/2006/relationships/hyperlink" Target="https://doi.org/10.1111/j.1468-2486.2010.00929.x" TargetMode="External"/><Relationship Id="rId78" Type="http://schemas.openxmlformats.org/officeDocument/2006/relationships/hyperlink" Target="https://onlinelibrary.wiley.com/doi/full/10.1111/dpr.12573" TargetMode="External"/><Relationship Id="rId101" Type="http://schemas.openxmlformats.org/officeDocument/2006/relationships/hyperlink" Target="https://onlinelibrary.wiley.com/doi/full/10.1111/dpr.12573" TargetMode="External"/><Relationship Id="rId143" Type="http://schemas.openxmlformats.org/officeDocument/2006/relationships/hyperlink" Target="https://www.adb.org/sites/default/files/evaluation-document/214201/files/2017-aer-rating-database.xlsx" TargetMode="External"/><Relationship Id="rId185" Type="http://schemas.openxmlformats.org/officeDocument/2006/relationships/hyperlink" Target="https://onlinelibrary.wiley.com/servlet/linkout?suffix=null&amp;dbid=128&amp;doi=10.1111%2Fdpr.12573&amp;key=000390506300024&amp;getFTLinkType=true&amp;doiForPubOfPage=10.1111%2Fdpr.12573&amp;refDoi=10.1016%2Fj.worlddev.2016.10.009&amp;linkType=ISI&amp;linkSource=FULL_TEXT&amp;linkLocation=Reference" TargetMode="External"/><Relationship Id="rId350" Type="http://schemas.openxmlformats.org/officeDocument/2006/relationships/hyperlink" Target="javascript:;" TargetMode="External"/><Relationship Id="rId406" Type="http://schemas.openxmlformats.org/officeDocument/2006/relationships/hyperlink" Target="http://scholar.google.com/scholar_lookup?&amp;title=Who%20gives%20foreign%20aid%20to%20whom%20and%20why&amp;journal=Journal%20of%20Economic%20Growth&amp;volume=5&amp;issue=March&amp;pages=33-64&amp;publication_year=2002&amp;author=Alesina%2CA&amp;author=Dollar%2CD" TargetMode="External"/><Relationship Id="rId9" Type="http://schemas.openxmlformats.org/officeDocument/2006/relationships/hyperlink" Target="javascript:void(0)" TargetMode="External"/><Relationship Id="rId210" Type="http://schemas.openxmlformats.org/officeDocument/2006/relationships/hyperlink" Target="https://doi.org/10.1214/10-sts321" TargetMode="External"/><Relationship Id="rId392" Type="http://schemas.openxmlformats.org/officeDocument/2006/relationships/hyperlink" Target="https://link.springer.com/subjects/development-economics" TargetMode="External"/><Relationship Id="rId448" Type="http://schemas.openxmlformats.org/officeDocument/2006/relationships/hyperlink" Target="https://doi.org/10.1086%2F451466" TargetMode="External"/><Relationship Id="rId252" Type="http://schemas.openxmlformats.org/officeDocument/2006/relationships/hyperlink" Target="https://doi.org/10.3758/brm.40.3.879" TargetMode="External"/><Relationship Id="rId294" Type="http://schemas.openxmlformats.org/officeDocument/2006/relationships/hyperlink" Target="https://onlinelibrary.wiley.com/action/getFTRLinkout?url=https%3A%2F%2Fct.prod.getft.io%2Fd2lsZXksZWxzZXZpZXIsTVRBdU1UQXhOaTlxTG5kdmNteGtaR1YyTGpJd01qUXVNVEEyT0RJNSxOamczTW1ZMllqUXRNR0ZsWVMwME1EUTNMV0k1TW1JdFlqQm1NekUyWlRrNE1EVXksaHR0cHM6Ly93d3cuc2NpZW5jZWRpcmVjdC5jb20vc2NpZW5jZS9hcnRpY2xlL3BpaS9TMDMwNTc1MFgyNDAwMjk5Nz9wZXM9dm9y.zhjJ43nhKVQr711RcALOEpu92pQI63en24dK-hcPRyo&amp;doi=10.1111%2Fdpr.12573&amp;doiOfLink=10.1016%2Fj.worlddev.2024.106829&amp;linkType=VIEW_FULL_ACCESS&amp;linkLocation=CitedBy&amp;linkSource=FULL_TEXT" TargetMode="External"/><Relationship Id="rId308" Type="http://schemas.openxmlformats.org/officeDocument/2006/relationships/hyperlink" Target="https://onlinelibrary.wiley.com/action/getFTRLinkout?url=http%3A%2F%2Fscholar.google.com%2Fscholar_lookup%3Fhl%3Den%26volume%3Dvol%2B32%26publication_year%3D1970%26pages%3D99-l12%26journal%3DOxford%2BBulletin%2Bof%2BEconomics%2Band%2BStatistics%26author%3DK.%2BGriffin%26title%3D%25E2%2580%2598Foreign%2Bcapital%252C%2Bdomestic%2Bsavings%2Band%2Beconomic%2Bdevelopment%25E2%2580%2599&amp;doi=10.1111%2Fj.1759-5436.1986.mp17002004.x&amp;linkType=gs&amp;linkLocation=Reference&amp;linkSource=FULL_TEXT" TargetMode="External"/><Relationship Id="rId47" Type="http://schemas.openxmlformats.org/officeDocument/2006/relationships/hyperlink" Target="https://onlinelibrary.wiley.com/doi/full/10.1111/dpr.12573" TargetMode="External"/><Relationship Id="rId89" Type="http://schemas.openxmlformats.org/officeDocument/2006/relationships/hyperlink" Target="https://onlinelibrary.wiley.com/doi/full/10.1111/dpr.12573" TargetMode="External"/><Relationship Id="rId112" Type="http://schemas.openxmlformats.org/officeDocument/2006/relationships/hyperlink" Target="https://onlinelibrary.wiley.com/doi/full/10.1111/dpr.12573" TargetMode="External"/><Relationship Id="rId154" Type="http://schemas.openxmlformats.org/officeDocument/2006/relationships/hyperlink" Target="https://onlinelibrary.wiley.com/servlet/linkout?suffix=null&amp;dbid=32&amp;doi=10.1111%2Fdpr.12573&amp;key=1%3ASTN%3A280%3ADyaL2s7ht1SrsQ%253D%253D&amp;getFTLinkType=true&amp;doiForPubOfPage=10.1111%2Fdpr.12573&amp;refDoi=10.1037%2F0022-3514.51.6.1173&amp;linkType=COI&amp;linkSource=FULL_TEXT&amp;linkLocation=Reference" TargetMode="External"/><Relationship Id="rId361" Type="http://schemas.openxmlformats.org/officeDocument/2006/relationships/hyperlink" Target="https://www.altmetric.com/details.php?domain=academic.oup.com&amp;citation_id=76868088" TargetMode="External"/><Relationship Id="rId196" Type="http://schemas.openxmlformats.org/officeDocument/2006/relationships/hyperlink" Target="https://onlinelibrary.wiley.com/action/getFTRLinkout?url=https%3A%2F%2Fdoi.org%2F10.1093%2Foso%2F9780190672454.001.0001&amp;doi=10.1111%2Fdpr.12573&amp;doiOfLink=10.1093%2Foso%2F9780190672454.001.0001&amp;linkType=VIEW_NO_ACCESS&amp;linkLocation=Reference&amp;linkSource=FULL_TEXT" TargetMode="External"/><Relationship Id="rId417" Type="http://schemas.openxmlformats.org/officeDocument/2006/relationships/hyperlink" Target="http://scholar.google.com/scholar_lookup?&amp;title=The%20Samaritan%E2%80%99s%20dilemma&amp;publication_year=1975&amp;author=Buchanan%2CJM" TargetMode="External"/><Relationship Id="rId459" Type="http://schemas.openxmlformats.org/officeDocument/2006/relationships/hyperlink" Target="https://doi.org/10.2307%2F2234981" TargetMode="External"/><Relationship Id="rId16" Type="http://schemas.openxmlformats.org/officeDocument/2006/relationships/hyperlink" Target="https://onlinelibrary.wiley.com/doi/full/10.1111/dpr.12573" TargetMode="External"/><Relationship Id="rId221" Type="http://schemas.openxmlformats.org/officeDocument/2006/relationships/hyperlink" Target="https://onlinelibrary.wiley.com/servlet/linkout?suffix=null&amp;dbid=128&amp;doi=10.1111%2Fdpr.12573&amp;key=000366951200017&amp;getFTLinkType=true&amp;doiForPubOfPage=10.1111%2Fdpr.12573&amp;refDoi=10.1016%2Fj.jdeveco.2015.09.004&amp;linkType=ISI&amp;linkSource=FULL_TEXT&amp;linkLocation=Reference" TargetMode="External"/><Relationship Id="rId263" Type="http://schemas.openxmlformats.org/officeDocument/2006/relationships/hyperlink" Target="https://onlinelibrary.wiley.com/action/getFTRLinkout?url=http%3A%2F%2Fscholar.google.com%2Fscholar_lookup%3Fhl%3Den%26volume%3D19%26publication_year%3D2019%26pages%3D913-930%26journal%3DThe%2BStata%2BJournal%26issue%3D4%26author%3DE.%2BK.%2BSmith%26author%3DM.%2BG.%2BLacy%26author%3DA.%2BMayer%26title%3DPerformance%2Bsimulations%2Bfor%2Bcategorical%2Bmediation%253A%2BAnalyzing%2Bkhb%2Bestimates%2Bof%2Bmediation%2Bin%2Bordinal%2Bregression%2Bmodels&amp;doi=10.1111%2Fdpr.12573&amp;doiOfLink=10.1177%2F1536867x19893638&amp;linkType=gs&amp;linkLocation=Reference&amp;linkSource=FULL_TEXT" TargetMode="External"/><Relationship Id="rId319" Type="http://schemas.openxmlformats.org/officeDocument/2006/relationships/hyperlink" Target="https://onlinelibrary.wiley.com/action/getFTRLinkout?url=http%3A%2F%2Fscholar.google.com%2Fscholar_lookup%3Fhl%3Den%26publication_year%3D1986%26journal%3DEconomic%2BJournal%26author%3DP.%2BMosley%26author%3DJ.%2BHudson%26author%3DS.%2BHorrell%26title%3D%25E2%2580%2598Aid%252C%2Bthe%2Bpublic%2Bsector%2Band%2Bthe%2Bmarket%2Bin%2Bless%2Bdeveloped%2Bcountries%25E2%2580%2599&amp;doi=10.1111%2Fj.1759-5436.1986.mp17002004.x&amp;linkType=gs&amp;linkLocation=Reference&amp;linkSource=FULL_TEXT" TargetMode="External"/><Relationship Id="rId470" Type="http://schemas.openxmlformats.org/officeDocument/2006/relationships/hyperlink" Target="https://citation-needed.springer.com/v2/references/10.1007/s11138-009-0091-7?format=refman&amp;flavour=references" TargetMode="External"/><Relationship Id="rId58" Type="http://schemas.openxmlformats.org/officeDocument/2006/relationships/hyperlink" Target="https://onlinelibrary.wiley.com/doi/full/10.1111/dpr.12573" TargetMode="External"/><Relationship Id="rId123" Type="http://schemas.openxmlformats.org/officeDocument/2006/relationships/hyperlink" Target="https://onlinelibrary.wiley.com/doi/full/10.1111/dpr.12573" TargetMode="External"/><Relationship Id="rId330" Type="http://schemas.openxmlformats.org/officeDocument/2006/relationships/hyperlink" Target="https://onlinelibrary.wiley.com/action/getFTRLinkout?url=%2Fdoi%2F10.1111%2Fjoes.12286&amp;doi=10.1111%2Fj.1759-5436.1986.mp17002004.x&amp;doiOfLink=10.1111%2Fjoes.12286&amp;linkType=VIEW_NO_ACCESS&amp;linkLocation=CitedBy&amp;linkSource=FULL_TEXT" TargetMode="External"/><Relationship Id="rId165" Type="http://schemas.openxmlformats.org/officeDocument/2006/relationships/hyperlink" Target="https://onlinelibrary.wiley.com/action/getFTRLinkout?url=http%3A%2F%2Fscholar.google.com%2Fscholar_lookup%3Fhl%3Den%26volume%3D12%26publication_year%3D2017%26pages%3D335-363%26journal%3DThe%2BReview%2Bof%2BInternational%2BOrganizations%26issue%3D3%26author%3DD.%2BBulman%26author%3DW.%2BKolkma%26author%3DA.%2BKraay%26title%3DGood%2Bcountries%2Bor%2Bgood%2Bprojects%253F%2BComparing%2Bmacro%2Band%2Bmicro%2Bcorrelates%2Bof%2BWorld%2BBank%2Band%2BAsian%2BDevelopment%2BBank%2Bproject%2Bperformance&amp;doi=10.1111%2Fdpr.12573&amp;doiOfLink=10.1007%2Fs11558%3F016%3F9256%3Fx&amp;linkType=gs&amp;linkLocation=Reference&amp;linkSource=FULL_TEXT" TargetMode="External"/><Relationship Id="rId372" Type="http://schemas.openxmlformats.org/officeDocument/2006/relationships/hyperlink" Target="https://academic.oup.com/search-results?tax=AcademicSubjects/SOC02270" TargetMode="External"/><Relationship Id="rId428" Type="http://schemas.openxmlformats.org/officeDocument/2006/relationships/hyperlink" Target="http://scholar.google.com/scholar_lookup?&amp;title=The%20white%20man%E2%80%99s%20burden%3A%20Why%20the%20west%E2%80%99s%20efforts%20to%20aid%20the%20rest%20have%20done%20so%20much%20ill%20and%20so%20little%20good&amp;publication_year=2006a&amp;author=Easterly%2CW" TargetMode="External"/><Relationship Id="rId232" Type="http://schemas.openxmlformats.org/officeDocument/2006/relationships/hyperlink" Target="https://onlinelibrary.wiley.com/action/getFTRLinkout?url=https%3A%2F%2Fct.prod.getft.io%2Fd2lsZXksc2FnZSxNVEF1TVRFM055OHhOVE0yT0RZM2VERXhNREV4TURBek1EWSxPVGs0WTJWa1lqY3RaRGN3WlMwME16azFMVGd5WWprdE0ySTNaalE0T0RSak1UWmksaHR0cHM6Ly9qb3VybmFscy5zYWdlcHViLmNvbS9kb2kvZXBkZi8xMC4xMTc3LzE1MzY4NjdYMTEwMTEwMDMwNj9zcmM9Z2V0ZnRy.G0kBL_-OLDPEgLwA_uOxbr6-Su0b6IOmqoMCit4qF98&amp;doi=10.1111%2Fdpr.12573&amp;doiOfLink=10.1177%2F1536867X1101100306&amp;linkType=VIEW_FULL_ACCESS&amp;linkLocation=Reference&amp;linkSource=FULL_TEXT" TargetMode="External"/><Relationship Id="rId274" Type="http://schemas.openxmlformats.org/officeDocument/2006/relationships/hyperlink" Target="https://www.devpolicy.org/a-risky-proposition-australian-aid-loans-and-the-pacific-20190822/" TargetMode="External"/><Relationship Id="rId27" Type="http://schemas.openxmlformats.org/officeDocument/2006/relationships/hyperlink" Target="https://onlinelibrary.wiley.com/doi/full/10.1111/dpr.12573" TargetMode="External"/><Relationship Id="rId69" Type="http://schemas.openxmlformats.org/officeDocument/2006/relationships/hyperlink" Target="https://onlinelibrary.wiley.com/doi/full/10.1111/dpr.12573" TargetMode="External"/><Relationship Id="rId134" Type="http://schemas.openxmlformats.org/officeDocument/2006/relationships/hyperlink" Target="https://doi.org/10.6084/m9.figshare.16598894.v1" TargetMode="External"/><Relationship Id="rId80" Type="http://schemas.openxmlformats.org/officeDocument/2006/relationships/hyperlink" Target="https://onlinelibrary.wiley.com/doi/full/10.1111/dpr.12573" TargetMode="External"/><Relationship Id="rId176" Type="http://schemas.openxmlformats.org/officeDocument/2006/relationships/hyperlink" Target="https://onlinelibrary.wiley.com/action/getFTRLinkout?url=https%3A%2F%2Fdoi.org%2F10.1080%2F00220380500155403&amp;doi=10.1111%2Fdpr.12573&amp;doiOfLink=10.1080%2F00220380500155403&amp;linkType=VIEW_NO_ACCESS&amp;linkLocation=Reference&amp;linkSource=FULL_TEXT" TargetMode="External"/><Relationship Id="rId341" Type="http://schemas.openxmlformats.org/officeDocument/2006/relationships/hyperlink" Target="https://s100.copyright.com/AppDispatchServlet?publisherName=OUP&amp;publication=1468-2486&amp;title=Accountability%2C%20Participation%20and%20Foreign%20Aid%20Effectiveness&amp;publicationDate=2010-06-07&amp;volumeNum=12&amp;issueNum=2&amp;author=Winters%2C%20Matthew%20S.&amp;startPage=218&amp;endPage=243&amp;contentId=10.1111%2Fj.1468-2486.2010.00929.x&amp;oa=&amp;copyright=%C2%A9%202010%20International%20Studies%20Association&amp;orderBeanReset=True" TargetMode="External"/><Relationship Id="rId383" Type="http://schemas.openxmlformats.org/officeDocument/2006/relationships/hyperlink" Target="https://link.springer.com/article/10.1007/s11138-009-0091-7/metrics" TargetMode="External"/><Relationship Id="rId439" Type="http://schemas.openxmlformats.org/officeDocument/2006/relationships/hyperlink" Target="http://scholar.google.com/scholar_lookup?&amp;title=Competing%20models%20of%20international%20lending%20activity&amp;journal=Journal%20of%20Development%20Economics&amp;doi=10.1016%2F0304-3878%2886%2990022-2&amp;volume=20&amp;issue=2&amp;pages=225-245&amp;publication_year=1986&amp;author=Frey%2CB&amp;author=Schneider%2CF" TargetMode="External"/><Relationship Id="rId201" Type="http://schemas.openxmlformats.org/officeDocument/2006/relationships/hyperlink" Target="https://onlinelibrary.wiley.com/action/getFTRLinkout?url=http%3A%2F%2Fscholar.google.com%2Fscholar_lookup%3Fhl%3Den%26publication_year%3D2019%26author%3DD.%2BHonig%26author%3DR.%2BLall%26author%3DB.%2BParks%26title%3DWhen%2Bdoes%2Btransparency%2Bimprove%2Bperformance%253F%2BEvidence%2Bfrom%2B23%252C000%2Baid%2Bprojects%2Bin%2B148%2Bcountries&amp;doi=10.1111%2Fdpr.12573&amp;linkType=gs&amp;linkLocation=Reference&amp;linkSource=FULL_TEXT" TargetMode="External"/><Relationship Id="rId243" Type="http://schemas.openxmlformats.org/officeDocument/2006/relationships/hyperlink" Target="https://www.un.org/esa/forests/wp-content/uploads/2019/12/PIFS.pdf" TargetMode="External"/><Relationship Id="rId285" Type="http://schemas.openxmlformats.org/officeDocument/2006/relationships/hyperlink" Target="https://onlinelibrary.wiley.com/action/getFTRLinkout?url=http%3A%2F%2Fscholar.google.com%2Fscholar%3Fhl%3Den%26q%3D%2BWorld%2BBank.%2B%25282017%2529.%2BPacific%2Bpossible%253A%2BLong%25E2%2580%2590term%2Beconomic%2Bopportunities%2Band%2Bchallenges%2Bfor%2BPacific%2BIsland%2BCountries.%2Bhttp%253A%252F%252Fdocuments.worldbank.org%252Fcurated%252Fen%252F168951503668157320%252FPacific%25E2%2580%2590Possible%25E2%2580%2590long%25E2%2580%2590term%25E2%2580%2590economic%25E2%2580%2590opportunities%25E2%2580%2590and%25E2%2580%2590challenges%25E2%2580%2590for%25E2%2580%2590Pacific%25E2%2580%2590Island%25E2%2580%2590Countries&amp;doi=10.1111%2Fdpr.12573&amp;doiOfLink=10.1596%2F28135&amp;linkType=gs&amp;linkLocation=Reference&amp;linkSource=FULL_TEXT" TargetMode="External"/><Relationship Id="rId450" Type="http://schemas.openxmlformats.org/officeDocument/2006/relationships/hyperlink" Target="https://doi.org/10.1111%2Fj.1467-9485.1985.tb00784.x" TargetMode="External"/><Relationship Id="rId38" Type="http://schemas.openxmlformats.org/officeDocument/2006/relationships/hyperlink" Target="https://onlinelibrary.wiley.com/doi/full/10.1111/dpr.12573" TargetMode="External"/><Relationship Id="rId103" Type="http://schemas.openxmlformats.org/officeDocument/2006/relationships/hyperlink" Target="https://onlinelibrary.wiley.com/doi/full/10.1111/dpr.12573" TargetMode="External"/><Relationship Id="rId310" Type="http://schemas.openxmlformats.org/officeDocument/2006/relationships/hyperlink" Target="https://onlinelibrary.wiley.com/action/getFTRLinkout?url=http%3A%2F%2Fscholar.google.com%2Fscholar_lookup%3Fhl%3Den%26publication_year%3D1976%26author%3DG.%2BHoltham%26author%3DA.%2BHazelwood%26title%3DAid%2Band%2BEquality%2Bin%2BKenya%253A%2BBritish%2BDevelopment%2BAssistance%2Bto%2BKenya&amp;doi=10.1111%2Fj.1759-5436.1986.mp17002004.x&amp;linkType=gs&amp;linkLocation=Reference&amp;linkSource=FULL_TEXT" TargetMode="External"/><Relationship Id="rId91" Type="http://schemas.openxmlformats.org/officeDocument/2006/relationships/hyperlink" Target="https://onlinelibrary.wiley.com/doi/full/10.1111/dpr.12573" TargetMode="External"/><Relationship Id="rId145" Type="http://schemas.openxmlformats.org/officeDocument/2006/relationships/hyperlink" Target="https://www.wto.org/english/res_e/publications_e/practical_guide12_e.htm" TargetMode="External"/><Relationship Id="rId187" Type="http://schemas.openxmlformats.org/officeDocument/2006/relationships/hyperlink" Target="https://doi.org/10.1111/dpr.12503" TargetMode="External"/><Relationship Id="rId352" Type="http://schemas.openxmlformats.org/officeDocument/2006/relationships/hyperlink" Target="javascript:;" TargetMode="External"/><Relationship Id="rId394" Type="http://schemas.openxmlformats.org/officeDocument/2006/relationships/hyperlink" Target="https://link.springer.com/subjects/international-and-comparative-education" TargetMode="External"/><Relationship Id="rId408" Type="http://schemas.openxmlformats.org/officeDocument/2006/relationships/hyperlink" Target="http://scholar.google.com/scholar_lookup?&amp;title=Do%20corrupt%20governments%20receive%20less%20foreign%20aid&amp;journal=American%20Economic%20Review&amp;doi=10.1257%2F00028280260344669&amp;volume=92&amp;issue=September&amp;pages=1126-1137&amp;publication_year=2002&amp;author=Alesina%2CA&amp;author=Weder%2CB" TargetMode="External"/><Relationship Id="rId212" Type="http://schemas.openxmlformats.org/officeDocument/2006/relationships/hyperlink" Target="https://onlinelibrary.wiley.com/servlet/linkout?suffix=null&amp;dbid=8&amp;doi=10.1111%2Fdpr.12573&amp;key=7019625&amp;getFTLinkType=true&amp;doiForPubOfPage=10.1111%2Fdpr.12573&amp;refDoi=10.1214%2F10-STS321&amp;linkType=PMID&amp;linkSource=FULL_TEXT&amp;linkLocation=Reference" TargetMode="External"/><Relationship Id="rId254" Type="http://schemas.openxmlformats.org/officeDocument/2006/relationships/hyperlink" Target="https://onlinelibrary.wiley.com/servlet/linkout?suffix=null&amp;dbid=8&amp;doi=10.1111%2Fdpr.12573&amp;key=18697684&amp;getFTLinkType=true&amp;doiForPubOfPage=10.1111%2Fdpr.12573&amp;refDoi=10.3758%2FBRM.40.3.879&amp;linkType=PMID&amp;linkSource=FULL_TEXT&amp;linkLocation=Reference" TargetMode="External"/><Relationship Id="rId49" Type="http://schemas.openxmlformats.org/officeDocument/2006/relationships/hyperlink" Target="https://onlinelibrary.wiley.com/doi/full/10.1111/dpr.12573" TargetMode="External"/><Relationship Id="rId114" Type="http://schemas.openxmlformats.org/officeDocument/2006/relationships/hyperlink" Target="https://onlinelibrary.wiley.com/doi/full/10.1111/dpr.12573" TargetMode="External"/><Relationship Id="rId296" Type="http://schemas.openxmlformats.org/officeDocument/2006/relationships/hyperlink" Target="https://onlinelibrary.wiley.com/action/getFTRLinkout?url=https%3A%2F%2Fct.prod.getft.io%2Fd2lsZXksZWxzZXZpZXIsTVRBdU1UQXhOaTlxTG1kc2IyVnVkbU5vWVM0eU1ESTBMakV3TWprME13LE5qZzNNbVkyWWpRdE1HRmxZUzAwTURRM0xXSTVNbUl0WWpCbU16RTJaVGs0TURVeSxodHRwczovL3d3dy5zY2llbmNlZGlyZWN0LmNvbS9zY2llbmNlL2FydGljbGUvcGlpL1MwOTU5Mzc4MDI0MDAxNDdYP3Blcz12b3I.aWCfF_TnQgNqFr0s-stKjQZLiXEEYeEUd9t8e0ZiW1Q&amp;doi=10.1111%2Fdpr.12573&amp;doiOfLink=10.1016%2Fj.gloenvcha.2024.102943&amp;linkType=VIEW_FULL_ACCESS&amp;linkLocation=CitedBy&amp;linkSource=FULL_TEXT" TargetMode="External"/><Relationship Id="rId461" Type="http://schemas.openxmlformats.org/officeDocument/2006/relationships/hyperlink" Target="http://scholar.google.com/scholar_lookup?&amp;title=Bureaucracy&amp;publication_year=2005&amp;author=Tullock%2CG" TargetMode="External"/><Relationship Id="rId60" Type="http://schemas.openxmlformats.org/officeDocument/2006/relationships/hyperlink" Target="https://onlinelibrary.wiley.com/doi/full/10.1111/dpr.12573" TargetMode="External"/><Relationship Id="rId156" Type="http://schemas.openxmlformats.org/officeDocument/2006/relationships/hyperlink" Target="https://onlinelibrary.wiley.com/servlet/linkout?suffix=null&amp;dbid=128&amp;doi=10.1111%2Fdpr.12573&amp;key=WOS%3AA1986F285400010&amp;getFTLinkType=true&amp;doiForPubOfPage=10.1111%2Fdpr.12573&amp;refDoi=10.1037%2F0022-3514.51.6.1173&amp;linkType=ISI&amp;linkSource=FULL_TEXT&amp;linkLocation=Reference" TargetMode="External"/><Relationship Id="rId198" Type="http://schemas.openxmlformats.org/officeDocument/2006/relationships/hyperlink" Target="https://danhonig.info/" TargetMode="External"/><Relationship Id="rId321" Type="http://schemas.openxmlformats.org/officeDocument/2006/relationships/hyperlink" Target="https://onlinelibrary.wiley.com/servlet/linkout?suffix=ref&amp;dbid=16&amp;doi=10.1111%2Fj.1759-5436.1986.mp17002004.x&amp;key=10.2307%2F2230259&amp;getFTLinkType=true&amp;doiForPubOfPage=10.1111%2Fj.1759-5436.1986.mp17002004.x&amp;refDoi=10.2307%2F2230259&amp;linkType=Crossref&amp;linkSource=FULL_TEXT&amp;linkLocation=Reference" TargetMode="External"/><Relationship Id="rId363" Type="http://schemas.openxmlformats.org/officeDocument/2006/relationships/hyperlink" Target="https://academic.oup.com/isr/new-journals-alert" TargetMode="External"/><Relationship Id="rId419" Type="http://schemas.openxmlformats.org/officeDocument/2006/relationships/hyperlink" Target="http://scholar.google.com/scholar_lookup?&amp;title=Aid%2C%20policies%2C%20and%20growth&amp;journal=American%20Economic%20Review&amp;doi=10.1257%2Faer.90.4.847&amp;volume=90&amp;pages=847-868&amp;publication_year=2000&amp;author=Burnside%2CC&amp;author=Dollar%2CD" TargetMode="External"/><Relationship Id="rId223" Type="http://schemas.openxmlformats.org/officeDocument/2006/relationships/hyperlink" Target="https://doi.org/10.1016/j.rssm.2010.12.005" TargetMode="External"/><Relationship Id="rId430" Type="http://schemas.openxmlformats.org/officeDocument/2006/relationships/hyperlink" Target="https://doi.org/10.1111%2Fj.1468-0327.2007.00187.x" TargetMode="External"/><Relationship Id="rId18" Type="http://schemas.openxmlformats.org/officeDocument/2006/relationships/hyperlink" Target="https://onlinelibrary.wiley.com/doi/full/10.1111/dpr.12573" TargetMode="External"/><Relationship Id="rId265" Type="http://schemas.openxmlformats.org/officeDocument/2006/relationships/hyperlink" Target="https://onlinelibrary.wiley.com/action/getFTRLinkout?url=http%3A%2F%2Fscholar.google.com%2Fscholar%3Fhl%3Den%26q%3D%2BStatistical%2BConsulting%2BGroup.%2B%2528n.d.%2529.%2BHow%2Bcan%2BI%2Banalyze%2Bmultiple%2Bmediators%2Bin%2BStata%253F.%2BUCLA.%2Bhttps%253A%252F%252Fstats.idre.ucla.edu%252Fstata%252Ffaq%252Fhow%25E2%2580%2590can%25E2%2580%2590i%25E2%2580%2590analyze%25E2%2580%2590multiple%25E2%2580%2590mediators%25E2%2580%2590in%25E2%2580%2590stata%252F&amp;doi=10.1111%2Fdpr.12573&amp;linkType=gs&amp;linkLocation=Reference&amp;linkSource=FULL_TEXT" TargetMode="External"/><Relationship Id="rId472" Type="http://schemas.openxmlformats.org/officeDocument/2006/relationships/hyperlink" Target="https://s100.copyright.com/AppDispatchServlet?title=Exploring%20the%20failure%20of%20foreign%20aid%3A%20The%20role%20of%20incentives%20and%20information&amp;author=Claudia%20R.%20Williamson&amp;contentID=10.1007%2Fs11138-009-0091-7&amp;copyright=Springer%20Science%2BBusiness%20Media%2C%20LLC&amp;publication=0889-3047&amp;publicationDate=2009-07-11&amp;publisherName=SpringerNature&amp;orderBeanReset=true" TargetMode="External"/><Relationship Id="rId125" Type="http://schemas.openxmlformats.org/officeDocument/2006/relationships/hyperlink" Target="https://onlinelibrary.wiley.com/doi/full/10.1111/dpr.12573" TargetMode="External"/><Relationship Id="rId167" Type="http://schemas.openxmlformats.org/officeDocument/2006/relationships/hyperlink" Target="https://onlinelibrary.wiley.com/action/getFTRLinkout?url=https%3A%2F%2Fdoi.org%2F10.1177%2F0010414015594627&amp;doi=10.1111%2Fdpr.12573&amp;doiOfLink=10.1177%2F0010414015594627&amp;linkType=VIEW_NO_ACCESS&amp;linkLocation=Reference&amp;linkSource=FULL_TEXT" TargetMode="External"/><Relationship Id="rId332" Type="http://schemas.openxmlformats.org/officeDocument/2006/relationships/hyperlink" Target="https://onlinelibrary.wiley.com/action/getFTRLinkout?url=%2Fdoi%2F10.1002%2Fjid.3065&amp;doi=10.1111%2Fj.1759-5436.1986.mp17002004.x&amp;doiOfLink=10.1002%2Fjid.3065&amp;linkType=VIEW_NO_ACCESS&amp;linkLocation=CitedBy&amp;linkSource=FULL_TEXT" TargetMode="External"/><Relationship Id="rId374" Type="http://schemas.openxmlformats.org/officeDocument/2006/relationships/hyperlink" Target="https://academic.oup.com/search-results?tax=AcademicSubjects/SOC00010" TargetMode="External"/><Relationship Id="rId71" Type="http://schemas.openxmlformats.org/officeDocument/2006/relationships/hyperlink" Target="https://onlinelibrary.wiley.com/doi/full/10.1111/dpr.12573" TargetMode="External"/><Relationship Id="rId234" Type="http://schemas.openxmlformats.org/officeDocument/2006/relationships/hyperlink" Target="https://onlinelibrary.wiley.com/action/getFTRLinkout?url=http%3A%2F%2Fscholar.google.com%2Fscholar_lookup%3Fhl%3Den%26volume%3D11%26publication_year%3D2011%26pages%3D420-438%26journal%3DThe%2BStata%2BJournal%26issue%3D3%26author%3DU.%2BKohler%26author%3DK.%2BB.%2BKarlson%26author%3DA.%2BHolm%26title%3DComparing%2Bcoefficients%2Bof%2Bnested%2Bnonlinear%2Bprobability%2Bmodels&amp;doi=10.1111%2Fdpr.12573&amp;doiOfLink=10.1177%2F1536867X1101100306&amp;linkType=gs&amp;linkLocation=Reference&amp;linkSource=FULL_TEXT" TargetMode="External"/><Relationship Id="rId2" Type="http://schemas.openxmlformats.org/officeDocument/2006/relationships/styles" Target="styles.xml"/><Relationship Id="rId29" Type="http://schemas.openxmlformats.org/officeDocument/2006/relationships/hyperlink" Target="https://onlinelibrary.wiley.com/doi/full/10.1111/dpr.12573" TargetMode="External"/><Relationship Id="rId276" Type="http://schemas.openxmlformats.org/officeDocument/2006/relationships/hyperlink" Target="https://doi.org/10.1002/app5.300" TargetMode="External"/><Relationship Id="rId441" Type="http://schemas.openxmlformats.org/officeDocument/2006/relationships/hyperlink" Target="http://scholar.google.com/scholar_lookup?&amp;title=The%20use%20of%20knowledge%20in%20society&amp;journal=American%20Economic%20Review&amp;volume=35&amp;pages=519-530&amp;publication_year=1945&amp;author=Hayek%2CFA" TargetMode="External"/><Relationship Id="rId40" Type="http://schemas.openxmlformats.org/officeDocument/2006/relationships/hyperlink" Target="https://onlinelibrary.wiley.com/doi/full/10.1111/dpr.12573" TargetMode="External"/><Relationship Id="rId136" Type="http://schemas.openxmlformats.org/officeDocument/2006/relationships/hyperlink" Target="https://onlinelibrary.wiley.com/action/getFTRLinkout?url=https%3A%2F%2Fdoi.org%2F10.1016%2Fj.worlddev.2013.05.011&amp;doi=10.1111%2Fdpr.12573&amp;doiOfLink=10.1016%2Fj.worlddev.2013.05.011&amp;linkType=VIEW_NO_ACCESS&amp;linkLocation=Reference&amp;linkSource=FULL_TEXT" TargetMode="External"/><Relationship Id="rId178" Type="http://schemas.openxmlformats.org/officeDocument/2006/relationships/hyperlink" Target="https://onlinelibrary.wiley.com/action/getFTRLinkout?url=http%3A%2F%2Fscholar.google.com%2Fscholar_lookup%3Fhl%3Den%26volume%3D41%26publication_year%3D2005%26pages%3D1092-1117%26journal%3DThe%2BJournal%2Bof%2BDevelopment%2BStudies%26issue%3D6%26author%3DS.%2BFeeny%26title%3DThe%2Bimpact%2Bof%2Bforeign%2Baid%2Bon%2Beconomic%2Bgrowth%2Bin%2BPapua%2BNew%2BGuinea&amp;doi=10.1111%2Fdpr.12573&amp;doiOfLink=10.1080%2F00220380500155403&amp;linkType=gs&amp;linkLocation=Reference&amp;linkSource=FULL_TEXT" TargetMode="External"/><Relationship Id="rId301" Type="http://schemas.openxmlformats.org/officeDocument/2006/relationships/hyperlink" Target="https://doi.org/10.1111/j.1759-5436.1986.mp17002004.x" TargetMode="External"/><Relationship Id="rId343" Type="http://schemas.openxmlformats.org/officeDocument/2006/relationships/hyperlink" Target="https://academic.oup.com/isr/search-results?f_TocHeadingTitleList=Reflection%2c+Evaluation%2c+Integration" TargetMode="External"/><Relationship Id="rId82" Type="http://schemas.openxmlformats.org/officeDocument/2006/relationships/hyperlink" Target="https://onlinelibrary.wiley.com/doi/full/10.1111/dpr.12573" TargetMode="External"/><Relationship Id="rId203" Type="http://schemas.openxmlformats.org/officeDocument/2006/relationships/hyperlink" Target="https://onlinelibrary.wiley.com/action/getFTRLinkout?url=http%3A%2F%2Fscholar.google.com%2Fscholar_lookup%3Fhl%3Den%26publication_year%3D2014%26author%3DV.%2BHorscroft%26title%3DPublic%2Bsectors%2Bin%2Bthe%2BPacific%2BIslands%253A%2BAre%2Bthey%2B%25E2%2580%2598too%2Bbig%25E2%2580%2599%2Band%2Bdo%2Bthey%2B%25E2%2580%2598crowd%2Bout%25E2%2580%2599%2Bthe%2Bprivate%2Bsector%253F&amp;doi=10.1111%2Fdpr.12573&amp;linkType=gs&amp;linkLocation=Reference&amp;linkSource=FULL_TEXT" TargetMode="External"/><Relationship Id="rId385" Type="http://schemas.openxmlformats.org/officeDocument/2006/relationships/hyperlink" Target="https://wayf.springernature.com/?redirect_uri=https%3A%2F%2Flink.springer.com%2Farticle%2F10.1007%2Fs11138-009-0091-7" TargetMode="External"/><Relationship Id="rId245" Type="http://schemas.openxmlformats.org/officeDocument/2006/relationships/hyperlink" Target="https://doi.org/10.1111/j.1467-8411.2006.00187.x-i1" TargetMode="External"/><Relationship Id="rId287" Type="http://schemas.openxmlformats.org/officeDocument/2006/relationships/hyperlink" Target="https://onlinelibrary.wiley.com/action/getFTRLinkout?url=https%3A%2F%2Fdoi.org%2F10.1177%2F0010414009358674&amp;doi=10.1111%2Fdpr.12573&amp;doiOfLink=10.1177%2F0010414009358674&amp;linkType=VIEW_NO_ACCESS&amp;linkLocation=Reference&amp;linkSource=FULL_TEXT" TargetMode="External"/><Relationship Id="rId410" Type="http://schemas.openxmlformats.org/officeDocument/2006/relationships/hyperlink" Target="http://scholar.google.com/scholar_lookup?&amp;title=Economic%20history%20as%20theory&amp;journal=Economica&amp;doi=10.2307%2F2552576&amp;volume=38&amp;pages=163-179&amp;publication_year=1971&amp;author=Bauer%2CPT" TargetMode="External"/><Relationship Id="rId452" Type="http://schemas.openxmlformats.org/officeDocument/2006/relationships/hyperlink" Target="http://scholar.google.com/scholar_lookup?&amp;title=Dead%20aid%3A%20Why%20aid%20is%20not%20working%20and%20how%20there%20is%20a%20better%20way%20for%20Africa&amp;publication_year=2009&amp;author=Moyo%2CD" TargetMode="External"/><Relationship Id="rId105" Type="http://schemas.openxmlformats.org/officeDocument/2006/relationships/hyperlink" Target="https://onlinelibrary.wiley.com/doi/full/10.1111/dpr.12573" TargetMode="External"/><Relationship Id="rId147" Type="http://schemas.openxmlformats.org/officeDocument/2006/relationships/hyperlink" Target="https://doi.org/10.1257/app.20140287" TargetMode="External"/><Relationship Id="rId312" Type="http://schemas.openxmlformats.org/officeDocument/2006/relationships/hyperlink" Target="https://onlinelibrary.wiley.com/action/getFTRLinkout?url=http%3A%2F%2Fscholar.google.com%2Fscholar_lookup%3Fhl%3Den%26volume%3Dvol%2B42%26publication_year%3D1980%26journal%3DOxford%2BBulletin%2Bof%2BEconomic%2Band%2BStatistics%26issue%3DNo%2B2%26author%3DP.%2BMosley%26title%3D%25E2%2580%2598Aid%252C%2Bsavings%2Band%2Bgrowth%2Brevisited%25E2%2580%2599&amp;doi=10.1111%2Fj.1759-5436.1986.mp17002004.x&amp;linkType=gs&amp;linkLocation=Reference&amp;linkSource=FULL_TEXT" TargetMode="External"/><Relationship Id="rId354" Type="http://schemas.openxmlformats.org/officeDocument/2006/relationships/hyperlink" Target="javascript:" TargetMode="External"/><Relationship Id="rId51" Type="http://schemas.openxmlformats.org/officeDocument/2006/relationships/hyperlink" Target="https://onlinelibrary.wiley.com/doi/full/10.1111/dpr.12573" TargetMode="External"/><Relationship Id="rId72" Type="http://schemas.openxmlformats.org/officeDocument/2006/relationships/hyperlink" Target="https://onlinelibrary.wiley.com/doi/full/10.1111/dpr.12573" TargetMode="External"/><Relationship Id="rId93" Type="http://schemas.openxmlformats.org/officeDocument/2006/relationships/hyperlink" Target="https://onlinelibrary.wiley.com/doi/full/10.1111/dpr.12573" TargetMode="External"/><Relationship Id="rId189" Type="http://schemas.openxmlformats.org/officeDocument/2006/relationships/hyperlink" Target="https://onlinelibrary.wiley.com/servlet/linkout?suffix=null&amp;dbid=128&amp;doi=10.1111%2Fdpr.12573&amp;key=000618031600001&amp;getFTLinkType=true&amp;doiForPubOfPage=10.1111%2Fdpr.12573&amp;refDoi=10.1111%2Fdpr.12503&amp;linkType=ISI&amp;linkSource=FULL_TEXT&amp;linkLocation=Reference" TargetMode="External"/><Relationship Id="rId375" Type="http://schemas.openxmlformats.org/officeDocument/2006/relationships/hyperlink" Target="https://academic.oup.com/books" TargetMode="External"/><Relationship Id="rId396" Type="http://schemas.openxmlformats.org/officeDocument/2006/relationships/hyperlink" Target="https://link.springer.com/subjects/utilitarianism" TargetMode="External"/><Relationship Id="rId3" Type="http://schemas.openxmlformats.org/officeDocument/2006/relationships/settings" Target="settings.xml"/><Relationship Id="rId214" Type="http://schemas.openxmlformats.org/officeDocument/2006/relationships/hyperlink" Target="https://onlinelibrary.wiley.com/action/getFTRLinkout?url=http%3A%2F%2Fscholar.google.com%2Fscholar_lookup%3Fhl%3Den%26volume%3D25%26publication_year%3D2010%26pages%3D51-71%26journal%3DStatistical%2BScience%26issue%3D1%26author%3DK.%2BImai%26author%3DL.%2BKeele%26author%3DT.%2BYamamoto%26title%3DIdentification%252C%2Binference%2Band%2Bsensitivity%2Banalysis%2Bfor%2Bcausal%2Bmediation%2Beffects&amp;doi=10.1111%2Fdpr.12573&amp;doiOfLink=10.1214%2F10-STS321&amp;linkType=gs&amp;linkLocation=Reference&amp;linkSource=FULL_TEXT" TargetMode="External"/><Relationship Id="rId235" Type="http://schemas.openxmlformats.org/officeDocument/2006/relationships/hyperlink" Target="http://www.cepii.fr/CEPII/en/publications/wp/abstract.asp?NoDoc=3877" TargetMode="External"/><Relationship Id="rId256" Type="http://schemas.openxmlformats.org/officeDocument/2006/relationships/hyperlink" Target="https://onlinelibrary.wiley.com/action/getFTRLinkout?url=http%3A%2F%2Fscholar.google.com%2Fscholar_lookup%3Fhl%3Den%26volume%3D40%26publication_year%3D2008%26pages%3D879-891%26journal%3DBehavior%2BResearch%2BMethods%26issue%3D3%26author%3DK.%2BJ.%2BPreacher%26author%3DA.%2BF.%2BHayes%26title%3DAsymptotic%2Band%2Bresampling%2Bstrategies%2Bfor%2Bassessing%2Band%2Bcomparing%2Bindirect%2Beffects%2Bin%2Bmultiple%2Bmediator%2Bmodels&amp;doi=10.1111%2Fdpr.12573&amp;doiOfLink=10.3758%2FBRM.40.3.879&amp;linkType=gs&amp;linkLocation=Reference&amp;linkSource=FULL_TEXT" TargetMode="External"/><Relationship Id="rId277" Type="http://schemas.openxmlformats.org/officeDocument/2006/relationships/hyperlink" Target="https://onlinelibrary.wiley.com/action/getFTRLinkout?url=%2Fdoi%2F10.1002%2Fapp5.300&amp;doi=10.1111%2Fdpr.12573&amp;doiOfLink=10.1002%2Fapp5.300&amp;linkType=VIEW_FULL_ACCESS&amp;linkLocation=Reference&amp;linkSource=FULL_TEXT" TargetMode="External"/><Relationship Id="rId298" Type="http://schemas.openxmlformats.org/officeDocument/2006/relationships/hyperlink" Target="https://onlinelibrary.wiley.com/action/getFTRLinkout?url=https%3A%2F%2Fct.prod.getft.io%2Fd2lsZXksZWxzZXZpZXIsTVRBdU1UQXhOaTlxTG14aGJuZHdZeTR5TURJMExqRXdNVEUxTWcsTmpnM01tWTJZalF0TUdGbFlTMDBNRFEzTFdJNU1tSXRZakJtTXpFMlpUazRNRFV5LGh0dHBzOi8vd3d3LnNjaWVuY2VkaXJlY3QuY29tL3NjaWVuY2UvYXJ0aWNsZS9waWkvUzI2NjY2MDY1MjQwMDE0Njk_cGVzPXZvcg.llANINi1I3lwZshmEABZBCon3_BhIkTZGIHBBlKavHo&amp;doi=10.1111%2Fdpr.12573&amp;doiOfLink=10.1016%2Fj.lanwpc.2024.101152&amp;linkType=VIEW_FULL_ACCESS&amp;linkLocation=CitedBy&amp;linkSource=FULL_TEXT" TargetMode="External"/><Relationship Id="rId400" Type="http://schemas.openxmlformats.org/officeDocument/2006/relationships/hyperlink" Target="http://www.un.org/summit2005/" TargetMode="External"/><Relationship Id="rId421" Type="http://schemas.openxmlformats.org/officeDocument/2006/relationships/hyperlink" Target="http://scholar.google.com/scholar_lookup?&amp;title=After%20war%3A%20The%20political%20economy%20of%20exporting%20democracy&amp;publication_year=2008&amp;author=Coyne%2CCJ" TargetMode="External"/><Relationship Id="rId442" Type="http://schemas.openxmlformats.org/officeDocument/2006/relationships/hyperlink" Target="https://doi.org/10.1111%2Fj.1468-0335.2007.00623.x" TargetMode="External"/><Relationship Id="rId463" Type="http://schemas.openxmlformats.org/officeDocument/2006/relationships/hyperlink" Target="http://scholar.google.com/scholar_lookup?&amp;title=Socialism%3A%20An%20economic%20and%20sociological%20critique&amp;publication_year=1922%5b1981%5d&amp;author=Mises%2CL" TargetMode="External"/><Relationship Id="rId116" Type="http://schemas.openxmlformats.org/officeDocument/2006/relationships/hyperlink" Target="https://onlinelibrary.wiley.com/doi/full/10.1111/dpr.12573" TargetMode="External"/><Relationship Id="rId137" Type="http://schemas.openxmlformats.org/officeDocument/2006/relationships/hyperlink" Target="https://onlinelibrary.wiley.com/servlet/linkout?suffix=null&amp;dbid=128&amp;doi=10.1111%2Fdpr.12573&amp;key=000323458000016&amp;getFTLinkType=true&amp;doiForPubOfPage=10.1111%2Fdpr.12573&amp;refDoi=10.1016%2Fj.worlddev.2013.05.011&amp;linkType=ISI&amp;linkSource=FULL_TEXT&amp;linkLocation=Reference" TargetMode="External"/><Relationship Id="rId158" Type="http://schemas.openxmlformats.org/officeDocument/2006/relationships/hyperlink" Target="https://doi.org/10.1016/j.worlddev.2014.05.027" TargetMode="External"/><Relationship Id="rId302" Type="http://schemas.openxmlformats.org/officeDocument/2006/relationships/hyperlink" Target="javascript:void(0)" TargetMode="External"/><Relationship Id="rId323" Type="http://schemas.openxmlformats.org/officeDocument/2006/relationships/hyperlink" Target="https://onlinelibrary.wiley.com/action/getFTRLinkout?url=http%3A%2F%2Fscholar.google.com%2Fscholar_lookup%3Fhl%3Den%26volume%3Dvol%2B82%26publication_year%3D1972%26pages%3D934-50%26journal%3DEconomic%2BJournal%26author%3DG.%2BPapanek%26title%3D%25E2%2580%2598The%2Beffect%2Bof%2Baid%2Band%2Bother%2Bresource%2Btransfers%2Bon%2Bsavings%2Band%2Bgrowth%2Bin%2Bless%2Bdeveloped%2Bcountries%25E2%2580%2599&amp;doi=10.1111%2Fj.1759-5436.1986.mp17002004.x&amp;doiOfLink=10.2307%2F2230259&amp;linkType=gs&amp;linkLocation=Reference&amp;linkSource=FULL_TEXT" TargetMode="External"/><Relationship Id="rId344" Type="http://schemas.openxmlformats.org/officeDocument/2006/relationships/hyperlink" Target="https://academic.oup.com/isa" TargetMode="External"/><Relationship Id="rId20" Type="http://schemas.openxmlformats.org/officeDocument/2006/relationships/hyperlink" Target="https://onlinelibrary.wiley.com/doi/full/10.1111/dpr.12573" TargetMode="External"/><Relationship Id="rId41" Type="http://schemas.openxmlformats.org/officeDocument/2006/relationships/hyperlink" Target="https://onlinelibrary.wiley.com/doi/full/10.1111/dpr.12573" TargetMode="External"/><Relationship Id="rId62" Type="http://schemas.openxmlformats.org/officeDocument/2006/relationships/hyperlink" Target="https://onlinelibrary.wiley.com/doi/full/10.1111/dpr.12573" TargetMode="External"/><Relationship Id="rId83" Type="http://schemas.openxmlformats.org/officeDocument/2006/relationships/hyperlink" Target="https://onlinelibrary.wiley.com/doi/full/10.1111/dpr.12573" TargetMode="External"/><Relationship Id="rId179" Type="http://schemas.openxmlformats.org/officeDocument/2006/relationships/hyperlink" Target="https://doi.org/10.1080/00220381003623889" TargetMode="External"/><Relationship Id="rId365" Type="http://schemas.openxmlformats.org/officeDocument/2006/relationships/hyperlink" Target="https://academic.oup.com/my-account/communication-preferences" TargetMode="External"/><Relationship Id="rId386" Type="http://schemas.openxmlformats.org/officeDocument/2006/relationships/hyperlink" Target="https://link.springer.com/product/springer-plus" TargetMode="External"/><Relationship Id="rId190" Type="http://schemas.openxmlformats.org/officeDocument/2006/relationships/hyperlink" Target="https://onlinelibrary.wiley.com/action/getFTRLinkout?url=http%3A%2F%2Fscholar.google.com%2Fscholar_lookup%3Fhl%3Den%26volume%3D39%26publication_year%3D2021%26pages%3D381-397%26journal%3DDevelopment%2BPolicy%2BReview%26issue%3D3%26author%3DH.%2BFeil%26title%3DThe%2Bcancer%2Bof%2Bcorruption%2Band%2BWorld%2BBank%2Bproject%2Bperformance%253A%2BIs%2Bthere%2Ba%2Bconnection%253F&amp;doi=10.1111%2Fdpr.12573&amp;doiOfLink=10.1111%2Fdpr.12503&amp;linkType=gs&amp;linkLocation=Reference&amp;linkSource=FULL_TEXT" TargetMode="External"/><Relationship Id="rId204" Type="http://schemas.openxmlformats.org/officeDocument/2006/relationships/hyperlink" Target="https://devpolicy.org/publications/submissions/Devpolicy-Submission-on-Australia%27s-New-International-Development-Policy-14022020.pdf" TargetMode="External"/><Relationship Id="rId225" Type="http://schemas.openxmlformats.org/officeDocument/2006/relationships/hyperlink" Target="https://onlinelibrary.wiley.com/servlet/linkout?suffix=null&amp;dbid=128&amp;doi=10.1111%2Fdpr.12573&amp;key=WOS%3A000311914500006&amp;getFTLinkType=true&amp;doiForPubOfPage=10.1111%2Fdpr.12573&amp;refDoi=10.1016%2Fj.rssm.2010.12.005&amp;linkType=ISI&amp;linkSource=FULL_TEXT&amp;linkLocation=Reference" TargetMode="External"/><Relationship Id="rId246" Type="http://schemas.openxmlformats.org/officeDocument/2006/relationships/hyperlink" Target="https://onlinelibrary.wiley.com/action/getFTRLinkout?url=%2Fdoi%2F10.1111%2Fj.1467-8411.2006.00187.x-i1&amp;doi=10.1111%2Fdpr.12573&amp;doiOfLink=10.1111%2Fj.1467-8411.2006.00187.x-i1&amp;linkType=VIEW_NO_ACCESS&amp;linkLocation=Reference&amp;linkSource=FULL_TEXT" TargetMode="External"/><Relationship Id="rId267" Type="http://schemas.openxmlformats.org/officeDocument/2006/relationships/hyperlink" Target="https://onlinelibrary.wiley.com/servlet/linkout?suffix=ref&amp;dbid=16&amp;doi=10.1111%2Fdpr.12573&amp;key=10.1146%2Fannurev-publhealth-032315-021402&amp;getFTLinkType=true&amp;doiForPubOfPage=10.1111%2Fdpr.12573&amp;refDoi=10.1146%2Fannurev-publhealth-032315-021402&amp;linkType=Crossref&amp;linkSource=FULL_TEXT&amp;linkLocation=Reference" TargetMode="External"/><Relationship Id="rId288" Type="http://schemas.openxmlformats.org/officeDocument/2006/relationships/hyperlink" Target="https://onlinelibrary.wiley.com/servlet/linkout?suffix=null&amp;dbid=128&amp;doi=10.1111%2Fdpr.12573&amp;key=000277082000003&amp;getFTLinkType=true&amp;doiForPubOfPage=10.1111%2Fdpr.12573&amp;refDoi=10.1177%2F0010414009358674&amp;linkType=ISI&amp;linkSource=FULL_TEXT&amp;linkLocation=Reference" TargetMode="External"/><Relationship Id="rId411" Type="http://schemas.openxmlformats.org/officeDocument/2006/relationships/hyperlink" Target="http://scholar.google.com/scholar_lookup?&amp;title=From%20subsistence%20to%20exchange&amp;publication_year=2000&amp;author=Bauer%2CPT" TargetMode="External"/><Relationship Id="rId432" Type="http://schemas.openxmlformats.org/officeDocument/2006/relationships/hyperlink" Target="https://doi.org/10.1257%2Faer.97.2.328" TargetMode="External"/><Relationship Id="rId453" Type="http://schemas.openxmlformats.org/officeDocument/2006/relationships/hyperlink" Target="http://scholar.google.com/scholar_lookup?&amp;title=The%20failure%20of%20development%20aid&amp;journal=Cato%20Journal&amp;volume=23&amp;pages=175-188&amp;publication_year=2003&amp;author=Ovaska%2CT" TargetMode="External"/><Relationship Id="rId474" Type="http://schemas.openxmlformats.org/officeDocument/2006/relationships/hyperlink" Target="https://link.springer.com/search?query=Foreign%20aid&amp;facet-discipline=%22Economics%22" TargetMode="External"/><Relationship Id="rId106" Type="http://schemas.openxmlformats.org/officeDocument/2006/relationships/hyperlink" Target="https://onlinelibrary.wiley.com/doi/full/10.1111/dpr.12573" TargetMode="External"/><Relationship Id="rId127" Type="http://schemas.openxmlformats.org/officeDocument/2006/relationships/hyperlink" Target="https://onlinelibrary.wiley.com/doi/full/10.1111/dpr.12573" TargetMode="External"/><Relationship Id="rId313" Type="http://schemas.openxmlformats.org/officeDocument/2006/relationships/hyperlink" Target="https://onlinelibrary.wiley.com/action/getFTRLinkout?url=%2Fdoi%2F10.1111%2Fj.1467-7660.1983.tb00168.x&amp;doi=10.1111%2Fj.1759-5436.1986.mp17002004.x&amp;doiOfLink=10.1111%2Fj.1467-7660.1983.tb00168.x&amp;linkType=VIEW_NO_ACCESS&amp;linkLocation=Reference&amp;linkSource=FULL_TEXT" TargetMode="External"/><Relationship Id="rId10" Type="http://schemas.openxmlformats.org/officeDocument/2006/relationships/hyperlink" Target="https://onlinelibrary.wiley.com/doi/epdf/10.1111/dpr.12573" TargetMode="External"/><Relationship Id="rId31" Type="http://schemas.openxmlformats.org/officeDocument/2006/relationships/hyperlink" Target="https://onlinelibrary.wiley.com/doi/full/10.1111/dpr.12573" TargetMode="External"/><Relationship Id="rId52" Type="http://schemas.openxmlformats.org/officeDocument/2006/relationships/hyperlink" Target="https://onlinelibrary.wiley.com/doi/full/10.1111/dpr.12573" TargetMode="External"/><Relationship Id="rId73" Type="http://schemas.openxmlformats.org/officeDocument/2006/relationships/hyperlink" Target="https://onlinelibrary.wiley.com/doi/full/10.1111/dpr.12573" TargetMode="External"/><Relationship Id="rId94" Type="http://schemas.openxmlformats.org/officeDocument/2006/relationships/hyperlink" Target="https://onlinelibrary.wiley.com/action/downloadFigures?id=dpr12573-fig-0001&amp;partId=&amp;doi=10.1111%2Fdpr.12573" TargetMode="External"/><Relationship Id="rId148" Type="http://schemas.openxmlformats.org/officeDocument/2006/relationships/hyperlink" Target="https://onlinelibrary.wiley.com/servlet/linkout?suffix=ref&amp;dbid=16&amp;doi=10.1111%2Fdpr.12573&amp;key=10.1257%2Fapp.20140287&amp;getFTLinkType=true&amp;doiForPubOfPage=10.1111%2Fdpr.12573&amp;refDoi=10.1257%2Fapp.20140287&amp;linkType=Crossref&amp;linkSource=FULL_TEXT&amp;linkLocation=Reference" TargetMode="External"/><Relationship Id="rId169" Type="http://schemas.openxmlformats.org/officeDocument/2006/relationships/hyperlink" Target="https://onlinelibrary.wiley.com/action/getFTRLinkout?url=http%3A%2F%2Fscholar.google.com%2Fscholar_lookup%3Fhl%3Den%26volume%3D48%26publication_year%3D2015%26pages%3D1942-1973%26journal%3DComparative%2BPolitical%2BStudies%26issue%3D14%26author%3DC.%2BCruz%26author%3DP.%2BKeefer%26title%3DPolitical%2Bparties%252C%2Bclientelism%252C%2Band%2Bbureaucratic%2Breform&amp;doi=10.1111%2Fdpr.12573&amp;doiOfLink=10.1177%2F0010414015594627&amp;linkType=gs&amp;linkLocation=Reference&amp;linkSource=FULL_TEXT" TargetMode="External"/><Relationship Id="rId334" Type="http://schemas.openxmlformats.org/officeDocument/2006/relationships/image" Target="media/image1.emf"/><Relationship Id="rId355" Type="http://schemas.openxmlformats.org/officeDocument/2006/relationships/hyperlink" Target="https://academic.oup.com/isr/Subscribe/CurrentYear" TargetMode="External"/><Relationship Id="rId376" Type="http://schemas.openxmlformats.org/officeDocument/2006/relationships/hyperlink" Target="https://academic.oup.com/journals" TargetMode="External"/><Relationship Id="rId397" Type="http://schemas.openxmlformats.org/officeDocument/2006/relationships/hyperlink" Target="https://link.springer.com/subjects/foreign-aid-dynamics-and-development-outcomes" TargetMode="External"/><Relationship Id="rId4" Type="http://schemas.openxmlformats.org/officeDocument/2006/relationships/webSettings" Target="webSettings.xml"/><Relationship Id="rId180" Type="http://schemas.openxmlformats.org/officeDocument/2006/relationships/hyperlink" Target="https://onlinelibrary.wiley.com/action/getFTRLinkout?url=https%3A%2F%2Fdoi.org%2F10.1080%2F00220381003623889&amp;doi=10.1111%2Fdpr.12573&amp;doiOfLink=10.1080%2F00220381003623889&amp;linkType=VIEW_NO_ACCESS&amp;linkLocation=Reference&amp;linkSource=FULL_TEXT" TargetMode="External"/><Relationship Id="rId215" Type="http://schemas.openxmlformats.org/officeDocument/2006/relationships/hyperlink" Target="https://doi.org/10.1093/wber/11.2.219" TargetMode="External"/><Relationship Id="rId236" Type="http://schemas.openxmlformats.org/officeDocument/2006/relationships/hyperlink" Target="https://onlinelibrary.wiley.com/action/getFTRLinkout?url=http%3A%2F%2Fscholar.google.com%2Fscholar_lookup%3Fhl%3Den%26publication_year%3D2011%26author%3DT.%2BMayer%26author%3DS.%2BZignago%26title%3DNotes%2Bon%2BCEPII%25E2%2580%2599s%2Bdistances%2Bmeasures%253A%2BThe%2BGeoDist%2Bdatabase&amp;doi=10.1111%2Fdpr.12573&amp;linkType=gs&amp;linkLocation=Reference&amp;linkSource=FULL_TEXT" TargetMode="External"/><Relationship Id="rId257" Type="http://schemas.openxmlformats.org/officeDocument/2006/relationships/hyperlink" Target="https://doi.org/10.1093/acprof:oso/9780199286874.001.0001" TargetMode="External"/><Relationship Id="rId278" Type="http://schemas.openxmlformats.org/officeDocument/2006/relationships/hyperlink" Target="https://onlinelibrary.wiley.com/servlet/linkout?suffix=null&amp;dbid=8&amp;doi=10.1111%2Fdpr.12573&amp;key=32983522&amp;getFTLinkType=true&amp;doiForPubOfPage=10.1111%2Fdpr.12573&amp;refDoi=10.1002%2Fapp5.300&amp;linkType=PMID&amp;linkSource=FULL_TEXT&amp;linkLocation=Reference" TargetMode="External"/><Relationship Id="rId401" Type="http://schemas.openxmlformats.org/officeDocument/2006/relationships/hyperlink" Target="https://link.springer.com/article/10.1007/s11138-009-0091-7" TargetMode="External"/><Relationship Id="rId422" Type="http://schemas.openxmlformats.org/officeDocument/2006/relationships/hyperlink" Target="http://scholar.google.com/scholar_lookup?&amp;title=The%20plight%20of%20underdeveloped%20countries&amp;journal=Cato%20Journal&amp;volume=24&amp;pages=235-249&amp;publication_year=2004&amp;author=Coyne%2CCJ&amp;author=Leeson%2CPT" TargetMode="External"/><Relationship Id="rId443" Type="http://schemas.openxmlformats.org/officeDocument/2006/relationships/hyperlink" Target="http://scholar.google.com/scholar_lookup?&amp;title=Foreign%20aid%20and%20market-liberalizing%20reform&amp;journal=Economica&amp;doi=10.1111%2Fj.1468-0335.2007.00623.x&amp;volume=75&amp;pages=542-548&amp;publication_year=2008&amp;author=Heckelman%2CJ&amp;author=Knack%2CS" TargetMode="External"/><Relationship Id="rId464" Type="http://schemas.openxmlformats.org/officeDocument/2006/relationships/hyperlink" Target="http://scholar.google.com/scholar_lookup?&amp;title=Bureaucracy&amp;publication_year=1944&amp;author=Mises%2CL" TargetMode="External"/><Relationship Id="rId303" Type="http://schemas.openxmlformats.org/officeDocument/2006/relationships/hyperlink" Target="https://onlinelibrary.wiley.com/doi/pdf/10.1111/j.1759-5436.1986.mp17002004.x#accessDenialLayout" TargetMode="External"/><Relationship Id="rId42" Type="http://schemas.openxmlformats.org/officeDocument/2006/relationships/hyperlink" Target="https://onlinelibrary.wiley.com/doi/full/10.1111/dpr.12573" TargetMode="External"/><Relationship Id="rId84" Type="http://schemas.openxmlformats.org/officeDocument/2006/relationships/hyperlink" Target="https://onlinelibrary.wiley.com/doi/full/10.1111/dpr.12573" TargetMode="External"/><Relationship Id="rId138" Type="http://schemas.openxmlformats.org/officeDocument/2006/relationships/hyperlink" Target="https://onlinelibrary.wiley.com/action/getFTRLinkout?url=http%3A%2F%2Fscholar.google.com%2Fscholar_lookup%3Fhl%3Den%26volume%3D51%26publication_year%3D2013%26pages%3D234-244%26journal%3DWorld%2BDevelopment%26author%3DM.%2BAndrews%26author%3DL.%2BPritchett%26author%3DM.%2BWoolcock%26title%3DEscaping%2Bcapability%2Btraps%2Bthrough%2Bproblem%2Bdriven%2Biterative%2Badaptation%2B%2528PDIA%2529&amp;doi=10.1111%2Fdpr.12573&amp;doiOfLink=10.1016%2Fj.worlddev.2013.05.011&amp;linkType=gs&amp;linkLocation=Reference&amp;linkSource=FULL_TEXT" TargetMode="External"/><Relationship Id="rId345" Type="http://schemas.openxmlformats.org/officeDocument/2006/relationships/hyperlink" Target="javascript:;" TargetMode="External"/><Relationship Id="rId387" Type="http://schemas.openxmlformats.org/officeDocument/2006/relationships/hyperlink" Target="https://www.springernature.com/gp/librarians/licensing/agc/journals" TargetMode="External"/><Relationship Id="rId191" Type="http://schemas.openxmlformats.org/officeDocument/2006/relationships/hyperlink" Target="https://doi.org/10.1007/s10887-016-9137-4" TargetMode="External"/><Relationship Id="rId205" Type="http://schemas.openxmlformats.org/officeDocument/2006/relationships/hyperlink" Target="https://onlinelibrary.wiley.com/action/getFTRLinkout?url=http%3A%2F%2Fscholar.google.com%2Fscholar_lookup%3Fhl%3Den%26publication_year%3D2020%26author%3DS.%2BHowes%26author%3DR.%2BEdwards%26author%3DT.%2BWood%26author%3DS.%2BSurandiran%26title%3DAustralia%25E2%2580%2599s%2Bnew%2Binternational%2Bdevelopment%2Bpolicy%253A%2BDevelopment%2BPolicy%2BCentre%2Bsubmission&amp;doi=10.1111%2Fdpr.12573&amp;linkType=gs&amp;linkLocation=Reference&amp;linkSource=FULL_TEXT" TargetMode="External"/><Relationship Id="rId247" Type="http://schemas.openxmlformats.org/officeDocument/2006/relationships/hyperlink" Target="https://onlinelibrary.wiley.com/action/getFTRLinkout?url=http%3A%2F%2Fscholar.google.com%2Fscholar_lookup%3Fhl%3Den%26volume%3D20%26publication_year%3D2006%26pages%3D38-55%26journal%3DAsian%25E2%2580%2590Pacific%2BEconomic%2BLiterature%26issue%3D2%26author%3DV.%2BPavlov%26author%3DC.%2BSugden%26title%3DAid%2Band%2Bgrowth%2Bin%2Bthe%2BPacific%2BIslands&amp;doi=10.1111%2Fdpr.12573&amp;doiOfLink=10.1111%2Fj.1467-8411.2006.00187.x-i1&amp;linkType=gs&amp;linkLocation=Reference&amp;linkSource=FULL_TEXT" TargetMode="External"/><Relationship Id="rId412" Type="http://schemas.openxmlformats.org/officeDocument/2006/relationships/hyperlink" Target="https://doi.org/10.1016%2F0014-2921%2895%2900127-1" TargetMode="External"/><Relationship Id="rId107" Type="http://schemas.openxmlformats.org/officeDocument/2006/relationships/hyperlink" Target="https://onlinelibrary.wiley.com/doi/full/10.1111/dpr.12573" TargetMode="External"/><Relationship Id="rId289" Type="http://schemas.openxmlformats.org/officeDocument/2006/relationships/hyperlink" Target="https://onlinelibrary.wiley.com/action/getFTRLinkout?url=http%3A%2F%2Fscholar.google.com%2Fscholar_lookup%3Fhl%3Den%26volume%3D43%26publication_year%3D2010%26pages%3D735-762%26journal%3DComparative%2BPolitical%2BStudies%26issue%3D6%26author%3DJ.%2BWright%26title%3DAid%2Beffectiveness%2Band%2Bthe%2Bpolitics%2Bof%2Bpersonalism&amp;doi=10.1111%2Fdpr.12573&amp;doiOfLink=10.1177%2F0010414009358674&amp;linkType=gs&amp;linkLocation=Reference&amp;linkSource=FULL_TEXT" TargetMode="External"/><Relationship Id="rId454" Type="http://schemas.openxmlformats.org/officeDocument/2006/relationships/hyperlink" Target="http://scholar.google.com/scholar_lookup?&amp;title=Watchmen%2C%20who%20watches%20thee%3F%20Donors%20and%20corruption%20in%20less%20developed%20countries&amp;journal=The%20Independent%20Review&amp;volume=10&amp;issue=2&amp;pages=411-418&amp;publication_year=2005&amp;author=Rashid%2CS" TargetMode="External"/><Relationship Id="rId11" Type="http://schemas.openxmlformats.org/officeDocument/2006/relationships/hyperlink" Target="javascript:void(0)" TargetMode="External"/><Relationship Id="rId53" Type="http://schemas.openxmlformats.org/officeDocument/2006/relationships/hyperlink" Target="https://onlinelibrary.wiley.com/doi/full/10.1111/dpr.12573" TargetMode="External"/><Relationship Id="rId149" Type="http://schemas.openxmlformats.org/officeDocument/2006/relationships/hyperlink" Target="https://onlinelibrary.wiley.com/servlet/linkout?suffix=null&amp;dbid=32&amp;doi=10.1111%2Fdpr.12573&amp;key=1%3ACAS%3A528%3ADC%252BC2MXhtlKrtL%252FL&amp;getFTLinkType=true&amp;doiForPubOfPage=10.1111%2Fdpr.12573&amp;refDoi=10.1257%2Fapp.20140287&amp;linkType=COI&amp;linkSource=FULL_TEXT&amp;linkLocation=Reference" TargetMode="External"/><Relationship Id="rId314" Type="http://schemas.openxmlformats.org/officeDocument/2006/relationships/hyperlink" Target="https://onlinelibrary.wiley.com/servlet/linkout?suffix=null&amp;dbid=128&amp;doi=10.1111%2Fj.1759-5436.1986.mp17002004.x&amp;key=A1983RT95500006&amp;getFTLinkType=true&amp;doiForPubOfPage=10.1111%2Fj.1759-5436.1986.mp17002004.x&amp;refDoi=10.1111%2Fj.1467-7660.1983.tb00168.x&amp;linkType=ISI&amp;linkSource=FULL_TEXT&amp;linkLocation=Reference" TargetMode="External"/><Relationship Id="rId356" Type="http://schemas.openxmlformats.org/officeDocument/2006/relationships/hyperlink" Target="https://academic.oup.com/pages/purchasing" TargetMode="External"/><Relationship Id="rId398" Type="http://schemas.openxmlformats.org/officeDocument/2006/relationships/hyperlink" Target="https://link.springer.com/article/10.1007/s11138-009-0091-7" TargetMode="External"/><Relationship Id="rId95" Type="http://schemas.openxmlformats.org/officeDocument/2006/relationships/hyperlink" Target="https://onlinelibrary.wiley.com/doi/full/10.1111/dpr.12573" TargetMode="External"/><Relationship Id="rId160" Type="http://schemas.openxmlformats.org/officeDocument/2006/relationships/hyperlink" Target="https://onlinelibrary.wiley.com/servlet/linkout?suffix=null&amp;dbid=128&amp;doi=10.1111%2Fdpr.12573&amp;key=WOS%3A000342246100015&amp;getFTLinkType=true&amp;doiForPubOfPage=10.1111%2Fdpr.12573&amp;refDoi=10.1016%2Fj.worlddev.2014.05.027&amp;linkType=ISI&amp;linkSource=FULL_TEXT&amp;linkLocation=Reference" TargetMode="External"/><Relationship Id="rId216" Type="http://schemas.openxmlformats.org/officeDocument/2006/relationships/hyperlink" Target="https://onlinelibrary.wiley.com/action/getFTRLinkout?url=https%3A%2F%2Fdoi.org%2F10.1093%2Fwber%2F11.2.219&amp;doi=10.1111%2Fdpr.12573&amp;doiOfLink=10.1093%2Fwber%2F11.2.219&amp;linkType=VIEW_NO_ACCESS&amp;linkLocation=Reference&amp;linkSource=FULL_TEXT" TargetMode="External"/><Relationship Id="rId423" Type="http://schemas.openxmlformats.org/officeDocument/2006/relationships/hyperlink" Target="http://scholar.google.com/scholar_lookup?&amp;title=With%20friends%20like%20these%2C%20who%20needs%20enemies%3F%20Aiding%20the%20world%E2%80%99s%20worst%20dictators&amp;journal=The%20Independent%20Review&amp;volume=14&amp;issue=1&amp;pages=26-44&amp;publication_year=2009&amp;author=Coyne%2CCJ&amp;author=Ryan%2CME" TargetMode="External"/><Relationship Id="rId258" Type="http://schemas.openxmlformats.org/officeDocument/2006/relationships/hyperlink" Target="https://onlinelibrary.wiley.com/action/getFTRLinkout?url=https%3A%2F%2Fdoi.org%2F10.1093%2Facprof%3Aoso%2F9780199286874.001.0001&amp;doi=10.1111%2Fdpr.12573&amp;doiOfLink=10.1093%2Facprof%3Aoso%2F9780199286874.001.0001&amp;linkType=VIEW_NO_ACCESS&amp;linkLocation=Reference&amp;linkSource=FULL_TEXT" TargetMode="External"/><Relationship Id="rId465" Type="http://schemas.openxmlformats.org/officeDocument/2006/relationships/hyperlink" Target="https://doi.org/10.1257%2Fjep.22.2.73" TargetMode="External"/><Relationship Id="rId22" Type="http://schemas.openxmlformats.org/officeDocument/2006/relationships/hyperlink" Target="https://onlinelibrary.wiley.com/doi/full/10.1111/dpr.12573" TargetMode="External"/><Relationship Id="rId64" Type="http://schemas.openxmlformats.org/officeDocument/2006/relationships/hyperlink" Target="https://onlinelibrary.wiley.com/doi/full/10.1111/dpr.12573" TargetMode="External"/><Relationship Id="rId118" Type="http://schemas.openxmlformats.org/officeDocument/2006/relationships/hyperlink" Target="https://onlinelibrary.wiley.com/doi/full/10.1111/dpr.12573" TargetMode="External"/><Relationship Id="rId325" Type="http://schemas.openxmlformats.org/officeDocument/2006/relationships/hyperlink" Target="https://onlinelibrary.wiley.com/action/getFTRLinkout?url=http%3A%2F%2Fscholar.google.com%2Fscholar%3Fhl%3Den%26q%3D%250A%2BWorld%2BBank%252C%2B1983%252C%2BNinth%2BAnnual%2BReview%2Bof%2BProject%2BPerformance%2BAudit%2BResults%252C%2BWashington%2BDC&amp;doi=10.1111%2Fj.1759-5436.1986.mp17002004.x&amp;linkType=gs&amp;linkLocation=Reference&amp;linkSource=FULL_TEXT" TargetMode="External"/><Relationship Id="rId367" Type="http://schemas.openxmlformats.org/officeDocument/2006/relationships/hyperlink" Target="http://scholar.google.com/scholar?q=link:https%3A%2F%2Facademic.oup.com%2Fisr%2Farticle%2F12%2F2%2F218%2F1848509" TargetMode="External"/><Relationship Id="rId171" Type="http://schemas.openxmlformats.org/officeDocument/2006/relationships/hyperlink" Target="https://onlinelibrary.wiley.com/action/getFTRLinkout?url=https%3A%2F%2Fdoi.org%2F10.1016%2Fj.jdeveco.2013.06.003&amp;doi=10.1111%2Fdpr.12573&amp;doiOfLink=10.1016%2Fj.jdeveco.2013.06.003&amp;linkType=VIEW_NO_ACCESS&amp;linkLocation=Reference&amp;linkSource=FULL_TEXT" TargetMode="External"/><Relationship Id="rId227" Type="http://schemas.openxmlformats.org/officeDocument/2006/relationships/hyperlink" Target="https://doi.org/10.1016/S0304-3878(00)00082-1" TargetMode="External"/><Relationship Id="rId269" Type="http://schemas.openxmlformats.org/officeDocument/2006/relationships/hyperlink" Target="https://onlinelibrary.wiley.com/servlet/linkout?suffix=null&amp;dbid=128&amp;doi=10.1111%2Fdpr.12573&amp;key=000373066600002&amp;getFTLinkType=true&amp;doiForPubOfPage=10.1111%2Fdpr.12573&amp;refDoi=10.1146%2Fannurev-publhealth-032315-021402&amp;linkType=ISI&amp;linkSource=FULL_TEXT&amp;linkLocation=Reference" TargetMode="External"/><Relationship Id="rId434" Type="http://schemas.openxmlformats.org/officeDocument/2006/relationships/hyperlink" Target="https://doi.org/10.1257%2F0002828041464560" TargetMode="External"/><Relationship Id="rId476" Type="http://schemas.openxmlformats.org/officeDocument/2006/relationships/hyperlink" Target="https://link.springer.com/search?query=Incentives&amp;facet-discipline=%22Economics%22" TargetMode="External"/><Relationship Id="rId33" Type="http://schemas.openxmlformats.org/officeDocument/2006/relationships/hyperlink" Target="https://onlinelibrary.wiley.com/doi/full/10.1111/dpr.12573" TargetMode="External"/><Relationship Id="rId129" Type="http://schemas.openxmlformats.org/officeDocument/2006/relationships/hyperlink" Target="https://onlinelibrary.wiley.com/doi/full/10.1111/dpr.12573" TargetMode="External"/><Relationship Id="rId280" Type="http://schemas.openxmlformats.org/officeDocument/2006/relationships/hyperlink" Target="https://onlinelibrary.wiley.com/action/getFTRLinkout?url=http%3A%2F%2Fscholar.google.com%2Fscholar_lookup%3Fhl%3Den%26volume%3D7%26publication_year%3D2020%26pages%3D171-186%26journal%3DAsia%2B%2526%2Bthe%2BPacific%2BPolicy%2BStudies%26issue%3D2%26author%3DT.%2BWood%26author%3DS.%2BOtor%26author%3DM.%2BDornan%26title%3DAustralian%2Baid%2Bprojects%253A%2BWhat%2Bworks%252C%2Bwhere%2Bprojects%2Bwork%252C%2Band%2Bhow%2BAustralia%2Bcompares&amp;doi=10.1111%2Fdpr.12573&amp;doiOfLink=10.1002%2Fapp5.300&amp;linkType=gs&amp;linkLocation=Reference&amp;linkSource=FULL_TEXT" TargetMode="External"/><Relationship Id="rId336" Type="http://schemas.openxmlformats.org/officeDocument/2006/relationships/hyperlink" Target="https://academic.oup.com/isr/article-abstract/12/2/218/1848509" TargetMode="External"/><Relationship Id="rId75" Type="http://schemas.openxmlformats.org/officeDocument/2006/relationships/hyperlink" Target="https://onlinelibrary.wiley.com/doi/full/10.1111/dpr.12573" TargetMode="External"/><Relationship Id="rId140" Type="http://schemas.openxmlformats.org/officeDocument/2006/relationships/hyperlink" Target="https://onlinelibrary.wiley.com/action/getFTRLinkout?url=https%3A%2F%2Fct.prod.getft.io%2Fd2lsZXksZWxzZXZpZXIsTVRBdU1UQXhOaTlxTG5kdmNteGtaR1YyTGpJd01UTXVNVEl1TURFMixNekV3TVdFME1HSXRNV1ExTXkwME9EVmhMV0k1TURrdE5HUTNOVGcyWW1Velpqa3csaHR0cHM6Ly93d3cuc2NpZW5jZWRpcmVjdC5jb20vc2NpZW5jZS9hcnRpY2xlL3BpaS9TMDMwNTc1MFgxMzAwMzAwOD9wZXM9dm9y.LWqQmLzRXgsitQQxIR5XF9fo8U8Ddb8WlA76Nf7qAxs&amp;doi=10.1111%2Fdpr.12573&amp;doiOfLink=10.1016%2Fj.worlddev.2013.12.016&amp;linkType=VIEW_FULL_ACCESS&amp;linkLocation=Reference&amp;linkSource=FULL_TEXT" TargetMode="External"/><Relationship Id="rId182" Type="http://schemas.openxmlformats.org/officeDocument/2006/relationships/hyperlink" Target="https://onlinelibrary.wiley.com/action/getFTRLinkout?url=http%3A%2F%2Fscholar.google.com%2Fscholar_lookup%3Fhl%3Den%26volume%3D46%26publication_year%3D2010%26pages%3D897-917%26journal%3DThe%2BJournal%2Bof%2BDevelopment%2BStudies%26issue%3D5%26author%3DS.%2BFeeny%26author%3DM.%2BMcGillivray%26title%3DAid%2Band%2Bgrowth%2Bin%2Bsmall%2Bisland%2Bdeveloping%2Bstates&amp;doi=10.1111%2Fdpr.12573&amp;doiOfLink=10.1080%2F00220381003623889&amp;linkType=gs&amp;linkLocation=Reference&amp;linkSource=FULL_TEXT" TargetMode="External"/><Relationship Id="rId378" Type="http://schemas.openxmlformats.org/officeDocument/2006/relationships/hyperlink" Target="https://link.springer.com/saved-research" TargetMode="External"/><Relationship Id="rId403" Type="http://schemas.openxmlformats.org/officeDocument/2006/relationships/hyperlink" Target="https://link.springer.com/article/10.1007/s11138-009-0091-7" TargetMode="External"/><Relationship Id="rId6" Type="http://schemas.openxmlformats.org/officeDocument/2006/relationships/hyperlink" Target="https://onlinelibrary.wiley.com/authored-by/Otor/Sabit" TargetMode="External"/><Relationship Id="rId238" Type="http://schemas.openxmlformats.org/officeDocument/2006/relationships/hyperlink" Target="https://onlinelibrary.wiley.com/action/getFTRLinkout?url=http%3A%2F%2Fscholar.google.com%2Fscholar_lookup%3Fhl%3Den%26publication_year%3D2020%26author%3DC.%2BMcKee%26author%3DC.%2BBlampied%26author%3DI.%2BMitchell%26author%3DA.%2BRogerson%26title%3DRevisiting%2Baid%2Beffectiveness%253A%2BA%2Bnew%2Bframework%2Band%2Bset%2Bof%2Bmeasures%2Bfor%2Bassessing%2Baid%2B%25E2%2580%259Cquality%25E2%2580%259D&amp;doi=10.1111%2Fdpr.12573&amp;linkType=gs&amp;linkLocation=Reference&amp;linkSource=FULL_TEXT" TargetMode="External"/><Relationship Id="rId445" Type="http://schemas.openxmlformats.org/officeDocument/2006/relationships/hyperlink" Target="http://scholar.google.com/scholar_lookup?&amp;title=Aid%20dependence%20and%20the%20quality%20of%20governance%3A%20Cross-country%20empirical%20tests&amp;journal=Southern%20Economic%20Journal&amp;doi=10.2307%2F1061596&amp;volume=68&amp;issue=2&amp;pages=310-329&amp;publication_year=2001&amp;author=Knack%2CS" TargetMode="External"/><Relationship Id="rId291" Type="http://schemas.openxmlformats.org/officeDocument/2006/relationships/hyperlink" Target="https://onlinelibrary.wiley.com/action/getFTRLinkout?url=https%3A%2F%2Fct.prod.getft.io%2Fd2lsZXksZWxzZXZpZXIsTVRBdU1UQXhOaTlxTG14aGJuZHdZeTR5TURJMUxqRXdNVGMzTVEsTmpnM01tWTJZalF0TUdGbFlTMDBNRFEzTFdJNU1tSXRZakJtTXpFMlpUazRNRFV5LGh0dHBzOi8vd3d3LnNjaWVuY2VkaXJlY3QuY29tL3NjaWVuY2UvYXJ0aWNsZS9waWkvUzI2NjY2MDY1MjUwMDMxMDQ_cGVzPXZvcg.gee3NghSd5oI4myxeZLKX42xlWSUIbd-qwYMC85Vlqo&amp;doi=10.1111%2Fdpr.12573&amp;doiOfLink=10.1016%2Fj.lanwpc.2025.101771&amp;linkType=VIEW_FULL_ACCESS&amp;linkLocation=CitedBy&amp;linkSource=FULL_TEXT" TargetMode="External"/><Relationship Id="rId305" Type="http://schemas.openxmlformats.org/officeDocument/2006/relationships/hyperlink" Target="https://onlinelibrary.wiley.com/action/showLogin?uri=/doi/pdf/10.1111/j.1759-5436.1986.mp17002004.x" TargetMode="External"/><Relationship Id="rId347" Type="http://schemas.openxmlformats.org/officeDocument/2006/relationships/hyperlink" Target="https://www.isanet.org/Login?returnurl=https%3A%2F%2Facademic.oup.com%2Fisr%2Farticle-abstract%2F12%2F2%2F218%2F1848509" TargetMode="External"/><Relationship Id="rId44" Type="http://schemas.openxmlformats.org/officeDocument/2006/relationships/hyperlink" Target="https://onlinelibrary.wiley.com/doi/full/10.1111/dpr.12573" TargetMode="External"/><Relationship Id="rId86" Type="http://schemas.openxmlformats.org/officeDocument/2006/relationships/hyperlink" Target="https://onlinelibrary.wiley.com/doi/full/10.1111/dpr.12573" TargetMode="External"/><Relationship Id="rId151" Type="http://schemas.openxmlformats.org/officeDocument/2006/relationships/hyperlink" Target="https://onlinelibrary.wiley.com/action/getFTRLinkout?url=http%3A%2F%2Fscholar.google.com%2Fscholar_lookup%3Fhl%3Den%26volume%3D7%26publication_year%3D2015%26pages%3D1-22%26journal%3DAmerican%2BEconomic%2BJournal%253A%2BApplied%2BEconomics%26issue%3D1%26author%3DA.%2BBanerjee%26author%3DD.%2BKarlan%26author%3DJ.%2BZinman%26title%3DSix%2Brandomized%2Bevaluations%2Bof%2Bmicrocredit%253A%2BIntroduction%2Band%2Bfurther%2Bsteps&amp;doi=10.1111%2Fdpr.12573&amp;doiOfLink=10.1257%2Fapp.20140287&amp;linkType=gs&amp;linkLocation=Reference&amp;linkSource=FULL_TEXT" TargetMode="External"/><Relationship Id="rId389" Type="http://schemas.openxmlformats.org/officeDocument/2006/relationships/hyperlink" Target="https://link.springer.com/10.1007/978-3-031-20328-2_40?fromPaywallRec=true" TargetMode="External"/><Relationship Id="rId193" Type="http://schemas.openxmlformats.org/officeDocument/2006/relationships/hyperlink" Target="https://onlinelibrary.wiley.com/servlet/linkout?suffix=null&amp;dbid=128&amp;doi=10.1111%2Fdpr.12573&amp;key=000394162700001&amp;getFTLinkType=true&amp;doiForPubOfPage=10.1111%2Fdpr.12573&amp;refDoi=10.1007%2Fs10887%3F016%3F9137%3F4&amp;linkType=ISI&amp;linkSource=FULL_TEXT&amp;linkLocation=Reference" TargetMode="External"/><Relationship Id="rId207" Type="http://schemas.openxmlformats.org/officeDocument/2006/relationships/hyperlink" Target="https://onlinelibrary.wiley.com/action/getFTRLinkout?url=http%3A%2F%2Fscholar.google.com%2Fscholar_lookup%3Fhl%3Den%26publication_year%3D2003%26author%3DH.%2BHughes%26title%3DAid%2Bhas%2Bfailed%2Bthe%2BPacific&amp;doi=10.1111%2Fdpr.12573&amp;linkType=gs&amp;linkLocation=Reference&amp;linkSource=FULL_TEXT" TargetMode="External"/><Relationship Id="rId249" Type="http://schemas.openxmlformats.org/officeDocument/2006/relationships/hyperlink" Target="https://onlinelibrary.wiley.com/action/getFTRLinkout?url=https%3A%2F%2Fdoi.org%2F10.1016%2Fj.worlddev.2019.04.013&amp;doi=10.1111%2Fdpr.12573&amp;doiOfLink=10.1016%2Fj.worlddev.2019.04.013&amp;linkType=VIEW_NO_ACCESS&amp;linkLocation=Reference&amp;linkSource=FULL_TEXT" TargetMode="External"/><Relationship Id="rId414" Type="http://schemas.openxmlformats.org/officeDocument/2006/relationships/hyperlink" Target="https://doi.org/10.1086%2F380592" TargetMode="External"/><Relationship Id="rId456" Type="http://schemas.openxmlformats.org/officeDocument/2006/relationships/hyperlink" Target="http://scholar.google.com/scholar_lookup?&amp;title=The%20use%20of%20knowledge%20in%20disaster%20relief%20management&amp;journal=The%20Independent%20Review&amp;volume=6&amp;issue=4&amp;pages=519-532&amp;publication_year=2007&amp;author=Sobel%2CRS&amp;author=Leeson%2CPT" TargetMode="External"/><Relationship Id="rId13" Type="http://schemas.openxmlformats.org/officeDocument/2006/relationships/hyperlink" Target="https://onlinelibrary.wiley.com/doi/full/10.1111/dpr.12573" TargetMode="External"/><Relationship Id="rId109" Type="http://schemas.openxmlformats.org/officeDocument/2006/relationships/hyperlink" Target="https://onlinelibrary.wiley.com/doi/full/10.1111/dpr.12573" TargetMode="External"/><Relationship Id="rId260" Type="http://schemas.openxmlformats.org/officeDocument/2006/relationships/hyperlink" Target="https://doi.org/10.1177/1536867x19893638" TargetMode="External"/><Relationship Id="rId316" Type="http://schemas.openxmlformats.org/officeDocument/2006/relationships/hyperlink" Target="https://onlinelibrary.wiley.com/action/getFTRLinkout?url=http%3A%2F%2Fscholar.google.com%2Fscholar_lookup%3Fhl%3Den%26publication_year%3D1985%26journal%3DBath%2BUniversity%2BPaper%2Bin%2BPolitical%2BEconomy%26issue%3D34%26author%3DP.%2BMosley%26title%3D%25E2%2580%2598On%2Bpersuading%2Ba%2Bleopard%2Bto%2Bchange%2Bhis%2Bspots%253A%2Boptimal%2Bstrategies%2Bfor%2Bdonors%2Band%2Brecipients%2Bof%2Bconditional%2Bdevelopment%2Baid%25E2%2580%2599&amp;doi=10.1111%2Fj.1759-5436.1986.mp17002004.x&amp;linkType=gs&amp;linkLocation=Reference&amp;linkSource=FULL_TEXT" TargetMode="External"/><Relationship Id="rId55" Type="http://schemas.openxmlformats.org/officeDocument/2006/relationships/hyperlink" Target="https://onlinelibrary.wiley.com/doi/full/10.1111/dpr.12573" TargetMode="External"/><Relationship Id="rId97" Type="http://schemas.openxmlformats.org/officeDocument/2006/relationships/hyperlink" Target="https://onlinelibrary.wiley.com/doi/full/10.1111/dpr.12573" TargetMode="External"/><Relationship Id="rId120" Type="http://schemas.openxmlformats.org/officeDocument/2006/relationships/hyperlink" Target="https://onlinelibrary.wiley.com/doi/full/10.1111/dpr.12573" TargetMode="External"/><Relationship Id="rId358" Type="http://schemas.openxmlformats.org/officeDocument/2006/relationships/hyperlink" Target="https://www.deepdyve.com/lp/ou-press/accountability-participation-and-foreign-aid-effectiveness-aHvyKpHccA?key=OUP" TargetMode="External"/><Relationship Id="rId162" Type="http://schemas.openxmlformats.org/officeDocument/2006/relationships/hyperlink" Target="https://doi.org/10.1007/s11558-016-9256-x" TargetMode="External"/><Relationship Id="rId218" Type="http://schemas.openxmlformats.org/officeDocument/2006/relationships/hyperlink" Target="https://onlinelibrary.wiley.com/action/getFTRLinkout?url=http%3A%2F%2Fscholar.google.com%2Fscholar_lookup%3Fhl%3Den%26volume%3D11%26publication_year%3D1997%26pages%3D219-242%26journal%3DThe%2BWorld%2BBank%2BEconomic%2BReview%26issue%3D2%26author%3DJ.%2BIsham%26author%3DD.%2BKaufmann%26author%3DL.%2BH.%2BPritchett%26title%3DCivil%2Bliberties%252C%2Bdemocracy%252C%2Band%2Bthe%2Bperformance%2Bof%2Bgovernment%2Bprojects&amp;doi=10.1111%2Fdpr.12573&amp;doiOfLink=10.1093%2Fwber%2F11.2.219&amp;linkType=gs&amp;linkLocation=Reference&amp;linkSource=FULL_TEXT" TargetMode="External"/><Relationship Id="rId425" Type="http://schemas.openxmlformats.org/officeDocument/2006/relationships/hyperlink" Target="http://scholar.google.com/scholar_lookup?&amp;title=The%20elusive%20quest%20for%20growth%3A%20Economists%E2%80%99%20adventures%20and%20misadventures%20in%20the%20tropics&amp;publication_year=2001&amp;author=Easterly%2CW" TargetMode="External"/><Relationship Id="rId467" Type="http://schemas.openxmlformats.org/officeDocument/2006/relationships/hyperlink" Target="http://scholar.google.com/scholar_lookup?&amp;title=Foreign%20aid%20and%20human%20development%3A%20The%20impact%20of%20foreign%20aid%20to%20the%20health%20sector&amp;journal=Southern%20Economic%20Journal&amp;volume=75&amp;issue=1&amp;pages=188-207&amp;publication_year=2008&amp;author=Williamson%2CCR" TargetMode="External"/><Relationship Id="rId271" Type="http://schemas.openxmlformats.org/officeDocument/2006/relationships/hyperlink" Target="https://doi.org/10.1017/s1474745604001922" TargetMode="External"/><Relationship Id="rId24" Type="http://schemas.openxmlformats.org/officeDocument/2006/relationships/hyperlink" Target="https://onlinelibrary.wiley.com/doi/full/10.1111/dpr.12573" TargetMode="External"/><Relationship Id="rId66" Type="http://schemas.openxmlformats.org/officeDocument/2006/relationships/hyperlink" Target="https://onlinelibrary.wiley.com/doi/full/10.1111/dpr.12573" TargetMode="External"/><Relationship Id="rId131" Type="http://schemas.openxmlformats.org/officeDocument/2006/relationships/hyperlink" Target="https://onlinelibrary.wiley.com/doi/full/10.1111/dpr.12573" TargetMode="External"/><Relationship Id="rId327" Type="http://schemas.openxmlformats.org/officeDocument/2006/relationships/hyperlink" Target="https://onlinelibrary.wiley.com/action/getFTRLinkout?url=%2Fdoi%2F10.1111%2Fdpr.12731&amp;doi=10.1111%2Fj.1759-5436.1986.mp17002004.x&amp;doiOfLink=10.1111%2Fdpr.12731&amp;linkType=VIEW_FULL_ACCESS&amp;linkLocation=CitedBy&amp;linkSource=FULL_TEXT" TargetMode="External"/><Relationship Id="rId369" Type="http://schemas.openxmlformats.org/officeDocument/2006/relationships/hyperlink" Target="javascript:;" TargetMode="External"/><Relationship Id="rId173" Type="http://schemas.openxmlformats.org/officeDocument/2006/relationships/hyperlink" Target="https://onlinelibrary.wiley.com/action/getFTRLinkout?url=http%3A%2F%2Fscholar.google.com%2Fscholar_lookup%3Fhl%3Den%26volume%3D105%26publication_year%3D2013%26pages%3D288-302%26journal%3DJournal%2Bof%2BDevelopment%2BEconomics%26author%3DC.%2BDenizer%26author%3DD.%2BKaufmann%26author%3DA.%2BKraay%26title%3DGood%2Bcountries%2Bor%2Bgood%2Bprojects%253F%2BMacro%2Band%2Bmicro%2Bcorrelates%2Bof%2BWorld%2BBank%2Bproject%2Bperformance&amp;doi=10.1111%2Fdpr.12573&amp;doiOfLink=10.1016%2Fj.jdeveco.2013.06.003&amp;linkType=gs&amp;linkLocation=Reference&amp;linkSource=FULL_TEXT" TargetMode="External"/><Relationship Id="rId229" Type="http://schemas.openxmlformats.org/officeDocument/2006/relationships/hyperlink" Target="https://onlinelibrary.wiley.com/servlet/linkout?suffix=null&amp;dbid=128&amp;doi=10.1111%2Fdpr.12573&amp;key=000087755500010&amp;getFTLinkType=true&amp;doiForPubOfPage=10.1111%2Fdpr.12573&amp;refDoi=10.1016%2FS0304-3878%2800%2900082-1&amp;linkType=ISI&amp;linkSource=FULL_TEXT&amp;linkLocation=Reference" TargetMode="External"/><Relationship Id="rId380" Type="http://schemas.openxmlformats.org/officeDocument/2006/relationships/hyperlink" Target="https://link.springer.com/journal/11138/aims-and-scope" TargetMode="External"/><Relationship Id="rId436" Type="http://schemas.openxmlformats.org/officeDocument/2006/relationships/hyperlink" Target="https://doi.org/10.1257%2Fjep.22.2.29" TargetMode="External"/><Relationship Id="rId240" Type="http://schemas.openxmlformats.org/officeDocument/2006/relationships/hyperlink" Target="https://onlinelibrary.wiley.com/action/getFTRLinkout?url=http%3A%2F%2Fscholar.google.com%2Fscholar%3Fhl%3Den%26q%3D%2BOECD.stat.%2B%2528n.d.%2529.%2BAid%2B%2528ODA%2529%2Bdisbursements%2Bto%2Bcountries%2Band%2Bregions%2B%255BDAC2a%255D%2B%255BData%2Bset%255D.%2BOECD.%2Bhttps%253A%252F%252Fstats.oecd.org%252FIndex.aspx%253Fdatasetcode%253DTABLE2A&amp;doi=10.1111%2Fdpr.12573&amp;linkType=gs&amp;linkLocation=Reference&amp;linkSource=FULL_TEXT" TargetMode="External"/><Relationship Id="rId478" Type="http://schemas.openxmlformats.org/officeDocument/2006/relationships/fontTable" Target="fontTable.xml"/><Relationship Id="rId35" Type="http://schemas.openxmlformats.org/officeDocument/2006/relationships/hyperlink" Target="https://onlinelibrary.wiley.com/doi/full/10.1111/dpr.12573" TargetMode="External"/><Relationship Id="rId77" Type="http://schemas.openxmlformats.org/officeDocument/2006/relationships/hyperlink" Target="https://onlinelibrary.wiley.com/doi/full/10.1111/dpr.12573" TargetMode="External"/><Relationship Id="rId100" Type="http://schemas.openxmlformats.org/officeDocument/2006/relationships/hyperlink" Target="https://onlinelibrary.wiley.com/doi/full/10.1111/dpr.12573" TargetMode="External"/><Relationship Id="rId282" Type="http://schemas.openxmlformats.org/officeDocument/2006/relationships/hyperlink" Target="https://onlinelibrary.wiley.com/action/getFTRLinkout?url=http%3A%2F%2Fscholar.google.com%2Fscholar%3Fhl%3Den%26q%3D%2BWorld%2BBank.%2B%2528n.d.%2529.%2BIEG%2BWorld%2BBank%2Bproject%2Bperformance%2Bratings%2B%255BData%2Bset%255D.%2Bhttps%253A%252F%252Ffinances.worldbank.org%252FOther%252FIEG%25E2%2580%2590World%25E2%2580%2590Bank%25E2%2580%2590Project%25E2%2580%2590Performance%25E2%2580%2590Ratings%252Frq9d%25E2%2580%2590pctf&amp;doi=10.1111%2Fdpr.12573&amp;linkType=gs&amp;linkLocation=Reference&amp;linkSource=FULL_TEXT" TargetMode="External"/><Relationship Id="rId338" Type="http://schemas.openxmlformats.org/officeDocument/2006/relationships/hyperlink" Target="javascript:;" TargetMode="External"/><Relationship Id="rId8" Type="http://schemas.openxmlformats.org/officeDocument/2006/relationships/hyperlink" Target="https://doi.org/10.1111/dpr.12573" TargetMode="External"/><Relationship Id="rId142" Type="http://schemas.openxmlformats.org/officeDocument/2006/relationships/hyperlink" Target="https://onlinelibrary.wiley.com/action/getFTRLinkout?url=http%3A%2F%2Fscholar.google.com%2Fscholar_lookup%3Fhl%3Den%26volume%3D69%26publication_year%3D2015%26pages%3D6-18%26journal%3DWorld%2BDevelopment%26author%3DC.%2BArndt%26author%3DS.%2BJones%26author%3DF.%2BTarp%26title%3DAssessing%2Bforeign%2Baid%25E2%2580%2599s%2Blong%25E2%2580%2590run%2Bcontribution%2Bto%2Bgrowth%2Band%2Bdevelopment&amp;doi=10.1111%2Fdpr.12573&amp;doiOfLink=10.1016%2Fj.worlddev.2013.12.016&amp;linkType=gs&amp;linkLocation=Reference&amp;linkSource=FULL_TEXT" TargetMode="External"/><Relationship Id="rId184" Type="http://schemas.openxmlformats.org/officeDocument/2006/relationships/hyperlink" Target="https://onlinelibrary.wiley.com/action/getFTRLinkout?url=https%3A%2F%2Fdoi.org%2F10.1016%2Fj.worlddev.2016.10.009&amp;doi=10.1111%2Fdpr.12573&amp;doiOfLink=10.1016%2Fj.worlddev.2016.10.009&amp;linkType=VIEW_NO_ACCESS&amp;linkLocation=Reference&amp;linkSource=FULL_TEXT" TargetMode="External"/><Relationship Id="rId391" Type="http://schemas.openxmlformats.org/officeDocument/2006/relationships/hyperlink" Target="https://link.springer.com/subjects/development-aid" TargetMode="External"/><Relationship Id="rId405" Type="http://schemas.openxmlformats.org/officeDocument/2006/relationships/hyperlink" Target="https://link.springer.com/article/10.1007/s11138-009-0091-7" TargetMode="External"/><Relationship Id="rId447" Type="http://schemas.openxmlformats.org/officeDocument/2006/relationships/hyperlink" Target="http://scholar.google.com/scholar_lookup?&amp;title=The%20road%20to%20hell&amp;publication_year=1997&amp;author=Maren%2CM" TargetMode="External"/><Relationship Id="rId251" Type="http://schemas.openxmlformats.org/officeDocument/2006/relationships/hyperlink" Target="https://onlinelibrary.wiley.com/action/getFTRLinkout?url=http%3A%2F%2Fscholar.google.com%2Fscholar_lookup%3Fhl%3Den%26volume%3D121%26publication_year%3D2019%26pages%3D97-107%26journal%3DWorld%2BDevelopment%26author%3DC.%2BPeiffer%26author%3DR.%2BArmytage%26title%3DSearching%2Bfor%2Bsuccess%253A%2BA%2Bmixed%2Bmethods%2Bapproach%2Bto%2Bidentifying%2Band%2Bexamining%2Bpositive%2Boutliers%2Bin%2Bdevelopment%2Boutcomes&amp;doi=10.1111%2Fdpr.12573&amp;doiOfLink=10.1016%2Fj.worlddev.2019.04.013&amp;linkType=gs&amp;linkLocation=Reference&amp;linkSource=FULL_TEXT" TargetMode="External"/><Relationship Id="rId46" Type="http://schemas.openxmlformats.org/officeDocument/2006/relationships/hyperlink" Target="https://onlinelibrary.wiley.com/doi/full/10.1111/dpr.12573" TargetMode="External"/><Relationship Id="rId293" Type="http://schemas.openxmlformats.org/officeDocument/2006/relationships/hyperlink" Target="https://onlinelibrary.wiley.com/action/getFTRLinkout?url=https%3A%2F%2Fct.prod.getft.io%2Fd2lsZXksZWxzZXZpZXIsTVRBdU1UQXhOaTlxTG14aGJuZHdZeTR5TURJMUxqRXdNVFl3TWcsTmpnM01tWTJZalF0TUdGbFlTMDBNRFEzTFdJNU1tSXRZakJtTXpFMlpUazRNRFV5LGh0dHBzOi8vd3d3LnNjaWVuY2VkaXJlY3QuY29tL3NjaWVuY2UvYXJ0aWNsZS9waWkvUzI2NjY2MDY1MjUwMDEzOTc_cGVzPXZvcg.UUdWfrdTmU5LF0-3afS0AX_z107o_cicCzZfkXbaMOQ&amp;doi=10.1111%2Fdpr.12573&amp;doiOfLink=10.1016%2Fj.lanwpc.2025.101602&amp;linkType=VIEW_FULL_ACCESS&amp;linkLocation=CitedBy&amp;linkSource=FULL_TEXT" TargetMode="External"/><Relationship Id="rId307" Type="http://schemas.openxmlformats.org/officeDocument/2006/relationships/hyperlink" Target="https://onlinelibrary.wiley.com/servlet/linkout?suffix=null&amp;dbid=128&amp;doi=10.1111%2Fj.1759-5436.1986.mp17002004.x&amp;key=A1970ZJ10300002&amp;getFTLinkType=true&amp;doiForPubOfPage=10.1111%2Fj.1759-5436.1986.mp17002004.x&amp;refDoi=e_1_2_1_3_1%3AISI&amp;linkType=ISI&amp;linkSource=FULL_TEXT&amp;linkLocation=Reference" TargetMode="External"/><Relationship Id="rId349" Type="http://schemas.openxmlformats.org/officeDocument/2006/relationships/hyperlink" Target="https://academic.oup.com/my-account/register?siteId=5395&amp;returnUrl=http%3a%2f%2facademic.oup.com%2fisr%2farticle-abstract%2f12%2f2%2f218%2f1848509" TargetMode="External"/><Relationship Id="rId88" Type="http://schemas.openxmlformats.org/officeDocument/2006/relationships/hyperlink" Target="https://onlinelibrary.wiley.com/doi/full/10.1111/dpr.12573" TargetMode="External"/><Relationship Id="rId111" Type="http://schemas.openxmlformats.org/officeDocument/2006/relationships/hyperlink" Target="https://onlinelibrary.wiley.com/doi/full/10.1111/dpr.12573" TargetMode="External"/><Relationship Id="rId153" Type="http://schemas.openxmlformats.org/officeDocument/2006/relationships/hyperlink" Target="https://onlinelibrary.wiley.com/action/getFTRLinkout?url=https%3A%2F%2Fct.prod.getft.io%2Fd2lsZXksYXBhLE1UQXVNVEF6Tnk4d01ESXlMVE0xTVRRdU5URXVOaTR4TVRjeixNekV3TVdFME1HSXRNV1ExTXkwME9EVmhMV0k1TURrdE5HUTNOVGcyWW1Velpqa3csaHR0cHM6Ly9wc3ljbmV0LmFwYS5vcmcvZnVsbHRleHQvMTk4Ny0xMzA4NS0wMDEuaHRtbA.fvvHRrwoL1uqAte6ttMtL8lnw9AejUGUTTfD8JZdY3o&amp;doi=10.1111%2Fdpr.12573&amp;doiOfLink=10.1037%2F0022-3514.51.6.1173&amp;linkType=VIEW_NO_ACCESS&amp;linkLocation=Reference&amp;linkSource=FULL_TEXT" TargetMode="External"/><Relationship Id="rId195" Type="http://schemas.openxmlformats.org/officeDocument/2006/relationships/hyperlink" Target="https://doi.org/10.1093/oso/9780190672454.001.0001" TargetMode="External"/><Relationship Id="rId209" Type="http://schemas.openxmlformats.org/officeDocument/2006/relationships/hyperlink" Target="https://onlinelibrary.wiley.com/action/getFTRLinkout?url=http%3A%2F%2Fscholar.google.com%2Fscholar_lookup%3Fhl%3Den%26publication_year%3D2020%26author%3DC.%2BHunt%26title%3DAid%2Bto%2Bthe%2BPacific%2Bis%2Bthe%2Bleast%2Bvalue%2Bfor%2Bmoney&amp;doi=10.1111%2Fdpr.12573&amp;linkType=gs&amp;linkLocation=Reference&amp;linkSource=FULL_TEXT" TargetMode="External"/><Relationship Id="rId360" Type="http://schemas.openxmlformats.org/officeDocument/2006/relationships/image" Target="media/image2.png"/><Relationship Id="rId416" Type="http://schemas.openxmlformats.org/officeDocument/2006/relationships/hyperlink" Target="http://scholar.google.com/scholar_lookup?&amp;title=Aid%2C%20policies%20and%20growth%3A%20Bauer%20was%20right&amp;journal=Cato%20Journal&amp;volume=23&amp;pages=167-174&amp;publication_year=2003&amp;author=Brumm%2CHJ" TargetMode="External"/><Relationship Id="rId220" Type="http://schemas.openxmlformats.org/officeDocument/2006/relationships/hyperlink" Target="https://onlinelibrary.wiley.com/action/getFTRLinkout?url=https%3A%2F%2Fct.prod.getft.io%2Fd2lsZXksZWxzZXZpZXIsTVRBdU1UQXhOaTlxTG1wa1pYWmxZMjh1TWpBeE5TNHdPUzR3TURRLE9UazRZMlZrWWpjdFpEY3daUzAwTXprMUxUZ3lZamt0TTJJM1pqUTRPRFJqTVRaaSxodHRwczovL3d3dy5zY2llbmNlZGlyZWN0LmNvbS9zY2llbmNlL2FydGljbGUvcGlpL1MwMzA0Mzg3ODE1MDAxMTFYP3Blcz12b3I.dVizxEs_ovo1HOiuzWJOrhRHv9ioZ57-j5NASn5bLFM&amp;doi=10.1111%2Fdpr.12573&amp;doiOfLink=10.1016%2Fj.jdeveco.2015.09.004&amp;linkType=VIEW_FULL_ACCESS&amp;linkLocation=Reference&amp;linkSource=FULL_TEXT" TargetMode="External"/><Relationship Id="rId458" Type="http://schemas.openxmlformats.org/officeDocument/2006/relationships/hyperlink" Target="http://scholar.google.com/scholar_lookup?&amp;title=Foreign%20aid%20and%20rent-seeking&amp;journal=Journal%20of%20International%20Economics&amp;doi=10.1016%2FS0022-1996%2899%2900014-8&amp;volume=51&amp;pages=437-461&amp;publication_year=2000&amp;author=Svensson%2CJ" TargetMode="External"/><Relationship Id="rId15" Type="http://schemas.openxmlformats.org/officeDocument/2006/relationships/hyperlink" Target="https://onlinelibrary.wiley.com/doi/full/10.1111/dpr.12573" TargetMode="External"/><Relationship Id="rId57" Type="http://schemas.openxmlformats.org/officeDocument/2006/relationships/hyperlink" Target="https://onlinelibrary.wiley.com/doi/full/10.1111/dpr.12573" TargetMode="External"/><Relationship Id="rId262" Type="http://schemas.openxmlformats.org/officeDocument/2006/relationships/hyperlink" Target="https://onlinelibrary.wiley.com/servlet/linkout?suffix=null&amp;dbid=128&amp;doi=10.1111%2Fdpr.12573&amp;key=000503507600012&amp;getFTLinkType=true&amp;doiForPubOfPage=10.1111%2Fdpr.12573&amp;refDoi=10.1177%2F1536867x19893638&amp;linkType=ISI&amp;linkSource=FULL_TEXT&amp;linkLocation=Reference" TargetMode="External"/><Relationship Id="rId318" Type="http://schemas.openxmlformats.org/officeDocument/2006/relationships/hyperlink" Target="https://onlinelibrary.wiley.com/action/getFTRLinkout?url=http%3A%2F%2Fscholar.google.com%2Fscholar_lookup%3Fhl%3Den%26volume%3Dvol%2B85%26publication_year%3D1986%26pages%3D107-119%26journal%3DAfrican%2BAffairs%26author%3DP.%2BMosley%26title%3D%25E2%2580%2598The%2Bpolitics%2Bof%2Beconomic%2Bliberalisation%253A%2BUSAID%2Band%2Bthe%2BWorld%2BBank%2Bin%2BKenya%252C%2B1980%25E2%2580%259384%25E2%2580%2599&amp;doi=10.1111%2Fj.1759-5436.1986.mp17002004.x&amp;linkType=gs&amp;linkLocation=Reference&amp;linkSource=FULL_TEXT" TargetMode="External"/><Relationship Id="rId99" Type="http://schemas.openxmlformats.org/officeDocument/2006/relationships/hyperlink" Target="https://onlinelibrary.wiley.com/doi/full/10.1111/dpr.12573" TargetMode="External"/><Relationship Id="rId122" Type="http://schemas.openxmlformats.org/officeDocument/2006/relationships/hyperlink" Target="https://onlinelibrary.wiley.com/doi/full/10.1111/dpr.12573" TargetMode="External"/><Relationship Id="rId164" Type="http://schemas.openxmlformats.org/officeDocument/2006/relationships/hyperlink" Target="https://onlinelibrary.wiley.com/servlet/linkout?suffix=null&amp;dbid=128&amp;doi=10.1111%2Fdpr.12573&amp;key=000411157000001&amp;getFTLinkType=true&amp;doiForPubOfPage=10.1111%2Fdpr.12573&amp;refDoi=10.1007%2Fs11558%3F016%3F9256%3Fx&amp;linkType=ISI&amp;linkSource=FULL_TEXT&amp;linkLocation=Reference" TargetMode="External"/><Relationship Id="rId371" Type="http://schemas.openxmlformats.org/officeDocument/2006/relationships/hyperlink" Target="https://academic.oup.com/search-results?tax=AcademicSubjects/SOC02300" TargetMode="External"/><Relationship Id="rId427" Type="http://schemas.openxmlformats.org/officeDocument/2006/relationships/hyperlink" Target="http://scholar.google.com/scholar_lookup?&amp;title=How%20did%20the%20heavily%20indebted%20poor%20countries%20become%20heavily%20indebted%3F%20Reviewing%202%20decades%20of%20debt%20relief&amp;journal=World%20Development&amp;doi=10.1016%2FS0305-750X%2802%2900073-6&amp;volume=30&amp;issue=10&amp;pages=1677-1696&amp;publication_year=2002&amp;author=Easterly%2CW" TargetMode="External"/><Relationship Id="rId469" Type="http://schemas.openxmlformats.org/officeDocument/2006/relationships/hyperlink" Target="http://scholar.google.com/scholar_lookup?&amp;title=Motivation%20for%20bilateral%20aid%20allocation%3A%20Altruism%20or%20trade%20benefits&amp;journal=European%20Journal%20of%20Political%20Economy&amp;doi=10.1016%2Fj.ejpoleco.2008.05.003&amp;volume=24&amp;pages=661-674&amp;publication_year=2008&amp;author=Younas%2CJ" TargetMode="External"/><Relationship Id="rId26" Type="http://schemas.openxmlformats.org/officeDocument/2006/relationships/hyperlink" Target="https://onlinelibrary.wiley.com/doi/full/10.1111/dpr.12573" TargetMode="External"/><Relationship Id="rId231" Type="http://schemas.openxmlformats.org/officeDocument/2006/relationships/hyperlink" Target="https://doi.org/10.1177/1536867X1101100306" TargetMode="External"/><Relationship Id="rId273" Type="http://schemas.openxmlformats.org/officeDocument/2006/relationships/hyperlink" Target="https://onlinelibrary.wiley.com/action/getFTRLinkout?url=http%3A%2F%2Fscholar.google.com%2Fscholar_lookup%3Fhl%3Den%26volume%3D3%26publication_year%3D2004%26pages%3D347-383%26journal%3DWorld%2BTrade%2BReview%26issue%3D3%26author%3DA.%2BL.%2BWinters%26author%3DP.%2BM.%2BG.%2BMartins%26title%3DWhen%2Bcomparative%2Badvantage%2Bis%2Bnot%2Benough%253A%2BBusiness%2Bcosts%2Bin%2Bsmall%2Bremote%2Beconomies&amp;doi=10.1111%2Fdpr.12573&amp;doiOfLink=10.1017%2FS1474745604001922&amp;linkType=gs&amp;linkLocation=Reference&amp;linkSource=FULL_TEXT" TargetMode="External"/><Relationship Id="rId329" Type="http://schemas.openxmlformats.org/officeDocument/2006/relationships/hyperlink" Target="https://onlinelibrary.wiley.com/action/getFTRLinkout?url=%2Fdoi%2F10.1111%2Frode.12967&amp;doi=10.1111%2Fj.1759-5436.1986.mp17002004.x&amp;doiOfLink=10.1111%2Frode.12967&amp;linkType=VIEW_FULL_ACCESS&amp;linkLocation=CitedBy&amp;linkSource=FULL_TEXT" TargetMode="External"/><Relationship Id="rId68" Type="http://schemas.openxmlformats.org/officeDocument/2006/relationships/hyperlink" Target="https://onlinelibrary.wiley.com/doi/full/10.1111/dpr.12573" TargetMode="External"/><Relationship Id="rId133" Type="http://schemas.openxmlformats.org/officeDocument/2006/relationships/hyperlink" Target="https://onlinelibrary.wiley.com/doi/full/10.1111/dpr.12573" TargetMode="External"/><Relationship Id="rId175" Type="http://schemas.openxmlformats.org/officeDocument/2006/relationships/hyperlink" Target="https://doi.org/10.1080/00220380500155403" TargetMode="External"/><Relationship Id="rId340" Type="http://schemas.openxmlformats.org/officeDocument/2006/relationships/hyperlink" Target="https://academic.oup.com/isr/article-abstract/12/2/218/1848509" TargetMode="External"/><Relationship Id="rId200" Type="http://schemas.openxmlformats.org/officeDocument/2006/relationships/hyperlink" Target="https://www.peio.me/wp-content/uploads/2019/02/PEIO12_Paper_54.pdf" TargetMode="External"/><Relationship Id="rId382" Type="http://schemas.openxmlformats.org/officeDocument/2006/relationships/hyperlink" Target="https://link.springer.com/article/10.1007/s11138-009-0091-7" TargetMode="External"/><Relationship Id="rId438" Type="http://schemas.openxmlformats.org/officeDocument/2006/relationships/hyperlink" Target="https://doi.org/10.1016%2F0304-3878%2886%2990022-2" TargetMode="External"/><Relationship Id="rId242" Type="http://schemas.openxmlformats.org/officeDocument/2006/relationships/hyperlink" Target="https://onlinelibrary.wiley.com/action/getFTRLinkout?url=http%3A%2F%2Fscholar.google.com%2Fscholar%3Fhl%3Den%26q%3D%2BPacific%2BIslands%2BForum%2BSecretariat.%2B%25282015%2529.%2BPacific%2Bregional%2BMDGs%2Btracking%2Breport.%2Bhttps%253A%252F%252Fwww.forumsec.org%252Fwp%25E2%2580%2590content%252Fuploads%252F2020%252F03%252F2015%25E2%2580%2590Pacific%25E2%2580%2590Regional%25E2%2580%2590MDGs%25E2%2580%2590Tracking%25E2%2580%2590Report.pdf&amp;doi=10.1111%2Fdpr.12573&amp;linkType=gs&amp;linkLocation=Reference&amp;linkSource=FULL_TEXT" TargetMode="External"/><Relationship Id="rId284" Type="http://schemas.openxmlformats.org/officeDocument/2006/relationships/hyperlink" Target="https://onlinelibrary.wiley.com/servlet/linkout?suffix=ref&amp;dbid=16&amp;doi=10.1111%2Fdpr.12573&amp;key=10.1596%2F28135&amp;getFTLinkType=true&amp;doiForPubOfPage=10.1111%2Fdpr.12573&amp;refDoi=10.1596%2F28135&amp;linkType=Crossref&amp;linkSource=FULL_TEXT&amp;linkLocation=Reference" TargetMode="External"/><Relationship Id="rId37" Type="http://schemas.openxmlformats.org/officeDocument/2006/relationships/hyperlink" Target="https://onlinelibrary.wiley.com/doi/full/10.1111/dpr.12573" TargetMode="External"/><Relationship Id="rId79" Type="http://schemas.openxmlformats.org/officeDocument/2006/relationships/hyperlink" Target="https://onlinelibrary.wiley.com/doi/full/10.1111/dpr.12573" TargetMode="External"/><Relationship Id="rId102" Type="http://schemas.openxmlformats.org/officeDocument/2006/relationships/hyperlink" Target="https://onlinelibrary.wiley.com/doi/full/10.1111/dpr.12573" TargetMode="External"/><Relationship Id="rId144" Type="http://schemas.openxmlformats.org/officeDocument/2006/relationships/hyperlink" Target="https://onlinelibrary.wiley.com/action/getFTRLinkout?url=http%3A%2F%2Fscholar.google.com%2Fscholar%3Fhl%3Den%26q%3D%2BAsian%2BDevelopment%2BBank.%2B%2528n.d.%2529.%2BSuccess%2Brates%2Bdatabase.%2Bhttps%253A%252F%252Fwww.adb.org%252Fsites%252Fdefault%252Ffiles%252Fevaluation%25E2%2580%2590document%252F214201%252Ffiles%252F2017%25E2%2580%2590aer%25E2%2580%2590rating%25E2%2580%2590database.xlsx&amp;doi=10.1111%2Fdpr.12573&amp;linkType=gs&amp;linkLocation=Reference&amp;linkSource=FULL_TEXT" TargetMode="External"/><Relationship Id="rId90" Type="http://schemas.openxmlformats.org/officeDocument/2006/relationships/hyperlink" Target="https://onlinelibrary.wiley.com/doi/full/10.1111/dpr.12573" TargetMode="External"/><Relationship Id="rId186" Type="http://schemas.openxmlformats.org/officeDocument/2006/relationships/hyperlink" Target="https://onlinelibrary.wiley.com/action/getFTRLinkout?url=http%3A%2F%2Fscholar.google.com%2Fscholar_lookup%3Fhl%3Den%26volume%3D90%26publication_year%3D2017%26pages%3D329-343%26journal%3DWorld%2BDevelopment%26author%3DS.%2BFeeny%26author%3DV.%2BVuong%26title%3DExplaining%2Baid%2Bproject%2Band%2Bprogram%2Bsuccess%253A%2BFindings%2Bfrom%2BAsian%2BDevelopment%2BBank%2Binterventions&amp;doi=10.1111%2Fdpr.12573&amp;doiOfLink=10.1016%2Fj.worlddev.2016.10.009&amp;linkType=gs&amp;linkLocation=Reference&amp;linkSource=FULL_TEXT" TargetMode="External"/><Relationship Id="rId351" Type="http://schemas.openxmlformats.org/officeDocument/2006/relationships/hyperlink" Target="javascript:;" TargetMode="External"/><Relationship Id="rId393" Type="http://schemas.openxmlformats.org/officeDocument/2006/relationships/hyperlink" Target="https://link.springer.com/subjects/economics-of-international-organizations" TargetMode="External"/><Relationship Id="rId407" Type="http://schemas.openxmlformats.org/officeDocument/2006/relationships/hyperlink" Target="https://doi.org/10.1257%2F00028280260344669" TargetMode="External"/><Relationship Id="rId449" Type="http://schemas.openxmlformats.org/officeDocument/2006/relationships/hyperlink" Target="http://scholar.google.com/scholar_lookup?&amp;title=The%20political%20economy%20of%20foreign%20aid%3A%20A%20model%20of%20the%20market%20for%20a%20public%20good&amp;journal=Economic%20Development%20and%20Cultural%20Change&amp;doi=10.1086%2F451466&amp;volume=33&amp;pages=373-393&amp;publication_year=1985&amp;author=Mosley%2CP" TargetMode="External"/><Relationship Id="rId211" Type="http://schemas.openxmlformats.org/officeDocument/2006/relationships/hyperlink" Target="https://onlinelibrary.wiley.com/servlet/linkout?suffix=ref&amp;dbid=16&amp;doi=10.1111%2Fdpr.12573&amp;key=10.1214%2F10-STS321&amp;getFTLinkType=true&amp;doiForPubOfPage=10.1111%2Fdpr.12573&amp;refDoi=10.1214%2F10-STS321&amp;linkType=Crossref&amp;linkSource=FULL_TEXT&amp;linkLocation=Reference" TargetMode="External"/><Relationship Id="rId253" Type="http://schemas.openxmlformats.org/officeDocument/2006/relationships/hyperlink" Target="https://onlinelibrary.wiley.com/action/getFTRLinkout?url=https%3A%2F%2Fct.prod.getft.io%2Fd2lsZXksc3ByaW5nZXIsTVRBdU16YzFPQzlpY20wdU5EQXVNeTQ0TnprLE1USmlZV1k0WmpNdFpEQmtNeTAwWXpnekxUa3habVV0WW1Gak1EUTVNak5rWW1GbCxodHRwOi8vbGluay5zcHJpbmdlci5jb20vMTAuMzc1OC9icm0uNDAuMy44Nzk_dXRtX3NvdXJjZT1nZXRmdHImdXRtX21lZGl1bT1nZXRmdHImdXRtX2NhbXBhaWduPWdldGZ0cl9waWxvdA.8GBrnE7SX9M8Oibo8HKjWW391wxFdthsLhVxQ1kSuVE&amp;doi=10.1111%2Fdpr.12573&amp;doiOfLink=10.3758%2FBRM.40.3.879&amp;linkType=VIEW_FULL_ACCESS&amp;linkLocation=Reference&amp;linkSource=FULL_TEXT" TargetMode="External"/><Relationship Id="rId295" Type="http://schemas.openxmlformats.org/officeDocument/2006/relationships/hyperlink" Target="https://onlinelibrary.wiley.com/action/getFTRLinkout?url=%2Fdoi%2F10.1002%2Fapp5.70013&amp;doi=10.1111%2Fdpr.12573&amp;doiOfLink=10.1002%2Fapp5.70013&amp;linkType=VIEW_FULL_ACCESS&amp;linkLocation=CitedBy&amp;linkSource=FULL_TEXT" TargetMode="External"/><Relationship Id="rId309" Type="http://schemas.openxmlformats.org/officeDocument/2006/relationships/hyperlink" Target="https://onlinelibrary.wiley.com/action/getFTRLinkout?url=http%3A%2F%2Fscholar.google.com%2Fscholar_lookup%3Fhl%3Den%26publication_year%3D1970%26author%3DA.%2BHirschman%26title%3DExit%252C%2BVoice%2Band%2BLoyalty&amp;doi=10.1111%2Fj.1759-5436.1986.mp17002004.x&amp;linkType=gs&amp;linkLocation=Reference&amp;linkSource=FULL_TEXT" TargetMode="External"/><Relationship Id="rId460" Type="http://schemas.openxmlformats.org/officeDocument/2006/relationships/hyperlink" Target="http://scholar.google.com/scholar_lookup?&amp;title=Estimating%20aid-allocation%20criteria%20with%20panel%20data&amp;journal=Economic%20Journal&amp;doi=10.2307%2F2234981&amp;volume=104&amp;pages=876-882&amp;publication_year=1994&amp;author=Trumbull%2CWN&amp;author=Wall%2CHJ" TargetMode="External"/><Relationship Id="rId48" Type="http://schemas.openxmlformats.org/officeDocument/2006/relationships/hyperlink" Target="https://onlinelibrary.wiley.com/doi/full/10.1111/dpr.12573" TargetMode="External"/><Relationship Id="rId113" Type="http://schemas.openxmlformats.org/officeDocument/2006/relationships/hyperlink" Target="https://onlinelibrary.wiley.com/cms/asset/d2cee09c-eaa5-4b2c-8124-347c1fe62eb0/dpr12573-fig-0002-m.jpg" TargetMode="External"/><Relationship Id="rId320" Type="http://schemas.openxmlformats.org/officeDocument/2006/relationships/hyperlink" Target="https://onlinelibrary.wiley.com/action/getFTRLinkout?url=http%3A%2F%2Fscholar.google.com%2Fscholar%3Fhl%3Den%26q%3D%250A%2BOECD%252C%2B1984%252C%2BGeographical%2BDistribution%2Bof%2BFinancial%2BFlows%2B1977%2Bto%2B1983%252C%2BParis&amp;doi=10.1111%2Fj.1759-5436.1986.mp17002004.x&amp;linkType=gs&amp;linkLocation=Reference&amp;linkSource=FULL_TEXT" TargetMode="External"/><Relationship Id="rId155" Type="http://schemas.openxmlformats.org/officeDocument/2006/relationships/hyperlink" Target="https://onlinelibrary.wiley.com/servlet/linkout?suffix=null&amp;dbid=8&amp;doi=10.1111%2Fdpr.12573&amp;key=3806354&amp;getFTLinkType=true&amp;doiForPubOfPage=10.1111%2Fdpr.12573&amp;refDoi=10.1037%2F0022-3514.51.6.1173&amp;linkType=PMID&amp;linkSource=FULL_TEXT&amp;linkLocation=Reference" TargetMode="External"/><Relationship Id="rId197" Type="http://schemas.openxmlformats.org/officeDocument/2006/relationships/hyperlink" Target="https://onlinelibrary.wiley.com/action/getFTRLinkout?url=http%3A%2F%2Fscholar.google.com%2Fscholar_lookup%3Fhl%3Den%26publication_year%3D2018%26author%3DD.%2BHonig%26title%3DNavigation%2Bby%2Bjudgement%253A%2BWhy%2Band%2Bwhen%2Btop%25E2%2580%2590down%2Bmanagement%2Bof%2Bforeign%2Baid%2Bdoesn%25E2%2580%2599t%2Bwork&amp;doi=10.1111%2Fdpr.12573&amp;doiOfLink=10.1093%2Foso%2F9780190672454.001.0001&amp;linkType=gs&amp;linkLocation=Reference&amp;linkSource=FULL_TEXT" TargetMode="External"/><Relationship Id="rId362" Type="http://schemas.openxmlformats.org/officeDocument/2006/relationships/image" Target="media/image3.png"/><Relationship Id="rId418" Type="http://schemas.openxmlformats.org/officeDocument/2006/relationships/hyperlink" Target="https://doi.org/10.1257%2Faer.90.4.847" TargetMode="External"/><Relationship Id="rId222" Type="http://schemas.openxmlformats.org/officeDocument/2006/relationships/hyperlink" Target="https://onlinelibrary.wiley.com/action/getFTRLinkout?url=http%3A%2F%2Fscholar.google.com%2Fscholar_lookup%3Fhl%3Den%26volume%3D118%26publication_year%3D2016%26pages%3D266-281%26journal%3DJournal%2Bof%2BDevelopment%2BEconomics%26author%3DS.%2BJones%26author%3DF.%2BTarp%26title%3DDoes%2Bforeign%2Baid%2Bharm%2Bpolitical%2Binstitutions%253F&amp;doi=10.1111%2Fdpr.12573&amp;doiOfLink=10.1016%2Fj.jdeveco.2015.09.004&amp;linkType=gs&amp;linkLocation=Reference&amp;linkSource=FULL_TEXT" TargetMode="External"/><Relationship Id="rId264" Type="http://schemas.openxmlformats.org/officeDocument/2006/relationships/hyperlink" Target="https://stats.idre.ucla.edu/stata/faq/how-can-i-analyze-multiple-mediators-in-stata/" TargetMode="External"/><Relationship Id="rId471" Type="http://schemas.openxmlformats.org/officeDocument/2006/relationships/hyperlink" Target="mailto:williamsoncr@appstate.edu" TargetMode="External"/><Relationship Id="rId17" Type="http://schemas.openxmlformats.org/officeDocument/2006/relationships/hyperlink" Target="https://onlinelibrary.wiley.com/doi/full/10.1111/dpr.12573" TargetMode="External"/><Relationship Id="rId59" Type="http://schemas.openxmlformats.org/officeDocument/2006/relationships/hyperlink" Target="https://onlinelibrary.wiley.com/doi/full/10.1111/dpr.12573" TargetMode="External"/><Relationship Id="rId124" Type="http://schemas.openxmlformats.org/officeDocument/2006/relationships/hyperlink" Target="https://onlinelibrary.wiley.com/doi/full/10.1111/dpr.12573" TargetMode="External"/><Relationship Id="rId70" Type="http://schemas.openxmlformats.org/officeDocument/2006/relationships/hyperlink" Target="https://onlinelibrary.wiley.com/doi/full/10.1111/dpr.12573" TargetMode="External"/><Relationship Id="rId166" Type="http://schemas.openxmlformats.org/officeDocument/2006/relationships/hyperlink" Target="https://doi.org/10.1177/0010414015594627" TargetMode="External"/><Relationship Id="rId331" Type="http://schemas.openxmlformats.org/officeDocument/2006/relationships/hyperlink" Target="https://onlinelibrary.wiley.com/action/getFTRLinkout?url=%2Fdoi%2F10.1111%2Fdpr.12190&amp;doi=10.1111%2Fj.1759-5436.1986.mp17002004.x&amp;doiOfLink=10.1111%2Fdpr.12190&amp;linkType=VIEW_FULL_ACCESS&amp;linkLocation=CitedBy&amp;linkSource=FULL_TEXT" TargetMode="External"/><Relationship Id="rId373" Type="http://schemas.openxmlformats.org/officeDocument/2006/relationships/hyperlink" Target="https://academic.oup.com/search-results?tax=AcademicSubjects/SOC02390" TargetMode="External"/><Relationship Id="rId429" Type="http://schemas.openxmlformats.org/officeDocument/2006/relationships/hyperlink" Target="http://scholar.google.com/scholar_lookup?&amp;title=Planners%20versus%20searchers%20in%20foreign%20aid&amp;journal=Asian%20Development%20Review&amp;volume=23&amp;issue=1&amp;pages=1-35&amp;publication_year=2006&amp;author=Easterly%2CW" TargetMode="External"/><Relationship Id="rId1" Type="http://schemas.openxmlformats.org/officeDocument/2006/relationships/numbering" Target="numbering.xml"/><Relationship Id="rId233" Type="http://schemas.openxmlformats.org/officeDocument/2006/relationships/hyperlink" Target="https://onlinelibrary.wiley.com/servlet/linkout?suffix=null&amp;dbid=128&amp;doi=10.1111%2Fdpr.12573&amp;key=000296298000006&amp;getFTLinkType=true&amp;doiForPubOfPage=10.1111%2Fdpr.12573&amp;refDoi=10.1177%2F1536867X1101100306&amp;linkType=ISI&amp;linkSource=FULL_TEXT&amp;linkLocation=Reference" TargetMode="External"/><Relationship Id="rId440" Type="http://schemas.openxmlformats.org/officeDocument/2006/relationships/hyperlink" Target="http://scholar.google.com/scholar_lookup?&amp;title=Foreign%20economic%20aid%3A%20Means%20and%20objectives&amp;pages=250-263&amp;publication_year=1958&amp;author=Friedman%2CM" TargetMode="External"/><Relationship Id="rId28" Type="http://schemas.openxmlformats.org/officeDocument/2006/relationships/hyperlink" Target="https://onlinelibrary.wiley.com/doi/full/10.1111/dpr.12573" TargetMode="External"/><Relationship Id="rId275" Type="http://schemas.openxmlformats.org/officeDocument/2006/relationships/hyperlink" Target="https://onlinelibrary.wiley.com/action/getFTRLinkout?url=http%3A%2F%2Fscholar.google.com%2Fscholar_lookup%3Fhl%3Den%26publication_year%3D2019%26author%3DT.%2BWood%26author%3DS.%2BOtor%26title%3DA%2Brisky%2Bproposition%253F%2BAustralian%2Baid%2Bloans%2Band%2Bthe%2BPacific&amp;doi=10.1111%2Fdpr.12573&amp;linkType=gs&amp;linkLocation=Reference&amp;linkSource=FULL_TEXT" TargetMode="External"/><Relationship Id="rId300" Type="http://schemas.openxmlformats.org/officeDocument/2006/relationships/hyperlink" Target="https://onlinelibrary.wiley.com/authored-by/Mosley/Paul" TargetMode="External"/><Relationship Id="rId81" Type="http://schemas.openxmlformats.org/officeDocument/2006/relationships/hyperlink" Target="https://onlinelibrary.wiley.com/doi/full/10.1111/dpr.12573" TargetMode="External"/><Relationship Id="rId135" Type="http://schemas.openxmlformats.org/officeDocument/2006/relationships/hyperlink" Target="https://doi.org/10.1016/j.worlddev.2013.05.011" TargetMode="External"/><Relationship Id="rId177" Type="http://schemas.openxmlformats.org/officeDocument/2006/relationships/hyperlink" Target="https://onlinelibrary.wiley.com/servlet/linkout?suffix=null&amp;dbid=128&amp;doi=10.1111%2Fdpr.12573&amp;key=000231538300007&amp;getFTLinkType=true&amp;doiForPubOfPage=10.1111%2Fdpr.12573&amp;refDoi=10.1080%2F00220380500155403&amp;linkType=ISI&amp;linkSource=FULL_TEXT&amp;linkLocation=Reference" TargetMode="External"/><Relationship Id="rId342" Type="http://schemas.openxmlformats.org/officeDocument/2006/relationships/hyperlink" Target="javascript:;" TargetMode="External"/><Relationship Id="rId384" Type="http://schemas.openxmlformats.org/officeDocument/2006/relationships/hyperlink" Target="https://wayf.springernature.com/?redirect_uri=https%3A%2F%2Flink.springer.com%2Farticle%2F10.1007%2Fs11138-009-0091-7" TargetMode="External"/><Relationship Id="rId202" Type="http://schemas.openxmlformats.org/officeDocument/2006/relationships/hyperlink" Target="https://doi.org/10.1596/1813-9450-7102" TargetMode="External"/><Relationship Id="rId244" Type="http://schemas.openxmlformats.org/officeDocument/2006/relationships/hyperlink" Target="https://onlinelibrary.wiley.com/action/getFTRLinkout?url=http%3A%2F%2Fscholar.google.com%2Fscholar%3Fhl%3Den%26q%3D%2BPacific%2BIslands%2BForum%2BSecretariat.%2B%25282018%2529.%2BFirst%2Bquadrennial%2BPacific%2Bsustainable%2Bdevelopment%2Breport%253A%2B2018.%2Bhttps%253A%252F%252Fwww.un.org%252Fesa%252Fforests%252Fwp%25E2%2580%2590content%252Fuploads%252F2019%252F12%252FPIFS.pdf&amp;doi=10.1111%2Fdpr.12573&amp;linkType=gs&amp;linkLocation=Reference&amp;linkSource=FULL_TEXT" TargetMode="External"/><Relationship Id="rId39" Type="http://schemas.openxmlformats.org/officeDocument/2006/relationships/hyperlink" Target="https://onlinelibrary.wiley.com/doi/full/10.1111/dpr.12573" TargetMode="External"/><Relationship Id="rId286" Type="http://schemas.openxmlformats.org/officeDocument/2006/relationships/hyperlink" Target="https://doi.org/10.1177/0010414009358674" TargetMode="External"/><Relationship Id="rId451" Type="http://schemas.openxmlformats.org/officeDocument/2006/relationships/hyperlink" Target="http://scholar.google.com/scholar_lookup?&amp;title=Towards%20a%20predictive%20model%20of%20overseas%20aid%20expenditures&amp;journal=Scottish%20Journal%20of%20Political%20Economy&amp;doi=10.1111%2Fj.1467-9485.1985.tb00784.x&amp;volume=32&amp;pages=1-19&amp;publication_year=1985&amp;author=Mosley%2CP" TargetMode="External"/><Relationship Id="rId50" Type="http://schemas.openxmlformats.org/officeDocument/2006/relationships/hyperlink" Target="https://onlinelibrary.wiley.com/doi/full/10.1111/dpr.12573" TargetMode="External"/><Relationship Id="rId104" Type="http://schemas.openxmlformats.org/officeDocument/2006/relationships/hyperlink" Target="https://onlinelibrary.wiley.com/doi/full/10.1111/dpr.12573" TargetMode="External"/><Relationship Id="rId146" Type="http://schemas.openxmlformats.org/officeDocument/2006/relationships/hyperlink" Target="https://onlinelibrary.wiley.com/action/getFTRLinkout?url=http%3A%2F%2Fscholar.google.com%2Fscholar_lookup%3Fhl%3Den%26publication_year%3D2010%26author%3DM.%2BBacchetta%26author%3DC.%2BBeverelli%26author%3DO.%2BCadot%26author%3DM.%2BFugazza%26author%3DJ.%25E2%2580%2590M.%2BGrether%26author%3DM.%2BHelble%26author%3DA.%2BNicita%26author%3DR.%2BPiermartini%26title%3DA%2Bpractical%2Bguide%2Bto%2Btrade%2Bpolicy%2Banalysis&amp;doi=10.1111%2Fdpr.12573&amp;linkType=gs&amp;linkLocation=Reference&amp;linkSource=FULL_TEXT" TargetMode="External"/><Relationship Id="rId188" Type="http://schemas.openxmlformats.org/officeDocument/2006/relationships/hyperlink" Target="https://onlinelibrary.wiley.com/action/getFTRLinkout?url=%2Fdoi%2F10.1111%2Fdpr.12503&amp;doi=10.1111%2Fdpr.12573&amp;doiOfLink=10.1111%2Fdpr.12503&amp;linkType=VIEW_FULL_ACCESS&amp;linkLocation=Reference&amp;linkSource=FULL_TEXT" TargetMode="External"/><Relationship Id="rId311" Type="http://schemas.openxmlformats.org/officeDocument/2006/relationships/hyperlink" Target="https://onlinelibrary.wiley.com/servlet/linkout?suffix=null&amp;dbid=128&amp;doi=10.1111%2Fj.1759-5436.1986.mp17002004.x&amp;key=A1980KM75500002&amp;getFTLinkType=true&amp;doiForPubOfPage=10.1111%2Fj.1759-5436.1986.mp17002004.x&amp;refDoi=e_1_2_1_6_1%3AISI&amp;linkType=ISI&amp;linkSource=FULL_TEXT&amp;linkLocation=Reference" TargetMode="External"/><Relationship Id="rId353" Type="http://schemas.openxmlformats.org/officeDocument/2006/relationships/hyperlink" Target="https://academic.oup.com/pages/get-help-with-access/recommend-to-your-librarian?journal=isr" TargetMode="External"/><Relationship Id="rId395" Type="http://schemas.openxmlformats.org/officeDocument/2006/relationships/hyperlink" Target="https://link.springer.com/subjects/international-economics" TargetMode="External"/><Relationship Id="rId409" Type="http://schemas.openxmlformats.org/officeDocument/2006/relationships/hyperlink" Target="https://doi.org/10.2307%2F2552576" TargetMode="External"/><Relationship Id="rId92" Type="http://schemas.openxmlformats.org/officeDocument/2006/relationships/hyperlink" Target="https://onlinelibrary.wiley.com/cms/asset/4bb8fad6-ae57-416f-9d7d-955329688735/dpr12573-fig-0001-m.jpg" TargetMode="External"/><Relationship Id="rId213" Type="http://schemas.openxmlformats.org/officeDocument/2006/relationships/hyperlink" Target="https://onlinelibrary.wiley.com/servlet/linkout?suffix=null&amp;dbid=128&amp;doi=10.1111%2Fdpr.12573&amp;key=WOS%3A000281096800004&amp;getFTLinkType=true&amp;doiForPubOfPage=10.1111%2Fdpr.12573&amp;refDoi=10.1214%2F10-STS321&amp;linkType=ISI&amp;linkSource=FULL_TEXT&amp;linkLocation=Reference" TargetMode="External"/><Relationship Id="rId420" Type="http://schemas.openxmlformats.org/officeDocument/2006/relationships/hyperlink" Target="http://scholar.google.com/scholar_lookup?&amp;title=Our%20common%20interest%3A%20Report%20of%20the%20commission%20for%20Africa&amp;publication_year=2005" TargetMode="External"/><Relationship Id="rId255" Type="http://schemas.openxmlformats.org/officeDocument/2006/relationships/hyperlink" Target="https://onlinelibrary.wiley.com/servlet/linkout?suffix=null&amp;dbid=128&amp;doi=10.1111%2Fdpr.12573&amp;key=WOS%3A000257991700027&amp;getFTLinkType=true&amp;doiForPubOfPage=10.1111%2Fdpr.12573&amp;refDoi=10.3758%2FBRM.40.3.879&amp;linkType=ISI&amp;linkSource=FULL_TEXT&amp;linkLocation=Reference" TargetMode="External"/><Relationship Id="rId297" Type="http://schemas.openxmlformats.org/officeDocument/2006/relationships/hyperlink" Target="https://onlinelibrary.wiley.com/action/getFTRLinkout?url=https%3A%2F%2Fdoi.org%2F10.1080%2F13540602.2024.2426510&amp;doi=10.1111%2Fdpr.12573&amp;doiOfLink=10.1080%2F13540602.2024.2426510&amp;linkType=VIEW_NO_ACCESS&amp;linkLocation=CitedBy&amp;linkSource=FULL_TEXT" TargetMode="External"/><Relationship Id="rId462" Type="http://schemas.openxmlformats.org/officeDocument/2006/relationships/hyperlink" Target="http://scholar.google.com/scholar_lookup?&amp;title=Investing%20in%20development%3A%20A%20practical%20plan%20to%20achieve%20the%20millennium%20development%20goals%20%28main%20report%29&amp;publication_year=2005" TargetMode="External"/><Relationship Id="rId115" Type="http://schemas.openxmlformats.org/officeDocument/2006/relationships/hyperlink" Target="https://onlinelibrary.wiley.com/action/downloadFigures?id=dpr12573-fig-0002&amp;partId=&amp;doi=10.1111%2Fdpr.12573" TargetMode="External"/><Relationship Id="rId157" Type="http://schemas.openxmlformats.org/officeDocument/2006/relationships/hyperlink" Target="https://onlinelibrary.wiley.com/action/getFTRLinkout?url=http%3A%2F%2Fscholar.google.com%2Fscholar_lookup%3Fhl%3Den%26volume%3D51%26publication_year%3D1986%26pages%3D1173-1182%26journal%3DJournal%2Bof%2BPersonality%2Band%2BSocial%2BPsychology%26author%3DR.%2BBaron%26author%3DD.%2BKenny%26title%3DThe%2Bmoderator%25E2%2580%2590mediator%2Bvariable%2Bdistinction%2Bin%2Bsocial%2Bpsychological%2Bresearch%253A%2BConceptual%252C%2Bstrategic%252C%2Band%2Bstatistical%2Bconsiderations&amp;doi=10.1111%2Fdpr.12573&amp;doiOfLink=10.1037%2F0022-3514.51.6.1173&amp;linkType=gs&amp;linkLocation=Reference&amp;linkSource=FULL_TEXT" TargetMode="External"/><Relationship Id="rId322" Type="http://schemas.openxmlformats.org/officeDocument/2006/relationships/hyperlink" Target="https://onlinelibrary.wiley.com/servlet/linkout?suffix=null&amp;dbid=128&amp;doi=10.1111%2Fj.1759-5436.1986.mp17002004.x&amp;key=A1972N475400006&amp;getFTLinkType=true&amp;doiForPubOfPage=10.1111%2Fj.1759-5436.1986.mp17002004.x&amp;refDoi=10.2307%2F2230259&amp;linkType=ISI&amp;linkSource=FULL_TEXT&amp;linkLocation=Reference" TargetMode="External"/><Relationship Id="rId364" Type="http://schemas.openxmlformats.org/officeDocument/2006/relationships/hyperlink" Target="https://academic.oup.com/isr/new-journal-articles-alert" TargetMode="External"/><Relationship Id="rId61" Type="http://schemas.openxmlformats.org/officeDocument/2006/relationships/hyperlink" Target="https://onlinelibrary.wiley.com/doi/full/10.1111/dpr.12573" TargetMode="External"/><Relationship Id="rId199" Type="http://schemas.openxmlformats.org/officeDocument/2006/relationships/hyperlink" Target="https://onlinelibrary.wiley.com/action/getFTRLinkout?url=http%3A%2F%2Fscholar.google.com%2Fscholar_lookup%3Fhl%3Den%26publication_year%3D2019%26author%3DD.%2BHonig%26title%3DProject%2BPerformance%2BDatabase&amp;doi=10.1111%2Fdpr.12573&amp;linkType=gs&amp;linkLocation=Reference&amp;linkSource=FULL_TEXT" TargetMode="External"/><Relationship Id="rId19" Type="http://schemas.openxmlformats.org/officeDocument/2006/relationships/hyperlink" Target="https://onlinelibrary.wiley.com/doi/full/10.1111/dpr.12573" TargetMode="External"/><Relationship Id="rId224" Type="http://schemas.openxmlformats.org/officeDocument/2006/relationships/hyperlink" Target="https://onlinelibrary.wiley.com/action/getFTRLinkout?url=https%3A%2F%2Fdoi.org%2F10.1016%2Fj.rssm.2010.12.005&amp;doi=10.1111%2Fdpr.12573&amp;doiOfLink=10.1016%2Fj.rssm.2010.12.005&amp;linkType=VIEW_NO_ACCESS&amp;linkLocation=Reference&amp;linkSource=FULL_TEXT" TargetMode="External"/><Relationship Id="rId266" Type="http://schemas.openxmlformats.org/officeDocument/2006/relationships/hyperlink" Target="https://doi.org/10.1146/annurev-publhealth-032315-021402" TargetMode="External"/><Relationship Id="rId431" Type="http://schemas.openxmlformats.org/officeDocument/2006/relationships/hyperlink" Target="http://scholar.google.com/scholar_lookup?&amp;title=Are%20aid%20agencies%20improving%3F&amp;journal=Economic%20Policy&amp;doi=10.1111%2Fj.1468-0327.2007.00187.x&amp;volume=22&amp;issue=52&amp;pages=633-678&amp;publication_year=2007&amp;author=Easterly%2CW" TargetMode="External"/><Relationship Id="rId473" Type="http://schemas.openxmlformats.org/officeDocument/2006/relationships/hyperlink" Target="https://citation-needed.springer.com/v2/references/10.1007/s11138-009-0091-7?format=refman&amp;flavour=citation" TargetMode="External"/><Relationship Id="rId30" Type="http://schemas.openxmlformats.org/officeDocument/2006/relationships/hyperlink" Target="https://onlinelibrary.wiley.com/doi/full/10.1111/dpr.12573" TargetMode="External"/><Relationship Id="rId126" Type="http://schemas.openxmlformats.org/officeDocument/2006/relationships/hyperlink" Target="https://onlinelibrary.wiley.com/doi/full/10.1111/dpr.12573" TargetMode="External"/><Relationship Id="rId168" Type="http://schemas.openxmlformats.org/officeDocument/2006/relationships/hyperlink" Target="https://onlinelibrary.wiley.com/servlet/linkout?suffix=null&amp;dbid=128&amp;doi=10.1111%2Fdpr.12573&amp;key=WOS%3A000364821700004&amp;getFTLinkType=true&amp;doiForPubOfPage=10.1111%2Fdpr.12573&amp;refDoi=10.1177%2F0010414015594627&amp;linkType=ISI&amp;linkSource=FULL_TEXT&amp;linkLocation=Reference" TargetMode="External"/><Relationship Id="rId333" Type="http://schemas.openxmlformats.org/officeDocument/2006/relationships/hyperlink" Target="https://onlinelibrary.wiley.com/action/getFTRLinkout?url=%2Fdoi%2F10.1111%2Fmisr.12101&amp;doi=10.1111%2Fj.1759-5436.1986.mp17002004.x&amp;doiOfLink=10.1111%2Fmisr.12101&amp;linkType=VIEW_NO_ACCESS&amp;linkLocation=CitedBy&amp;linkSource=FULL_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60</Pages>
  <Words>29386</Words>
  <Characters>171619</Characters>
  <Application>Microsoft Office Word</Application>
  <DocSecurity>0</DocSecurity>
  <Lines>2958</Lines>
  <Paragraphs>2051</Paragraphs>
  <ScaleCrop>false</ScaleCrop>
  <Company/>
  <LinksUpToDate>false</LinksUpToDate>
  <CharactersWithSpaces>198954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1</cp:revision>
  <dcterms:created xsi:type="dcterms:W3CDTF">2026-02-21T05:45:00Z</dcterms:created>
  <dcterms:modified xsi:type="dcterms:W3CDTF">2026-02-21T05:51:00Z</dcterms:modified>
</cp:coreProperties>
</file>